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color w:val="000000"/>
          <w:sz w:val="24"/>
          <w:szCs w:val="24"/>
        </w:rPr>
      </w:pPr>
      <w:sdt>
        <w:sdtPr>
          <w:id w:val="-1511713748"/>
          <w:tag w:val="goog_rdk_0"/>
        </w:sdtPr>
        <w:sdtContent>
          <w:r w:rsidDel="00000000" w:rsidR="00000000" w:rsidRPr="00000000">
            <w:rPr>
              <w:rFonts w:ascii="Gungsuh" w:cs="Gungsuh" w:eastAsia="Gungsuh" w:hAnsi="Gungsuh"/>
              <w:sz w:val="24"/>
              <w:szCs w:val="24"/>
              <w:rtl w:val="0"/>
            </w:rPr>
            <w:t xml:space="preserve">静心学堂学员手册</w:t>
          </w:r>
        </w:sdtContent>
      </w:sdt>
      <w:r w:rsidDel="00000000" w:rsidR="00000000" w:rsidRPr="00000000">
        <w:rPr>
          <w:rtl w:val="0"/>
        </w:rPr>
      </w:r>
    </w:p>
    <w:p w:rsidR="00000000" w:rsidDel="00000000" w:rsidP="00000000" w:rsidRDefault="00000000" w:rsidRPr="00000000" w14:paraId="00000003">
      <w:pPr>
        <w:widowControl w:val="1"/>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Mindful Peace Academy Stud</w:t>
      </w:r>
      <w:r w:rsidDel="00000000" w:rsidR="00000000" w:rsidRPr="00000000">
        <w:rPr>
          <w:rFonts w:ascii="Times New Roman" w:cs="Times New Roman" w:eastAsia="Times New Roman" w:hAnsi="Times New Roman"/>
          <w:b w:val="1"/>
          <w:bCs w:val="1"/>
          <w:sz w:val="24"/>
          <w:szCs w:val="24"/>
          <w:rtl w:val="0"/>
        </w:rPr>
        <w:t xml:space="preserve">ent Handbook</w:t>
      </w:r>
    </w:p>
    <w:p w:rsidR="00000000" w:rsidDel="00000000" w:rsidP="00000000" w:rsidRDefault="00000000" w:rsidRPr="00000000" w14:paraId="00000004">
      <w:pPr>
        <w:widowControl w:val="1"/>
        <w:spacing w:line="276" w:lineRule="auto"/>
        <w:jc w:val="center"/>
        <w:rPr>
          <w:rFonts w:ascii="Times New Roman" w:cs="Times New Roman" w:eastAsia="Times New Roman" w:hAnsi="Times New Roman"/>
          <w:b w:val="1"/>
          <w:bCs w:val="1"/>
          <w:sz w:val="24"/>
          <w:szCs w:val="24"/>
        </w:rPr>
      </w:pPr>
      <w:sdt>
        <w:sdtPr>
          <w:id w:val="-754799241"/>
          <w:tag w:val="goog_rdk_1"/>
        </w:sdtPr>
        <w:sdtContent>
          <w:r w:rsidDel="00000000" w:rsidR="00000000" w:rsidRPr="00000000">
            <w:rPr>
              <w:rFonts w:ascii="Gungsuh" w:cs="Gungsuh" w:eastAsia="Gungsuh" w:hAnsi="Gungsuh"/>
              <w:b w:val="1"/>
              <w:bCs w:val="1"/>
              <w:sz w:val="24"/>
              <w:szCs w:val="24"/>
              <w:rtl w:val="0"/>
            </w:rPr>
            <w:t xml:space="preserve">让每个人成为修学的主人</w:t>
          </w:r>
        </w:sdtContent>
      </w:sdt>
    </w:p>
    <w:p w:rsidR="00000000" w:rsidDel="00000000" w:rsidP="00000000" w:rsidRDefault="00000000" w:rsidRPr="00000000" w14:paraId="00000005">
      <w:pPr>
        <w:widowControl w:val="1"/>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Empowering Everyone to Take Initiative in Their Study and Practice</w:t>
      </w:r>
    </w:p>
    <w:p w:rsidR="00000000" w:rsidDel="00000000" w:rsidP="00000000" w:rsidRDefault="00000000" w:rsidRPr="00000000" w14:paraId="00000006">
      <w:pPr>
        <w:widowControl w:val="1"/>
        <w:spacing w:line="276" w:lineRule="auto"/>
        <w:jc w:val="center"/>
        <w:rPr>
          <w:rFonts w:ascii="Times New Roman" w:cs="Times New Roman" w:eastAsia="Times New Roman" w:hAnsi="Times New Roman"/>
          <w:b w:val="1"/>
          <w:bCs w:val="1"/>
          <w:color w:val="a64d79"/>
          <w:sz w:val="24"/>
          <w:szCs w:val="24"/>
        </w:rPr>
      </w:pPr>
      <w:r w:rsidDel="00000000" w:rsidR="00000000" w:rsidRPr="00000000">
        <w:rPr>
          <w:rtl w:val="0"/>
        </w:rPr>
      </w:r>
    </w:p>
    <w:sdt>
      <w:sdtPr>
        <w:id w:val="-1738728574"/>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360" w:line="276" w:lineRule="auto"/>
            <w:ind w:left="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hpv645aj0fe">
            <w:sdt>
              <w:sdtPr>
                <w:id w:val="1376584434"/>
                <w:tag w:val="goog_rdk_2"/>
              </w:sdtPr>
              <w:sdtContent>
                <w:r w:rsidDel="00000000" w:rsidR="00000000" w:rsidRPr="00000000">
                  <w:rPr>
                    <w:rFonts w:ascii="Gungsuh" w:cs="Gungsuh" w:eastAsia="Gungsuh" w:hAnsi="Gungsuh"/>
                    <w:b w:val="1"/>
                    <w:bCs w:val="1"/>
                    <w:i w:val="0"/>
                    <w:iCs w:val="0"/>
                    <w:smallCaps w:val="1"/>
                    <w:strike w:val="0"/>
                    <w:color w:val="000000"/>
                    <w:sz w:val="24"/>
                    <w:szCs w:val="24"/>
                    <w:u w:val="none"/>
                    <w:shd w:fill="auto" w:val="clear"/>
                    <w:vertAlign w:val="baseline"/>
                    <w:rtl w:val="0"/>
                  </w:rPr>
                  <w:t xml:space="preserve">缘起</w:t>
                  <w:tab/>
                  <w:t xml:space="preserve">3</w:t>
                </w:r>
              </w:sdtContent>
            </w:sdt>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Origination of Mindful Peace Academy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360" w:line="276" w:lineRule="auto"/>
            <w:ind w:left="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hyperlink w:anchor="_heading=h.f71guzi38021">
            <w:sdt>
              <w:sdtPr>
                <w:id w:val="-528015267"/>
                <w:tag w:val="goog_rdk_3"/>
              </w:sdtPr>
              <w:sdtContent>
                <w:r w:rsidDel="00000000" w:rsidR="00000000" w:rsidRPr="00000000">
                  <w:rPr>
                    <w:rFonts w:ascii="Gungsuh" w:cs="Gungsuh" w:eastAsia="Gungsuh" w:hAnsi="Gungsuh"/>
                    <w:b w:val="1"/>
                    <w:bCs w:val="1"/>
                    <w:i w:val="0"/>
                    <w:iCs w:val="0"/>
                    <w:smallCaps w:val="1"/>
                    <w:strike w:val="0"/>
                    <w:color w:val="000000"/>
                    <w:sz w:val="24"/>
                    <w:szCs w:val="24"/>
                    <w:u w:val="none"/>
                    <w:shd w:fill="auto" w:val="clear"/>
                    <w:vertAlign w:val="baseline"/>
                    <w:rtl w:val="0"/>
                  </w:rPr>
                  <w:t xml:space="preserve">【修学总纲】</w:t>
                  <w:tab/>
                  <w:t xml:space="preserve">6</w:t>
                </w:r>
              </w:sdtContent>
            </w:sdt>
          </w:hyperlink>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Principles for Study and Practice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24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ca1aycf1hj2r">
            <w:sdt>
              <w:sdtPr>
                <w:id w:val="434498848"/>
                <w:tag w:val="goog_rdk_4"/>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第一章  性质</w:t>
                  <w:tab/>
                  <w:t xml:space="preserve">6</w:t>
                </w:r>
              </w:sdtContent>
            </w:sdt>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Chapter 1: Essence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24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flumc9phsk9o">
            <w:sdt>
              <w:sdtPr>
                <w:id w:val="1919127765"/>
                <w:tag w:val="goog_rdk_5"/>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第二章  学训</w:t>
                  <w:tab/>
                  <w:t xml:space="preserve">6</w:t>
                </w:r>
              </w:sdtContent>
            </w:sdt>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Chapter 2: Mindful Peace Academy Motto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24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nfengo833bvi">
            <w:sdt>
              <w:sdtPr>
                <w:id w:val="-381126006"/>
                <w:tag w:val="goog_rdk_6"/>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第三章  准则</w:t>
                  <w:tab/>
                  <w:t xml:space="preserve">6</w:t>
                </w:r>
              </w:sdtContent>
            </w:sdt>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Chapter 3: Guidelines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24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66jiccp5u0h">
            <w:sdt>
              <w:sdtPr>
                <w:id w:val="1836216897"/>
                <w:tag w:val="goog_rdk_7"/>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第四章  静心学堂之歌</w:t>
                  <w:tab/>
                  <w:t xml:space="preserve">7</w:t>
                </w:r>
              </w:sdtContent>
            </w:sdt>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Chapter 4: The Song of Mindful Peace Academy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360" w:line="276" w:lineRule="auto"/>
            <w:ind w:left="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hyperlink w:anchor="_heading=h.6mb55cjp5tti">
            <w:sdt>
              <w:sdtPr>
                <w:id w:val="-2004579886"/>
                <w:tag w:val="goog_rdk_8"/>
              </w:sdtPr>
              <w:sdtContent>
                <w:r w:rsidDel="00000000" w:rsidR="00000000" w:rsidRPr="00000000">
                  <w:rPr>
                    <w:rFonts w:ascii="Gungsuh" w:cs="Gungsuh" w:eastAsia="Gungsuh" w:hAnsi="Gungsuh"/>
                    <w:b w:val="1"/>
                    <w:bCs w:val="1"/>
                    <w:i w:val="0"/>
                    <w:iCs w:val="0"/>
                    <w:smallCaps w:val="1"/>
                    <w:strike w:val="0"/>
                    <w:color w:val="000000"/>
                    <w:sz w:val="24"/>
                    <w:szCs w:val="24"/>
                    <w:u w:val="none"/>
                    <w:shd w:fill="auto" w:val="clear"/>
                    <w:vertAlign w:val="baseline"/>
                    <w:rtl w:val="0"/>
                  </w:rPr>
                  <w:t xml:space="preserve">【同喜班课程设置】</w:t>
                  <w:tab/>
                  <w:t xml:space="preserve">8</w:t>
                </w:r>
              </w:sdtContent>
            </w:sdt>
          </w:hyperlink>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Tongxi Curriculum Overview</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24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9yfjkroaeu62">
            <w:sdt>
              <w:sdtPr>
                <w:id w:val="1769602781"/>
                <w:tag w:val="goog_rdk_9"/>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初级同喜课程</w:t>
                  <w:tab/>
                  <w:t xml:space="preserve">8</w:t>
                </w:r>
              </w:sdtContent>
            </w:sdt>
          </w:hyperlink>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 One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24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tkzsl8grk1wr">
            <w:sdt>
              <w:sdtPr>
                <w:id w:val="378761634"/>
                <w:tag w:val="goog_rdk_10"/>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中级同喜课程</w:t>
                  <w:tab/>
                  <w:t xml:space="preserve">10</w:t>
                </w:r>
              </w:sdtContent>
            </w:sdt>
          </w:hyperlink>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 Two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24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p01iusvpg74i">
            <w:sdt>
              <w:sdtPr>
                <w:id w:val="1812456911"/>
                <w:tag w:val="goog_rdk_11"/>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高级同喜课程</w:t>
                  <w:tab/>
                  <w:t xml:space="preserve">11</w:t>
                </w:r>
              </w:sdtContent>
            </w:sdt>
          </w:hyperlink>
          <w:r w:rsidDel="00000000" w:rsidR="00000000" w:rsidRPr="00000000">
            <w:rPr>
              <w:rtl w:val="0"/>
            </w:rPr>
          </w:r>
        </w:p>
        <w:p w:rsidR="00000000" w:rsidDel="00000000" w:rsidP="00000000" w:rsidRDefault="00000000" w:rsidRPr="00000000" w14:paraId="0000001A">
          <w:pPr>
            <w:spacing w:line="276" w:lineRule="auto"/>
            <w:rPr>
              <w:rFonts w:ascii="Times New Roman" w:cs="Times New Roman" w:eastAsia="Times New Roman" w:hAnsi="Times New Roman"/>
              <w:b w:val="1"/>
              <w:bCs w:val="1"/>
              <w:color w:val="a64d79"/>
              <w:sz w:val="24"/>
              <w:szCs w:val="24"/>
            </w:rPr>
          </w:pPr>
          <w:r w:rsidDel="00000000" w:rsidR="00000000" w:rsidRPr="00000000">
            <w:rPr>
              <w:rFonts w:ascii="Times New Roman" w:cs="Times New Roman" w:eastAsia="Times New Roman" w:hAnsi="Times New Roman"/>
              <w:b w:val="1"/>
              <w:bCs w:val="1"/>
              <w:sz w:val="24"/>
              <w:szCs w:val="24"/>
              <w:rtl w:val="0"/>
            </w:rPr>
            <w:t xml:space="preserve">Semester Three</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360" w:line="276" w:lineRule="auto"/>
            <w:ind w:left="0" w:right="0" w:firstLine="0"/>
            <w:jc w:val="left"/>
            <w:rPr>
              <w:rFonts w:ascii="Times New Roman" w:cs="Times New Roman" w:eastAsia="Times New Roman" w:hAnsi="Times New Roman"/>
              <w:b w:val="1"/>
              <w:bCs w:val="1"/>
              <w:i w:val="0"/>
              <w:iCs w:val="0"/>
              <w:smallCaps w:val="1"/>
              <w:strike w:val="0"/>
              <w:color w:val="741b47"/>
              <w:sz w:val="24"/>
              <w:szCs w:val="24"/>
              <w:u w:val="none"/>
              <w:shd w:fill="auto" w:val="clear"/>
              <w:vertAlign w:val="baseline"/>
            </w:rPr>
          </w:pPr>
          <w:hyperlink w:anchor="_heading=h.uip04de7n0gq">
            <w:sdt>
              <w:sdtPr>
                <w:id w:val="758732486"/>
                <w:tag w:val="goog_rdk_12"/>
              </w:sdtPr>
              <w:sdtContent>
                <w:r w:rsidDel="00000000" w:rsidR="00000000" w:rsidRPr="00000000">
                  <w:rPr>
                    <w:rFonts w:ascii="Gungsuh" w:cs="Gungsuh" w:eastAsia="Gungsuh" w:hAnsi="Gungsuh"/>
                    <w:b w:val="1"/>
                    <w:bCs w:val="1"/>
                    <w:i w:val="0"/>
                    <w:iCs w:val="0"/>
                    <w:smallCaps w:val="1"/>
                    <w:strike w:val="0"/>
                    <w:color w:val="741b47"/>
                    <w:sz w:val="24"/>
                    <w:szCs w:val="24"/>
                    <w:u w:val="none"/>
                    <w:shd w:fill="auto" w:val="clear"/>
                    <w:vertAlign w:val="baseline"/>
                    <w:rtl w:val="0"/>
                  </w:rPr>
                  <w:t xml:space="preserve">【</w:t>
                </w:r>
              </w:sdtContent>
            </w:sdt>
          </w:hyperlink>
          <w:hyperlink w:anchor="_heading=h.uip04de7n0gq">
            <w:sdt>
              <w:sdtPr>
                <w:id w:val="-1459004440"/>
                <w:tag w:val="goog_rdk_13"/>
              </w:sdtPr>
              <w:sdtContent>
                <w:r w:rsidDel="00000000" w:rsidR="00000000" w:rsidRPr="00000000">
                  <w:rPr>
                    <w:rFonts w:ascii="Gungsuh" w:cs="Gungsuh" w:eastAsia="Gungsuh" w:hAnsi="Gungsuh"/>
                    <w:b w:val="1"/>
                    <w:bCs w:val="1"/>
                    <w:smallCaps w:val="1"/>
                    <w:color w:val="741b47"/>
                    <w:sz w:val="24"/>
                    <w:szCs w:val="24"/>
                    <w:rtl w:val="0"/>
                  </w:rPr>
                  <w:t xml:space="preserve">成长路径</w:t>
                </w:r>
              </w:sdtContent>
            </w:sdt>
          </w:hyperlink>
          <w:hyperlink w:anchor="_heading=h.uip04de7n0gq">
            <w:sdt>
              <w:sdtPr>
                <w:id w:val="224787157"/>
                <w:tag w:val="goog_rdk_14"/>
              </w:sdtPr>
              <w:sdtContent>
                <w:r w:rsidDel="00000000" w:rsidR="00000000" w:rsidRPr="00000000">
                  <w:rPr>
                    <w:rFonts w:ascii="Gungsuh" w:cs="Gungsuh" w:eastAsia="Gungsuh" w:hAnsi="Gungsuh"/>
                    <w:b w:val="1"/>
                    <w:bCs w:val="1"/>
                    <w:i w:val="0"/>
                    <w:iCs w:val="0"/>
                    <w:smallCaps w:val="1"/>
                    <w:strike w:val="0"/>
                    <w:color w:val="741b47"/>
                    <w:sz w:val="24"/>
                    <w:szCs w:val="24"/>
                    <w:u w:val="none"/>
                    <w:shd w:fill="auto" w:val="clear"/>
                    <w:vertAlign w:val="baseline"/>
                    <w:rtl w:val="0"/>
                  </w:rPr>
                  <w:t xml:space="preserve">】</w:t>
                  <w:tab/>
                  <w:t xml:space="preserve">12</w:t>
                </w:r>
              </w:sdtContent>
            </w:sdt>
          </w:hyperlink>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b w:val="1"/>
              <w:bCs w:val="1"/>
              <w:color w:val="741b47"/>
              <w:sz w:val="24"/>
              <w:szCs w:val="24"/>
            </w:rPr>
          </w:pPr>
          <w:r w:rsidDel="00000000" w:rsidR="00000000" w:rsidRPr="00000000">
            <w:rPr>
              <w:rFonts w:ascii="Times New Roman" w:cs="Times New Roman" w:eastAsia="Times New Roman" w:hAnsi="Times New Roman"/>
              <w:b w:val="1"/>
              <w:bCs w:val="1"/>
              <w:color w:val="741b47"/>
              <w:sz w:val="24"/>
              <w:szCs w:val="24"/>
              <w:rtl w:val="0"/>
            </w:rPr>
            <w:t xml:space="preserve">Path for Growth</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24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6nukgob8jy62">
            <w:sdt>
              <w:sdtPr>
                <w:id w:val="-1208724441"/>
                <w:tag w:val="goog_rdk_15"/>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第一章  修学态度</w:t>
                  <w:tab/>
                  <w:t xml:space="preserve">12</w:t>
                </w:r>
              </w:sdtContent>
            </w:sdt>
          </w:hyperlink>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One: Attitudes Towards Study and Practice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24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pzhgu3rg9pm0">
            <w:sdt>
              <w:sdtPr>
                <w:id w:val="-1628439354"/>
                <w:tag w:val="goog_rdk_16"/>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第二章  修学方法</w:t>
                  <w:tab/>
                  <w:t xml:space="preserve">13</w:t>
                </w:r>
              </w:sdtContent>
            </w:sdt>
          </w:hyperlink>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Two: Methods of Study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24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x9fcv8ne63px">
            <w:sdt>
              <w:sdtPr>
                <w:id w:val="431918706"/>
                <w:tag w:val="goog_rdk_17"/>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第三章  修学效果</w:t>
                  <w:tab/>
                  <w:t xml:space="preserve">17</w:t>
                </w:r>
              </w:sdtContent>
            </w:sdt>
          </w:hyperlink>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Three: Learning Outcomes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24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vuusuc5m365c">
            <w:sdt>
              <w:sdtPr>
                <w:id w:val="1995561930"/>
                <w:tag w:val="goog_rdk_18"/>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第四章  修学方式</w:t>
                  <w:tab/>
                  <w:t xml:space="preserve">17</w:t>
                </w:r>
              </w:sdtContent>
            </w:sdt>
          </w:hyperlink>
          <w:r w:rsidDel="00000000" w:rsidR="00000000" w:rsidRPr="00000000">
            <w:rPr>
              <w:rtl w:val="0"/>
            </w:rPr>
          </w:r>
        </w:p>
        <w:p w:rsidR="00000000" w:rsidDel="00000000" w:rsidP="00000000" w:rsidRDefault="00000000" w:rsidRPr="00000000" w14:paraId="0000002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Four: Modes of Study</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24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q8egykajczep">
            <w:sdt>
              <w:sdtPr>
                <w:id w:val="1619352462"/>
                <w:tag w:val="goog_rdk_19"/>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第五章  自修准则</w:t>
                  <w:tab/>
                  <w:t xml:space="preserve">19</w:t>
                </w:r>
              </w:sdtContent>
            </w:sdt>
          </w:hyperlink>
          <w:r w:rsidDel="00000000" w:rsidR="00000000" w:rsidRPr="00000000">
            <w:rPr>
              <w:rtl w:val="0"/>
            </w:rPr>
          </w:r>
        </w:p>
        <w:p w:rsidR="00000000" w:rsidDel="00000000" w:rsidP="00000000" w:rsidRDefault="00000000" w:rsidRPr="00000000" w14:paraId="00000026">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Five: Guidelines for Self-Study </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24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ii7ly83szz0h">
            <w:sdt>
              <w:sdtPr>
                <w:id w:val="1858090807"/>
                <w:tag w:val="goog_rdk_20"/>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第六章  </w:t>
                </w:r>
              </w:sdtContent>
            </w:sdt>
          </w:hyperlink>
          <w:hyperlink w:anchor="_heading=h.ii7ly83szz0h">
            <w:sdt>
              <w:sdtPr>
                <w:id w:val="-1164755984"/>
                <w:tag w:val="goog_rdk_21"/>
              </w:sdtPr>
              <w:sdtContent>
                <w:r w:rsidDel="00000000" w:rsidR="00000000" w:rsidRPr="00000000">
                  <w:rPr>
                    <w:rFonts w:ascii="Gungsuh" w:cs="Gungsuh" w:eastAsia="Gungsuh" w:hAnsi="Gungsuh"/>
                    <w:b w:val="1"/>
                    <w:bCs w:val="1"/>
                    <w:sz w:val="24"/>
                    <w:szCs w:val="24"/>
                    <w:rtl w:val="0"/>
                  </w:rPr>
                  <w:t xml:space="preserve">共修</w:t>
                </w:r>
              </w:sdtContent>
            </w:sdt>
          </w:hyperlink>
          <w:hyperlink w:anchor="_heading=h.ii7ly83szz0h">
            <w:sdt>
              <w:sdtPr>
                <w:id w:val="2128941392"/>
                <w:tag w:val="goog_rdk_22"/>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准则</w:t>
                  <w:tab/>
                  <w:t xml:space="preserve">20</w:t>
                </w:r>
              </w:sdtContent>
            </w:sdt>
          </w:hyperlink>
          <w:r w:rsidDel="00000000" w:rsidR="00000000" w:rsidRPr="00000000">
            <w:rPr>
              <w:rtl w:val="0"/>
            </w:rPr>
          </w:r>
        </w:p>
        <w:p w:rsidR="00000000" w:rsidDel="00000000" w:rsidP="00000000" w:rsidRDefault="00000000" w:rsidRPr="00000000" w14:paraId="00000028">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Six: Guidelines for Group Discussion</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360" w:line="276" w:lineRule="auto"/>
            <w:ind w:left="0" w:right="0" w:firstLine="0"/>
            <w:jc w:val="left"/>
            <w:rPr>
              <w:rFonts w:ascii="Times New Roman" w:cs="Times New Roman" w:eastAsia="Times New Roman" w:hAnsi="Times New Roman"/>
              <w:b w:val="1"/>
              <w:bCs w:val="1"/>
              <w:i w:val="0"/>
              <w:iCs w:val="0"/>
              <w:smallCaps w:val="1"/>
              <w:strike w:val="0"/>
              <w:color w:val="741b47"/>
              <w:sz w:val="24"/>
              <w:szCs w:val="24"/>
              <w:u w:val="none"/>
              <w:shd w:fill="auto" w:val="clear"/>
              <w:vertAlign w:val="baseline"/>
            </w:rPr>
          </w:pPr>
          <w:hyperlink w:anchor="_heading=h.q8egykajczep">
            <w:sdt>
              <w:sdtPr>
                <w:id w:val="765377052"/>
                <w:tag w:val="goog_rdk_23"/>
              </w:sdtPr>
              <w:sdtContent>
                <w:r w:rsidDel="00000000" w:rsidR="00000000" w:rsidRPr="00000000">
                  <w:rPr>
                    <w:rFonts w:ascii="Gungsuh" w:cs="Gungsuh" w:eastAsia="Gungsuh" w:hAnsi="Gungsuh"/>
                    <w:b w:val="1"/>
                    <w:bCs w:val="1"/>
                    <w:i w:val="0"/>
                    <w:iCs w:val="0"/>
                    <w:smallCaps w:val="1"/>
                    <w:strike w:val="0"/>
                    <w:color w:val="741b47"/>
                    <w:sz w:val="24"/>
                    <w:szCs w:val="24"/>
                    <w:u w:val="none"/>
                    <w:shd w:fill="auto" w:val="clear"/>
                    <w:vertAlign w:val="baseline"/>
                    <w:rtl w:val="0"/>
                  </w:rPr>
                  <w:t xml:space="preserve">【</w:t>
                </w:r>
              </w:sdtContent>
            </w:sdt>
          </w:hyperlink>
          <w:hyperlink w:anchor="_heading=h.q8egykajczep">
            <w:sdt>
              <w:sdtPr>
                <w:id w:val="1979981863"/>
                <w:tag w:val="goog_rdk_24"/>
              </w:sdtPr>
              <w:sdtContent>
                <w:r w:rsidDel="00000000" w:rsidR="00000000" w:rsidRPr="00000000">
                  <w:rPr>
                    <w:rFonts w:ascii="Gungsuh" w:cs="Gungsuh" w:eastAsia="Gungsuh" w:hAnsi="Gungsuh"/>
                    <w:b w:val="1"/>
                    <w:bCs w:val="1"/>
                    <w:smallCaps w:val="1"/>
                    <w:color w:val="741b47"/>
                    <w:sz w:val="24"/>
                    <w:szCs w:val="24"/>
                    <w:rtl w:val="0"/>
                  </w:rPr>
                  <w:t xml:space="preserve">共同成长公约</w:t>
                </w:r>
              </w:sdtContent>
            </w:sdt>
          </w:hyperlink>
          <w:hyperlink w:anchor="_heading=h.q8egykajczep">
            <w:sdt>
              <w:sdtPr>
                <w:id w:val="921709493"/>
                <w:tag w:val="goog_rdk_25"/>
              </w:sdtPr>
              <w:sdtContent>
                <w:r w:rsidDel="00000000" w:rsidR="00000000" w:rsidRPr="00000000">
                  <w:rPr>
                    <w:rFonts w:ascii="Gungsuh" w:cs="Gungsuh" w:eastAsia="Gungsuh" w:hAnsi="Gungsuh"/>
                    <w:b w:val="1"/>
                    <w:bCs w:val="1"/>
                    <w:i w:val="0"/>
                    <w:iCs w:val="0"/>
                    <w:smallCaps w:val="1"/>
                    <w:strike w:val="0"/>
                    <w:color w:val="741b47"/>
                    <w:sz w:val="24"/>
                    <w:szCs w:val="24"/>
                    <w:u w:val="none"/>
                    <w:shd w:fill="auto" w:val="clear"/>
                    <w:vertAlign w:val="baseline"/>
                    <w:rtl w:val="0"/>
                  </w:rPr>
                  <w:t xml:space="preserve">】</w:t>
                  <w:tab/>
                  <w:t xml:space="preserve">22</w:t>
                </w:r>
              </w:sdtContent>
            </w:sdt>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741b4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41b47"/>
              <w:sz w:val="24"/>
              <w:szCs w:val="24"/>
              <w:u w:val="none"/>
              <w:shd w:fill="auto" w:val="clear"/>
              <w:vertAlign w:val="baseline"/>
              <w:rtl w:val="0"/>
            </w:rPr>
            <w:t xml:space="preserve">Community </w:t>
          </w:r>
          <w:r w:rsidDel="00000000" w:rsidR="00000000" w:rsidRPr="00000000">
            <w:rPr>
              <w:rFonts w:ascii="Times New Roman" w:cs="Times New Roman" w:eastAsia="Times New Roman" w:hAnsi="Times New Roman"/>
              <w:b w:val="1"/>
              <w:bCs w:val="1"/>
              <w:color w:val="741b47"/>
              <w:sz w:val="24"/>
              <w:szCs w:val="24"/>
              <w:rtl w:val="0"/>
            </w:rPr>
            <w:t xml:space="preserve">Growth Commitment</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360" w:line="276" w:lineRule="auto"/>
            <w:ind w:left="0" w:right="0" w:firstLine="0"/>
            <w:jc w:val="left"/>
            <w:rPr>
              <w:rFonts w:ascii="Times New Roman" w:cs="Times New Roman" w:eastAsia="Times New Roman" w:hAnsi="Times New Roman"/>
              <w:b w:val="1"/>
              <w:bCs w:val="1"/>
              <w:i w:val="0"/>
              <w:iCs w:val="0"/>
              <w:smallCaps w:val="1"/>
              <w:strike w:val="0"/>
              <w:color w:val="741b47"/>
              <w:sz w:val="24"/>
              <w:szCs w:val="24"/>
              <w:u w:val="none"/>
              <w:shd w:fill="auto" w:val="clear"/>
              <w:vertAlign w:val="baseline"/>
            </w:rPr>
          </w:pPr>
          <w:hyperlink w:anchor="_heading=h.4esqu2er5ik">
            <w:sdt>
              <w:sdtPr>
                <w:id w:val="-280468851"/>
                <w:tag w:val="goog_rdk_26"/>
              </w:sdtPr>
              <w:sdtContent>
                <w:r w:rsidDel="00000000" w:rsidR="00000000" w:rsidRPr="00000000">
                  <w:rPr>
                    <w:rFonts w:ascii="Gungsuh" w:cs="Gungsuh" w:eastAsia="Gungsuh" w:hAnsi="Gungsuh"/>
                    <w:b w:val="1"/>
                    <w:bCs w:val="1"/>
                    <w:i w:val="0"/>
                    <w:iCs w:val="0"/>
                    <w:smallCaps w:val="1"/>
                    <w:strike w:val="0"/>
                    <w:color w:val="741b47"/>
                    <w:sz w:val="24"/>
                    <w:szCs w:val="24"/>
                    <w:u w:val="none"/>
                    <w:shd w:fill="auto" w:val="clear"/>
                    <w:vertAlign w:val="baseline"/>
                    <w:rtl w:val="0"/>
                  </w:rPr>
                  <w:t xml:space="preserve">【</w:t>
                </w:r>
              </w:sdtContent>
            </w:sdt>
          </w:hyperlink>
          <w:hyperlink w:anchor="_heading=h.4esqu2er5ik">
            <w:sdt>
              <w:sdtPr>
                <w:id w:val="1876046794"/>
                <w:tag w:val="goog_rdk_27"/>
              </w:sdtPr>
              <w:sdtContent>
                <w:r w:rsidDel="00000000" w:rsidR="00000000" w:rsidRPr="00000000">
                  <w:rPr>
                    <w:rFonts w:ascii="Gungsuh" w:cs="Gungsuh" w:eastAsia="Gungsuh" w:hAnsi="Gungsuh"/>
                    <w:b w:val="1"/>
                    <w:bCs w:val="1"/>
                    <w:smallCaps w:val="1"/>
                    <w:color w:val="741b47"/>
                    <w:sz w:val="24"/>
                    <w:szCs w:val="24"/>
                    <w:rtl w:val="0"/>
                  </w:rPr>
                  <w:t xml:space="preserve">成长承诺</w:t>
                </w:r>
              </w:sdtContent>
            </w:sdt>
          </w:hyperlink>
          <w:hyperlink w:anchor="_heading=h.4esqu2er5ik">
            <w:sdt>
              <w:sdtPr>
                <w:id w:val="1329302974"/>
                <w:tag w:val="goog_rdk_28"/>
              </w:sdtPr>
              <w:sdtContent>
                <w:r w:rsidDel="00000000" w:rsidR="00000000" w:rsidRPr="00000000">
                  <w:rPr>
                    <w:rFonts w:ascii="Gungsuh" w:cs="Gungsuh" w:eastAsia="Gungsuh" w:hAnsi="Gungsuh"/>
                    <w:b w:val="1"/>
                    <w:bCs w:val="1"/>
                    <w:i w:val="0"/>
                    <w:iCs w:val="0"/>
                    <w:smallCaps w:val="1"/>
                    <w:strike w:val="0"/>
                    <w:color w:val="741b47"/>
                    <w:sz w:val="24"/>
                    <w:szCs w:val="24"/>
                    <w:u w:val="none"/>
                    <w:shd w:fill="auto" w:val="clear"/>
                    <w:vertAlign w:val="baseline"/>
                    <w:rtl w:val="0"/>
                  </w:rPr>
                  <w:t xml:space="preserve">】</w:t>
                  <w:tab/>
                  <w:t xml:space="preserve">25</w:t>
                </w:r>
              </w:sdtContent>
            </w:sdt>
          </w:hyperlink>
          <w:r w:rsidDel="00000000" w:rsidR="00000000" w:rsidRPr="00000000">
            <w:rPr>
              <w:rtl w:val="0"/>
            </w:rPr>
          </w:r>
        </w:p>
        <w:p w:rsidR="00000000" w:rsidDel="00000000" w:rsidP="00000000" w:rsidRDefault="00000000" w:rsidRPr="00000000" w14:paraId="0000002C">
          <w:pPr>
            <w:spacing w:line="276" w:lineRule="auto"/>
            <w:jc w:val="left"/>
            <w:rPr>
              <w:rFonts w:ascii="Times New Roman" w:cs="Times New Roman" w:eastAsia="Times New Roman" w:hAnsi="Times New Roman"/>
              <w:b w:val="1"/>
              <w:bCs w:val="1"/>
              <w:color w:val="741b47"/>
              <w:sz w:val="24"/>
              <w:szCs w:val="24"/>
            </w:rPr>
          </w:pPr>
          <w:r w:rsidDel="00000000" w:rsidR="00000000" w:rsidRPr="00000000">
            <w:rPr>
              <w:rFonts w:ascii="Times New Roman" w:cs="Times New Roman" w:eastAsia="Times New Roman" w:hAnsi="Times New Roman"/>
              <w:b w:val="1"/>
              <w:bCs w:val="1"/>
              <w:color w:val="741b47"/>
              <w:sz w:val="24"/>
              <w:szCs w:val="24"/>
              <w:rtl w:val="0"/>
            </w:rPr>
            <w:t xml:space="preserve">Personal Growth Commitment</w:t>
          </w:r>
        </w:p>
        <w:p w:rsidR="00000000" w:rsidDel="00000000" w:rsidP="00000000" w:rsidRDefault="00000000" w:rsidRPr="00000000" w14:paraId="0000002D">
          <w:pPr>
            <w:spacing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line="276" w:lineRule="auto"/>
            <w:jc w:val="left"/>
            <w:rPr>
              <w:rFonts w:ascii="Times New Roman" w:cs="Times New Roman" w:eastAsia="Times New Roman" w:hAnsi="Times New Roman"/>
              <w:b w:val="1"/>
              <w:bCs w:val="1"/>
              <w:sz w:val="24"/>
              <w:szCs w:val="24"/>
            </w:rPr>
          </w:pPr>
          <w:sdt>
            <w:sdtPr>
              <w:id w:val="227226858"/>
              <w:tag w:val="goog_rdk_29"/>
            </w:sdtPr>
            <w:sdtContent>
              <w:r w:rsidDel="00000000" w:rsidR="00000000" w:rsidRPr="00000000">
                <w:rPr>
                  <w:rFonts w:ascii="Gungsuh" w:cs="Gungsuh" w:eastAsia="Gungsuh" w:hAnsi="Gungsuh"/>
                  <w:b w:val="1"/>
                  <w:bCs w:val="1"/>
                  <w:sz w:val="24"/>
                  <w:szCs w:val="24"/>
                  <w:rtl w:val="0"/>
                </w:rPr>
                <w:t xml:space="preserve">【</w:t>
              </w:r>
            </w:sdtContent>
          </w:sdt>
          <w:sdt>
            <w:sdtPr>
              <w:id w:val="-51640562"/>
              <w:tag w:val="goog_rdk_30"/>
            </w:sdtPr>
            <w:sdtContent>
              <w:r w:rsidDel="00000000" w:rsidR="00000000" w:rsidRPr="00000000">
                <w:rPr>
                  <w:rFonts w:ascii="Gungsuh" w:cs="Gungsuh" w:eastAsia="Gungsuh" w:hAnsi="Gungsuh"/>
                  <w:b w:val="1"/>
                  <w:bCs w:val="1"/>
                  <w:sz w:val="24"/>
                  <w:szCs w:val="24"/>
                  <w:rtl w:val="0"/>
                </w:rPr>
                <w:t xml:space="preserve">学员须知】</w:t>
              </w:r>
            </w:sdtContent>
          </w:sdt>
        </w:p>
        <w:p w:rsidR="00000000" w:rsidDel="00000000" w:rsidP="00000000" w:rsidRDefault="00000000" w:rsidRPr="00000000" w14:paraId="0000002F">
          <w:pPr>
            <w:spacing w:line="276"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Guidelines</w:t>
          </w:r>
        </w:p>
        <w:p w:rsidR="00000000" w:rsidDel="00000000" w:rsidP="00000000" w:rsidRDefault="00000000" w:rsidRPr="00000000" w14:paraId="00000030">
          <w:pPr>
            <w:spacing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line="276" w:lineRule="auto"/>
            <w:jc w:val="left"/>
            <w:rPr>
              <w:rFonts w:ascii="Times New Roman" w:cs="Times New Roman" w:eastAsia="Times New Roman" w:hAnsi="Times New Roman"/>
              <w:b w:val="1"/>
              <w:bCs w:val="1"/>
              <w:color w:val="741b47"/>
              <w:sz w:val="24"/>
              <w:szCs w:val="24"/>
            </w:rPr>
          </w:pPr>
          <w:sdt>
            <w:sdtPr>
              <w:id w:val="-950268888"/>
              <w:tag w:val="goog_rdk_31"/>
            </w:sdtPr>
            <w:sdtContent>
              <w:r w:rsidDel="00000000" w:rsidR="00000000" w:rsidRPr="00000000">
                <w:rPr>
                  <w:rFonts w:ascii="Gungsuh" w:cs="Gungsuh" w:eastAsia="Gungsuh" w:hAnsi="Gungsuh"/>
                  <w:b w:val="1"/>
                  <w:bCs w:val="1"/>
                  <w:color w:val="741b47"/>
                  <w:sz w:val="24"/>
                  <w:szCs w:val="24"/>
                  <w:rtl w:val="0"/>
                </w:rPr>
                <w:t xml:space="preserve">【赋能通道】</w:t>
              </w:r>
            </w:sdtContent>
          </w:sdt>
        </w:p>
        <w:p w:rsidR="00000000" w:rsidDel="00000000" w:rsidP="00000000" w:rsidRDefault="00000000" w:rsidRPr="00000000" w14:paraId="00000032">
          <w:pPr>
            <w:spacing w:line="276" w:lineRule="auto"/>
            <w:jc w:val="left"/>
            <w:rPr>
              <w:rFonts w:ascii="Times New Roman" w:cs="Times New Roman" w:eastAsia="Times New Roman" w:hAnsi="Times New Roman"/>
              <w:b w:val="1"/>
              <w:bCs w:val="1"/>
              <w:color w:val="741b47"/>
              <w:sz w:val="24"/>
              <w:szCs w:val="24"/>
            </w:rPr>
          </w:pPr>
          <w:r w:rsidDel="00000000" w:rsidR="00000000" w:rsidRPr="00000000">
            <w:rPr>
              <w:rFonts w:ascii="Times New Roman" w:cs="Times New Roman" w:eastAsia="Times New Roman" w:hAnsi="Times New Roman"/>
              <w:b w:val="1"/>
              <w:bCs w:val="1"/>
              <w:color w:val="741b47"/>
              <w:sz w:val="24"/>
              <w:szCs w:val="24"/>
              <w:rtl w:val="0"/>
            </w:rPr>
            <w:t xml:space="preserve">Empowerment Channels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36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4afulqpefxlb">
            <w:sdt>
              <w:sdtPr>
                <w:id w:val="5144013"/>
                <w:tag w:val="goog_rdk_32"/>
              </w:sdtPr>
              <w:sdtContent>
                <w:r w:rsidDel="00000000" w:rsidR="00000000" w:rsidRPr="00000000">
                  <w:rPr>
                    <w:rFonts w:ascii="Gungsuh" w:cs="Gungsuh" w:eastAsia="Gungsuh" w:hAnsi="Gungsuh"/>
                    <w:b w:val="1"/>
                    <w:bCs w:val="1"/>
                    <w:i w:val="0"/>
                    <w:iCs w:val="0"/>
                    <w:smallCaps w:val="1"/>
                    <w:strike w:val="0"/>
                    <w:color w:val="000000"/>
                    <w:sz w:val="24"/>
                    <w:szCs w:val="24"/>
                    <w:u w:val="none"/>
                    <w:shd w:fill="auto" w:val="clear"/>
                    <w:vertAlign w:val="baseline"/>
                    <w:rtl w:val="0"/>
                  </w:rPr>
                  <w:t xml:space="preserve">【健康生活五大信念】</w:t>
                  <w:tab/>
                  <w:t xml:space="preserve">27</w:t>
                </w:r>
              </w:sdtContent>
            </w:sdt>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Five Wonderful Mindfulness Training</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sdt>
        <w:sdtPr>
          <w:id w:val="-1377648193"/>
          <w:tag w:val="goog_rdk_33"/>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缘起</w:t>
          </w:r>
        </w:sdtContent>
      </w:sdt>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Origination of Mindful Peace Academy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1"/>
        <w:spacing w:line="276" w:lineRule="auto"/>
        <w:jc w:val="left"/>
        <w:rPr>
          <w:rFonts w:ascii="Times New Roman" w:cs="Times New Roman" w:eastAsia="Times New Roman" w:hAnsi="Times New Roman"/>
          <w:sz w:val="24"/>
          <w:szCs w:val="24"/>
        </w:rPr>
      </w:pPr>
      <w:sdt>
        <w:sdtPr>
          <w:id w:val="1645500999"/>
          <w:tag w:val="goog_rdk_34"/>
        </w:sdtPr>
        <w:sdtContent>
          <w:r w:rsidDel="00000000" w:rsidR="00000000" w:rsidRPr="00000000">
            <w:rPr>
              <w:rFonts w:ascii="Gungsuh" w:cs="Gungsuh" w:eastAsia="Gungsuh" w:hAnsi="Gungsuh"/>
              <w:sz w:val="24"/>
              <w:szCs w:val="24"/>
              <w:rtl w:val="0"/>
            </w:rPr>
            <w:t xml:space="preserve">21 世纪，人类进入物质繁荣而内心匮乏的时代。物质文明和科技文明给生活带来便利的同时，也带来环境污染与气候变暖等全球性生态问题、焦虑和抑郁等心理问题。精神的空虚、心灵的热恼，以及由此导致的种种社会危机，成为人类共同面临的发展困局。与此同时，频繁的国际冲突更是令世界动荡不安，日新月异的人工智能技术随时有取代人类职业角色的可能。这些日益加剧的外在变化，引发了极大的不确定感，许多人对未来充满担忧与困惑。</w:t>
          </w:r>
        </w:sdtContent>
      </w:sdt>
    </w:p>
    <w:p w:rsidR="00000000" w:rsidDel="00000000" w:rsidP="00000000" w:rsidRDefault="00000000" w:rsidRPr="00000000" w14:paraId="0000003B">
      <w:pPr>
        <w:widowControl w:val="1"/>
        <w:spacing w:after="240" w:before="240"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sz w:val="24"/>
          <w:szCs w:val="24"/>
          <w:rtl w:val="0"/>
        </w:rPr>
        <w:t xml:space="preserve">In the 21st century, humanity has entered an era of material abundance yet inner impoverishment. While material and technological advancements have brought great convenience to daily life, they have also given rise to global ecological challenges such as environmental pollution and climate change, as well as psychological struggles including anxiety and depression. Spiritual emptiness, inner unrest, and the </w:t>
      </w:r>
      <w:r w:rsidDel="00000000" w:rsidR="00000000" w:rsidRPr="00000000">
        <w:rPr>
          <w:rFonts w:ascii="Times New Roman" w:cs="Times New Roman" w:eastAsia="Times New Roman" w:hAnsi="Times New Roman"/>
          <w:sz w:val="24"/>
          <w:szCs w:val="24"/>
          <w:rtl w:val="0"/>
        </w:rPr>
        <w:t xml:space="preserve">resulting social crises</w:t>
      </w:r>
      <w:r w:rsidDel="00000000" w:rsidR="00000000" w:rsidRPr="00000000">
        <w:rPr>
          <w:rFonts w:ascii="Times New Roman" w:cs="Times New Roman" w:eastAsia="Times New Roman" w:hAnsi="Times New Roman"/>
          <w:sz w:val="24"/>
          <w:szCs w:val="24"/>
          <w:rtl w:val="0"/>
        </w:rPr>
        <w:t xml:space="preserve"> have become shared challenges that humanity is facing. </w:t>
      </w:r>
      <w:r w:rsidDel="00000000" w:rsidR="00000000" w:rsidRPr="00000000">
        <w:rPr>
          <w:rFonts w:ascii="Times New Roman" w:cs="Times New Roman" w:eastAsia="Times New Roman" w:hAnsi="Times New Roman"/>
          <w:sz w:val="24"/>
          <w:szCs w:val="24"/>
          <w:rtl w:val="0"/>
        </w:rPr>
        <w:t xml:space="preserve">Meanwhile</w:t>
      </w:r>
      <w:r w:rsidDel="00000000" w:rsidR="00000000" w:rsidRPr="00000000">
        <w:rPr>
          <w:rFonts w:ascii="Times New Roman" w:cs="Times New Roman" w:eastAsia="Times New Roman" w:hAnsi="Times New Roman"/>
          <w:sz w:val="24"/>
          <w:szCs w:val="24"/>
          <w:rtl w:val="0"/>
        </w:rPr>
        <w:t xml:space="preserve">, frequent international conflicts continue to unsettle the world, and </w:t>
      </w:r>
      <w:r w:rsidDel="00000000" w:rsidR="00000000" w:rsidRPr="00000000">
        <w:rPr>
          <w:rFonts w:ascii="Times New Roman" w:cs="Times New Roman" w:eastAsia="Times New Roman" w:hAnsi="Times New Roman"/>
          <w:sz w:val="24"/>
          <w:szCs w:val="24"/>
          <w:rtl w:val="0"/>
        </w:rPr>
        <w:t xml:space="preserve">the rapid advancement of artificial intelligence</w:t>
      </w:r>
      <w:r w:rsidDel="00000000" w:rsidR="00000000" w:rsidRPr="00000000">
        <w:rPr>
          <w:rFonts w:ascii="Times New Roman" w:cs="Times New Roman" w:eastAsia="Times New Roman" w:hAnsi="Times New Roman"/>
          <w:sz w:val="24"/>
          <w:szCs w:val="24"/>
          <w:rtl w:val="0"/>
        </w:rPr>
        <w:t xml:space="preserve"> carries the potential to replace human roles across many professions. These increasingly </w:t>
      </w:r>
      <w:r w:rsidDel="00000000" w:rsidR="00000000" w:rsidRPr="00000000">
        <w:rPr>
          <w:rFonts w:ascii="Times New Roman" w:cs="Times New Roman" w:eastAsia="Times New Roman" w:hAnsi="Times New Roman"/>
          <w:sz w:val="24"/>
          <w:szCs w:val="24"/>
          <w:rtl w:val="0"/>
        </w:rPr>
        <w:t xml:space="preserve">accelerated</w:t>
      </w:r>
      <w:r w:rsidDel="00000000" w:rsidR="00000000" w:rsidRPr="00000000">
        <w:rPr>
          <w:rFonts w:ascii="Times New Roman" w:cs="Times New Roman" w:eastAsia="Times New Roman" w:hAnsi="Times New Roman"/>
          <w:sz w:val="24"/>
          <w:szCs w:val="24"/>
          <w:rtl w:val="0"/>
        </w:rPr>
        <w:t xml:space="preserve"> external changes have generated a profound sense of uncertainty, leaving many people feeling anxious and confused about the future.</w:t>
      </w:r>
      <w:r w:rsidDel="00000000" w:rsidR="00000000" w:rsidRPr="00000000">
        <w:rPr>
          <w:rtl w:val="0"/>
        </w:rPr>
      </w:r>
    </w:p>
    <w:p w:rsidR="00000000" w:rsidDel="00000000" w:rsidP="00000000" w:rsidRDefault="00000000" w:rsidRPr="00000000" w14:paraId="0000003C">
      <w:pPr>
        <w:widowControl w:val="1"/>
        <w:spacing w:line="276" w:lineRule="auto"/>
        <w:jc w:val="left"/>
        <w:rPr>
          <w:rFonts w:ascii="Times New Roman" w:cs="Times New Roman" w:eastAsia="Times New Roman" w:hAnsi="Times New Roman"/>
          <w:sz w:val="24"/>
          <w:szCs w:val="24"/>
        </w:rPr>
      </w:pPr>
      <w:sdt>
        <w:sdtPr>
          <w:id w:val="-2079977735"/>
          <w:tag w:val="goog_rdk_35"/>
        </w:sdtPr>
        <w:sdtContent>
          <w:r w:rsidDel="00000000" w:rsidR="00000000" w:rsidRPr="00000000">
            <w:rPr>
              <w:rFonts w:ascii="Gungsuh" w:cs="Gungsuh" w:eastAsia="Gungsuh" w:hAnsi="Gungsuh"/>
              <w:sz w:val="24"/>
              <w:szCs w:val="24"/>
              <w:rtl w:val="0"/>
            </w:rPr>
            <w:t xml:space="preserve">以上问题的根源，在于过度关注外在成就，忽视了作为人自身的三大问题：人类独特的价值是什么？生命的意义在哪里？现代人如何安顿身心？如果不能正视和解决，即使不缺外在的财富，也无法享有内心的安宁。如何解答这些问题？中国优秀传统文化有着独特的优势。尤其是佛教所提倡的向内追寻的东方智慧，对正确认识心性，看清生命真相，改变错误观念，培养良好心态，造就健全人格，成就美好自己，建设美好世界有着独特的价值。若能发挥其优势，必将为当今世界和人类带来新的希望。</w:t>
          </w:r>
        </w:sdtContent>
      </w:sdt>
    </w:p>
    <w:p w:rsidR="00000000" w:rsidDel="00000000" w:rsidP="00000000" w:rsidRDefault="00000000" w:rsidRPr="00000000" w14:paraId="0000003D">
      <w:pPr>
        <w:widowControl w:val="1"/>
        <w:spacing w:after="240" w:before="240" w:line="276" w:lineRule="auto"/>
        <w:jc w:val="left"/>
        <w:rPr>
          <w:rFonts w:ascii="Times New Roman" w:cs="Times New Roman" w:eastAsia="Times New Roman" w:hAnsi="Times New Roman"/>
          <w:color w:val="0b5394"/>
          <w:sz w:val="24"/>
          <w:szCs w:val="24"/>
        </w:rPr>
      </w:pPr>
      <w:r w:rsidDel="00000000" w:rsidR="00000000" w:rsidRPr="00000000">
        <w:rPr>
          <w:rFonts w:ascii="Times New Roman" w:cs="Times New Roman" w:eastAsia="Times New Roman" w:hAnsi="Times New Roman"/>
          <w:sz w:val="24"/>
          <w:szCs w:val="24"/>
          <w:rtl w:val="0"/>
        </w:rPr>
        <w:t xml:space="preserve">The root of these challenges lies in an excessive focus on external achievements, while neglecting three fundamental questions of human life: </w:t>
      </w:r>
      <w:r w:rsidDel="00000000" w:rsidR="00000000" w:rsidRPr="00000000">
        <w:rPr>
          <w:rFonts w:ascii="Times New Roman" w:cs="Times New Roman" w:eastAsia="Times New Roman" w:hAnsi="Times New Roman"/>
          <w:sz w:val="24"/>
          <w:szCs w:val="24"/>
          <w:rtl w:val="0"/>
        </w:rPr>
        <w:t xml:space="preserve">What is the unique value of being human</w:t>
      </w:r>
      <w:r w:rsidDel="00000000" w:rsidR="00000000" w:rsidRPr="00000000">
        <w:rPr>
          <w:rFonts w:ascii="Times New Roman" w:cs="Times New Roman" w:eastAsia="Times New Roman" w:hAnsi="Times New Roman"/>
          <w:sz w:val="24"/>
          <w:szCs w:val="24"/>
          <w:rtl w:val="0"/>
        </w:rPr>
        <w:t xml:space="preserve">? What is the meaning of life? How can modern people find peace in body and mind? If these questions are not honestly faced and addressed, even material abundance cannot bring inner peace. How, then, can these questions be answered? In this regard, traditional Chinese culture offers distinctive strengths. In particular, the inward-oriented wisdom emphasized in Buddhism provides unique value for understanding the nature of the mind, seeing clearly the truth of life, transforming mistaken views, cultivating healthy mindsets, developing an integrated character, and contributing to both personal and collective well-being. If these strengths can be brought into full play, they will offer renewed hope for the world and for humanity today.</w:t>
      </w:r>
      <w:r w:rsidDel="00000000" w:rsidR="00000000" w:rsidRPr="00000000">
        <w:rPr>
          <w:rtl w:val="0"/>
        </w:rPr>
      </w:r>
    </w:p>
    <w:p w:rsidR="00000000" w:rsidDel="00000000" w:rsidP="00000000" w:rsidRDefault="00000000" w:rsidRPr="00000000" w14:paraId="0000003E">
      <w:pPr>
        <w:widowControl w:val="1"/>
        <w:spacing w:line="276" w:lineRule="auto"/>
        <w:jc w:val="left"/>
        <w:rPr>
          <w:rFonts w:ascii="Times New Roman" w:cs="Times New Roman" w:eastAsia="Times New Roman" w:hAnsi="Times New Roman"/>
          <w:sz w:val="24"/>
          <w:szCs w:val="24"/>
        </w:rPr>
      </w:pPr>
      <w:sdt>
        <w:sdtPr>
          <w:id w:val="1560318702"/>
          <w:tag w:val="goog_rdk_36"/>
        </w:sdtPr>
        <w:sdtContent>
          <w:r w:rsidDel="00000000" w:rsidR="00000000" w:rsidRPr="00000000">
            <w:rPr>
              <w:rFonts w:ascii="Gungsuh" w:cs="Gungsuh" w:eastAsia="Gungsuh" w:hAnsi="Gungsuh"/>
              <w:sz w:val="24"/>
              <w:szCs w:val="24"/>
              <w:rtl w:val="0"/>
            </w:rPr>
            <w:t xml:space="preserve">为此，济群法师（以下简称导师）集四十余年学修所证和三十余年弘法经验，创建了一套静心学堂修学体系。这套课程以大众化、系统化、可操作、可检验为主要特征，是针对佛法修学中的主要问题，为现代人量身定制的佛法修学体系。</w:t>
          </w:r>
        </w:sdtContent>
      </w:sdt>
    </w:p>
    <w:p w:rsidR="00000000" w:rsidDel="00000000" w:rsidP="00000000" w:rsidRDefault="00000000" w:rsidRPr="00000000" w14:paraId="0000003F">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challenges, Venerable Master Jiqun, drawing on over forty years of personal cultivation and realization, as well as  more than thirty years of Dharma teaching, has established the Mindful Peace Academy Curriculum. This curriculum is characterized by its accessibility, systematic structure, practical methods, and verifiable results. It is specifically designed to address the key challenges in Buddhist study and practice, offering a path tailored to the needs of modern individuals.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b5394"/>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sdt>
        <w:sdtPr>
          <w:id w:val="209247561"/>
          <w:tag w:val="goog_rdk_37"/>
        </w:sdtPr>
        <w:sdtContent>
          <w:r w:rsidDel="00000000" w:rsidR="00000000" w:rsidRPr="00000000">
            <w:rPr>
              <w:rFonts w:ascii="Gungsuh" w:cs="Gungsuh" w:eastAsia="Gungsuh" w:hAnsi="Gungsuh"/>
              <w:sz w:val="24"/>
              <w:szCs w:val="24"/>
              <w:rtl w:val="0"/>
            </w:rPr>
            <w:t xml:space="preserve">佛法智慧甚深，卷帙浩繁，如果缺乏系统引导，学人往往费时费力却难有受用，容易失去继续深入的动力。即使能信心坚定，精进不辍，如果对佛法认识存在局限，难免产生片面、偏执的现象，学到一定程度便无法提高。</w:t>
          </w:r>
        </w:sdtContent>
      </w:sdt>
    </w:p>
    <w:p w:rsidR="00000000" w:rsidDel="00000000" w:rsidP="00000000" w:rsidRDefault="00000000" w:rsidRPr="00000000" w14:paraId="00000043">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Buddha Dharma is profound and intricate, encompassing vast scriptures. Without systematic guidance, practitioners may struggle to benefit despite their efforts and time, eventually losing motivation to delve deeper. Even with steadfast faith and diligence, limited understanding of Buddha Dharma can lead to a narrow and biased perspective, hindering further progress. </w:t>
      </w:r>
    </w:p>
    <w:p w:rsidR="00000000" w:rsidDel="00000000" w:rsidP="00000000" w:rsidRDefault="00000000" w:rsidRPr="00000000" w14:paraId="00000044">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sdt>
        <w:sdtPr>
          <w:id w:val="-1453809441"/>
          <w:tag w:val="goog_rdk_38"/>
        </w:sdtPr>
        <w:sdtContent>
          <w:r w:rsidDel="00000000" w:rsidR="00000000" w:rsidRPr="00000000">
            <w:rPr>
              <w:rFonts w:ascii="Gungsuh" w:cs="Gungsuh" w:eastAsia="Gungsuh" w:hAnsi="Gungsuh"/>
              <w:sz w:val="24"/>
              <w:szCs w:val="24"/>
              <w:rtl w:val="0"/>
            </w:rPr>
            <w:t xml:space="preserve">此外，还有学人因无缘得遇善知识或自视甚高而选择自学，凭个人感觉深入经藏，摸索实践，可佛典浩瀚，法门众多，最后往往迷失方向。更有甚者，稍得一知半解便狂妄自大，反而成为修学的极大障碍。因此，多数人的修学容易落入极端：或是不得要领，或是偏执一端，或是落入盲修，或是流于玄谈。</w:t>
          </w:r>
        </w:sdtContent>
      </w:sdt>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Moreover, some practitioners choose to study independently, either lacking access to virtuous teachers or overestimating their own abilities. Relying on personal intuition, they attempt to delve into the scriptures and explore practice on their own. Yet, faced with the vastness of the Buddhist canon and the diverse methods, they often end up losing their way.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What’s worse, some may become arrogant and overconfident upon acquiring only a fraction of knowledge, which becomes a significant obstacle in their practice. As a result, many practitioners fall into extremes: either missing the essence, or becoming rigid and one-sided, or slipping into blind and unguided practice, or drifting into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abstract theorizing.</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1103943834"/>
          <w:tag w:val="goog_rdk_39"/>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除了修学的偏差，佛法在弘传方面也存在与时代脱节、被误解乃至被边缘化的窘境。民国年间，太虚大师倡导人生佛教，使佛教走进现实人生，全面关注社会问题，充分体现了济世利人的慈悲情怀，对普及佛法具有重大意义。但如果不能正确把握人生佛教的内涵，以为佛教只关心现世幸福，反而会因为忘却解脱之根本，使弘法出现肤浅化、世俗化的倾向。</w:t>
          </w:r>
        </w:sdtContent>
      </w:sdt>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 addition to deviations in individual practice, the propagation of the Dharma also faces difficulties such as being out of touch with the times, misunderstood, and even marginalized. During the Republican era in China, Master Taixu advocated Humanistic Buddhism, </w:t>
      </w:r>
      <w:r w:rsidDel="00000000" w:rsidR="00000000" w:rsidRPr="00000000">
        <w:rPr>
          <w:rFonts w:ascii="Times New Roman" w:cs="Times New Roman" w:eastAsia="Times New Roman" w:hAnsi="Times New Roman"/>
          <w:sz w:val="24"/>
          <w:szCs w:val="24"/>
          <w:rtl w:val="0"/>
        </w:rPr>
        <w:t xml:space="preserve">bringing Buddhism into the sphere of everyday life, encouraging engagement with social issues, and embodying a spirit of compassion dedicated to benefiting society.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His work significantly popularized Buddhist teachings. However, if the essence of Humanistic Buddhism is not </w:t>
      </w:r>
      <w:r w:rsidDel="00000000" w:rsidR="00000000" w:rsidRPr="00000000">
        <w:rPr>
          <w:rFonts w:ascii="Times New Roman" w:cs="Times New Roman" w:eastAsia="Times New Roman" w:hAnsi="Times New Roman"/>
          <w:sz w:val="24"/>
          <w:szCs w:val="24"/>
          <w:rtl w:val="0"/>
        </w:rPr>
        <w:t xml:space="preserve">properly understood, it can be reduced to a mere concern with present–life well-being, while losing sight of liberation as its fundamental aim.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This shift </w:t>
      </w:r>
      <w:r w:rsidDel="00000000" w:rsidR="00000000" w:rsidRPr="00000000">
        <w:rPr>
          <w:rFonts w:ascii="Times New Roman" w:cs="Times New Roman" w:eastAsia="Times New Roman" w:hAnsi="Times New Roman"/>
          <w:sz w:val="24"/>
          <w:szCs w:val="24"/>
          <w:rtl w:val="0"/>
        </w:rPr>
        <w:t xml:space="preserve">tends to reduce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Buddhism to a superficial and secularized practice.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257449849"/>
          <w:tag w:val="goog_rdk_40"/>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2006年4月，济群导师在首届世界佛教论坛上，发表《一个根本，三大要领》，提出了有效的解决方案。所谓根本，即架构一套适合当今学人的大众化修学体系。在此基础上，建立佛教教育、僧团管理和弘法布教三大制度。其后，导师又陆续发表了《汉传佛教的反思》《佛法修学次第的思考》《我的判教观》等论文，重点阐述大众化修学体系所应包含的核心要素、修学次第和实践方法。导师认为，没有一套契理契机并具有操作性的大众化修学体系作为保障，学人就会修学不力，内心缺乏法的支持，甚至退失信心道念，引发种种问题乃至危机，只要抓住根本，把修学搞上去，很多问题就能迎刃而解。这些思考在教内教外引起很大反响。</w:t>
          </w:r>
        </w:sdtContent>
      </w:sdt>
    </w:p>
    <w:p w:rsidR="00000000" w:rsidDel="00000000" w:rsidP="00000000" w:rsidRDefault="00000000" w:rsidRPr="00000000" w14:paraId="0000004D">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In April 2006,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Master Jiqun proposed a practical solution at the inaugural World Buddhist Forum, in his lecture titled "One Foundation, Three Essential</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foundation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refers to establishing a systematic and public Buddhist study and practice system </w:t>
      </w:r>
      <w:r w:rsidDel="00000000" w:rsidR="00000000" w:rsidRPr="00000000">
        <w:rPr>
          <w:rFonts w:ascii="Times New Roman" w:cs="Times New Roman" w:eastAsia="Times New Roman" w:hAnsi="Times New Roman"/>
          <w:sz w:val="24"/>
          <w:szCs w:val="24"/>
          <w:rtl w:val="0"/>
        </w:rPr>
        <w:t xml:space="preserve">suited to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contemporary learners. Built </w:t>
      </w:r>
      <w:r w:rsidDel="00000000" w:rsidR="00000000" w:rsidRPr="00000000">
        <w:rPr>
          <w:rFonts w:ascii="Times New Roman" w:cs="Times New Roman" w:eastAsia="Times New Roman" w:hAnsi="Times New Roman"/>
          <w:sz w:val="24"/>
          <w:szCs w:val="24"/>
          <w:rtl w:val="0"/>
        </w:rPr>
        <w:t xml:space="preserve">upon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this foundation are three elements: Buddhist education, sangha management, and the propagation of the Dharma. Later, Master Jiqun </w:t>
      </w:r>
      <w:r w:rsidDel="00000000" w:rsidR="00000000" w:rsidRPr="00000000">
        <w:rPr>
          <w:rFonts w:ascii="Times New Roman" w:cs="Times New Roman" w:eastAsia="Times New Roman" w:hAnsi="Times New Roman"/>
          <w:sz w:val="24"/>
          <w:szCs w:val="24"/>
          <w:rtl w:val="0"/>
        </w:rPr>
        <w:t xml:space="preserve">published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a series of essays, including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“Reflections on Chinese Buddhism,” “Reflections on the Stages of Buddhist Cultivation,” and “My Perspectives on the Doctrinal Classification of Buddhism,” </w:t>
      </w:r>
      <w:r w:rsidDel="00000000" w:rsidR="00000000" w:rsidRPr="00000000">
        <w:rPr>
          <w:rFonts w:ascii="Times New Roman" w:cs="Times New Roman" w:eastAsia="Times New Roman" w:hAnsi="Times New Roman"/>
          <w:sz w:val="24"/>
          <w:szCs w:val="24"/>
          <w:rtl w:val="0"/>
        </w:rPr>
        <w:t xml:space="preserve">in which he further articulated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core components, </w:t>
      </w:r>
      <w:r w:rsidDel="00000000" w:rsidR="00000000" w:rsidRPr="00000000">
        <w:rPr>
          <w:rFonts w:ascii="Times New Roman" w:cs="Times New Roman" w:eastAsia="Times New Roman" w:hAnsi="Times New Roman"/>
          <w:sz w:val="24"/>
          <w:szCs w:val="24"/>
          <w:rtl w:val="0"/>
        </w:rPr>
        <w:t xml:space="preserve">stages of practice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and practical methods of such </w:t>
      </w:r>
      <w:r w:rsidDel="00000000" w:rsidR="00000000" w:rsidRPr="00000000">
        <w:rPr>
          <w:rFonts w:ascii="Times New Roman" w:cs="Times New Roman" w:eastAsia="Times New Roman" w:hAnsi="Times New Roman"/>
          <w:sz w:val="24"/>
          <w:szCs w:val="24"/>
          <w:rtl w:val="0"/>
        </w:rPr>
        <w:t xml:space="preserve">a system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He emphasizes that without a well-grounded, accessible, and practicable study and practice system, many practitioners struggle to progress. Lacking the support of the Dharma, they may even lose confidence and direction, giving rise to various difficulties and crises. Conversely, when the foundation is firmly established and practice is properly undertaken, many problems can be readily resolved.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These </w:t>
      </w:r>
      <w:r w:rsidDel="00000000" w:rsidR="00000000" w:rsidRPr="00000000">
        <w:rPr>
          <w:rFonts w:ascii="Times New Roman" w:cs="Times New Roman" w:eastAsia="Times New Roman" w:hAnsi="Times New Roman"/>
          <w:sz w:val="24"/>
          <w:szCs w:val="24"/>
          <w:rtl w:val="0"/>
        </w:rPr>
        <w:t xml:space="preserve">reflections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have sparked significant responses both within and beyond the Buddhist community.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1345312394"/>
          <w:tag w:val="goog_rdk_41"/>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所谓大众化，一是适合所有学人，不论出家在家，程度如何，皆可依此修学；二是兼容所有法门，可与一切法门的修学相得益彰。之所以强调大众化，关键在于明师难求，对很多学佛者来说，依止善知识几乎成了可遇而不可求的奢望。在这一背景下，唯有大众化、标准化、模式化的修学体系，才能迅速普及，使现有资源得到最大化的利用，使有心学佛者得到系统、有效的引导。大众化修学体系的模式化运作，不仅是解决现有问题的方案，更是佛法现代化传播的全新探索。</w:t>
          </w:r>
        </w:sdtContent>
      </w:sdt>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sz w:val="24"/>
          <w:szCs w:val="24"/>
          <w:rtl w:val="0"/>
        </w:rPr>
        <w:t xml:space="preserve">Accessibility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has two layers of meaning. First, it means the program is </w:t>
      </w:r>
      <w:r w:rsidDel="00000000" w:rsidR="00000000" w:rsidRPr="00000000">
        <w:rPr>
          <w:rFonts w:ascii="Times New Roman" w:cs="Times New Roman" w:eastAsia="Times New Roman" w:hAnsi="Times New Roman"/>
          <w:sz w:val="24"/>
          <w:szCs w:val="24"/>
          <w:rtl w:val="0"/>
        </w:rPr>
        <w:t xml:space="preserve">suitable for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all practitioners – </w:t>
      </w:r>
      <w:r w:rsidDel="00000000" w:rsidR="00000000" w:rsidRPr="00000000">
        <w:rPr>
          <w:rFonts w:ascii="Times New Roman" w:cs="Times New Roman" w:eastAsia="Times New Roman" w:hAnsi="Times New Roman"/>
          <w:sz w:val="24"/>
          <w:szCs w:val="24"/>
          <w:rtl w:val="0"/>
        </w:rPr>
        <w:t xml:space="preserve">whether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monastic or lay, beginner or experienced. Second, it is compatible with all Buddhist teachings and can enrich any form of practice. The focus on accessibility is crucial due to the scarcity of </w:t>
      </w:r>
      <w:r w:rsidDel="00000000" w:rsidR="00000000" w:rsidRPr="00000000">
        <w:rPr>
          <w:rFonts w:ascii="Times New Roman" w:cs="Times New Roman" w:eastAsia="Times New Roman" w:hAnsi="Times New Roman"/>
          <w:sz w:val="24"/>
          <w:szCs w:val="24"/>
          <w:rtl w:val="0"/>
        </w:rPr>
        <w:t xml:space="preserve">virtuous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teachers. For many Buddhist practitioners, following the guidance of </w:t>
      </w: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irtuous </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eachers has become more of a hope than a reality. In such a context, only a</w:t>
      </w:r>
      <w:r w:rsidDel="00000000" w:rsidR="00000000" w:rsidRPr="00000000">
        <w:rPr>
          <w:rFonts w:ascii="Times New Roman" w:cs="Times New Roman" w:eastAsia="Times New Roman" w:hAnsi="Times New Roman"/>
          <w:sz w:val="24"/>
          <w:szCs w:val="24"/>
          <w:rtl w:val="0"/>
        </w:rPr>
        <w:t xml:space="preserve">n accessible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standardized, and systematic approach to Buddhist </w:t>
      </w:r>
      <w:r w:rsidDel="00000000" w:rsidR="00000000" w:rsidRPr="00000000">
        <w:rPr>
          <w:rFonts w:ascii="Times New Roman" w:cs="Times New Roman" w:eastAsia="Times New Roman" w:hAnsi="Times New Roman"/>
          <w:sz w:val="24"/>
          <w:szCs w:val="24"/>
          <w:rtl w:val="0"/>
        </w:rPr>
        <w:t xml:space="preserve">study and practice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can facilitate widespread accessibility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This maximizes the use of available resources and </w:t>
      </w:r>
      <w:r w:rsidDel="00000000" w:rsidR="00000000" w:rsidRPr="00000000">
        <w:rPr>
          <w:rFonts w:ascii="Times New Roman" w:cs="Times New Roman" w:eastAsia="Times New Roman" w:hAnsi="Times New Roman"/>
          <w:sz w:val="24"/>
          <w:szCs w:val="24"/>
          <w:rtl w:val="0"/>
        </w:rPr>
        <w:t xml:space="preserve">provides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systematic and effective guidance for those interested in learning Buddhism. </w:t>
      </w:r>
      <w:r w:rsidDel="00000000" w:rsidR="00000000" w:rsidRPr="00000000">
        <w:rPr>
          <w:rFonts w:ascii="Times New Roman" w:cs="Times New Roman" w:eastAsia="Times New Roman" w:hAnsi="Times New Roman"/>
          <w:sz w:val="24"/>
          <w:szCs w:val="24"/>
          <w:rtl w:val="0"/>
        </w:rPr>
        <w:t xml:space="preserve">The systematic implementation of such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sz w:val="24"/>
          <w:szCs w:val="24"/>
          <w:rtl w:val="0"/>
        </w:rPr>
        <w:t xml:space="preserve">n accessible study and practice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system is not just a remedy for current challenges; it also represents a new exploration in the modern dissemination of Buddhism.</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384162865"/>
          <w:tag w:val="goog_rdk_42"/>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所谓系统性，是指一套完整的修学体系必须包含核心要素、修学次第和实践方法。佛法虽然博大精深，但核心不外乎皈依、发心、戒律、正见、止观，解脱道如此，菩萨道亦如此。不皈依，就没有佛子资格；不发心，就没有修行方向；不持戒，则没有定慧之基。至于正见和止观，一为正法眼目，一为实践方法，更是缺一不可。把握这些要素，也就把握了修学的基本内容，然后还要了解各个修学环节的次第和关系。五大要素中，皈依、发心、戒律为一切法门的共同基础，不论修学什么宗派，都要先具备这些基础，然后选择一宗正见和止观方法，深入修学。</w:t>
          </w:r>
        </w:sdtContent>
      </w:sdt>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“systematic” approach refers to a comprehensive </w:t>
      </w:r>
      <w:r w:rsidDel="00000000" w:rsidR="00000000" w:rsidRPr="00000000">
        <w:rPr>
          <w:rFonts w:ascii="Times New Roman" w:cs="Times New Roman" w:eastAsia="Times New Roman" w:hAnsi="Times New Roman"/>
          <w:sz w:val="24"/>
          <w:szCs w:val="24"/>
          <w:rtl w:val="0"/>
        </w:rPr>
        <w:t xml:space="preserve">study and practice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system that includes core components, </w:t>
      </w:r>
      <w:r w:rsidDel="00000000" w:rsidR="00000000" w:rsidRPr="00000000">
        <w:rPr>
          <w:rFonts w:ascii="Times New Roman" w:cs="Times New Roman" w:eastAsia="Times New Roman" w:hAnsi="Times New Roman"/>
          <w:sz w:val="24"/>
          <w:szCs w:val="24"/>
          <w:rtl w:val="0"/>
        </w:rPr>
        <w:t xml:space="preserve">stages of practice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and practical methods. Despite the vastness and profundity of the Dharma, its core components focus on </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aking </w:t>
      </w: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efuge, </w:t>
      </w: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enerating </w:t>
      </w:r>
      <w:r w:rsidDel="00000000" w:rsidR="00000000" w:rsidRPr="00000000">
        <w:rPr>
          <w:rFonts w:ascii="Times New Roman" w:cs="Times New Roman" w:eastAsia="Times New Roman" w:hAnsi="Times New Roman"/>
          <w:sz w:val="24"/>
          <w:szCs w:val="24"/>
          <w:rtl w:val="0"/>
        </w:rPr>
        <w:t xml:space="preserve">Aspiration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bserving </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recepts, </w:t>
      </w:r>
      <w:r w:rsidDel="00000000" w:rsidR="00000000" w:rsidRPr="00000000">
        <w:rPr>
          <w:rFonts w:ascii="Times New Roman" w:cs="Times New Roman" w:eastAsia="Times New Roman" w:hAnsi="Times New Roman"/>
          <w:sz w:val="24"/>
          <w:szCs w:val="24"/>
          <w:rtl w:val="0"/>
        </w:rPr>
        <w:t xml:space="preserve">Establishing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ight </w:t>
      </w: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iew, and Practicing Samatha-Vipassana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These elements are crucial for both the path of liberation and the bodhisattva path. Taking refuge is </w:t>
      </w:r>
      <w:r w:rsidDel="00000000" w:rsidR="00000000" w:rsidRPr="00000000">
        <w:rPr>
          <w:rFonts w:ascii="Times New Roman" w:cs="Times New Roman" w:eastAsia="Times New Roman" w:hAnsi="Times New Roman"/>
          <w:sz w:val="24"/>
          <w:szCs w:val="24"/>
          <w:rtl w:val="0"/>
        </w:rPr>
        <w:t xml:space="preserve">the foundation for becoming a Buddhist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Generating </w:t>
      </w:r>
      <w:r w:rsidDel="00000000" w:rsidR="00000000" w:rsidRPr="00000000">
        <w:rPr>
          <w:rFonts w:ascii="Times New Roman" w:cs="Times New Roman" w:eastAsia="Times New Roman" w:hAnsi="Times New Roman"/>
          <w:sz w:val="24"/>
          <w:szCs w:val="24"/>
          <w:rtl w:val="0"/>
        </w:rPr>
        <w:t xml:space="preserve">aspiration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provides direction in spiritual practice. Observing precepts establishes a foundation for developing concentration and wisdom. </w:t>
      </w:r>
      <w:r w:rsidDel="00000000" w:rsidR="00000000" w:rsidRPr="00000000">
        <w:rPr>
          <w:rFonts w:ascii="Times New Roman" w:cs="Times New Roman" w:eastAsia="Times New Roman" w:hAnsi="Times New Roman"/>
          <w:sz w:val="24"/>
          <w:szCs w:val="24"/>
          <w:rtl w:val="0"/>
        </w:rPr>
        <w:t xml:space="preserve">Right View serves as the Dharma eye, while Samatha-Vipassana provides the methods of practice; both are indispensable for cultivation.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By grasping these core components, you will understand the essential content of the practice. Furthermore, </w:t>
      </w:r>
      <w:r w:rsidDel="00000000" w:rsidR="00000000" w:rsidRPr="00000000">
        <w:rPr>
          <w:rFonts w:ascii="Times New Roman" w:cs="Times New Roman" w:eastAsia="Times New Roman" w:hAnsi="Times New Roman"/>
          <w:sz w:val="24"/>
          <w:szCs w:val="24"/>
          <w:rtl w:val="0"/>
        </w:rPr>
        <w:t xml:space="preserve">it is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vital to comprehend the practical sequence and correlation among these components. Taking Refuge, </w:t>
      </w:r>
      <w:r w:rsidDel="00000000" w:rsidR="00000000" w:rsidRPr="00000000">
        <w:rPr>
          <w:rFonts w:ascii="Times New Roman" w:cs="Times New Roman" w:eastAsia="Times New Roman" w:hAnsi="Times New Roman"/>
          <w:sz w:val="24"/>
          <w:szCs w:val="24"/>
          <w:rtl w:val="0"/>
        </w:rPr>
        <w:t xml:space="preserve">Generating Aspiration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sz w:val="24"/>
          <w:szCs w:val="24"/>
          <w:rtl w:val="0"/>
        </w:rPr>
        <w:t xml:space="preserve">Observing Precepts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form the common foundation for all Dharma practices. Regardless of the school you follow, you must first establish these fundamentals. Then, select a specific school’s right view and methods of Samatha-Vipassana for deeper practice.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1335200566"/>
          <w:tag w:val="goog_rdk_43"/>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所谓可操作与可检验，是指每个修学阶段都要设置修学次第和步骤，匹配具体的学习方法，并能检验修行达到的程度，使学人既能看到现阶段的学修效果，也能了解目前所处的阶段，并且知道自己离目标还有多远。</w:t>
          </w:r>
        </w:sdtContent>
      </w:sdt>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“Practical” and “verifiable” mean that each stage of practice must have its steps and procedures, match specific learning methods, and allow practitioners to assess their progress. This way, practitioners can see the results of their efforts, understand where they are on the path, and know how far they are from the goal.</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A">
      <w:pPr>
        <w:widowControl w:val="1"/>
        <w:spacing w:line="276" w:lineRule="auto"/>
        <w:jc w:val="left"/>
        <w:rPr>
          <w:rFonts w:ascii="Times New Roman" w:cs="Times New Roman" w:eastAsia="Times New Roman" w:hAnsi="Times New Roman"/>
          <w:sz w:val="24"/>
          <w:szCs w:val="24"/>
        </w:rPr>
      </w:pPr>
      <w:sdt>
        <w:sdtPr>
          <w:id w:val="1316439964"/>
          <w:tag w:val="goog_rdk_44"/>
        </w:sdtPr>
        <w:sdtContent>
          <w:r w:rsidDel="00000000" w:rsidR="00000000" w:rsidRPr="00000000">
            <w:rPr>
              <w:rFonts w:ascii="Gungsuh" w:cs="Gungsuh" w:eastAsia="Gungsuh" w:hAnsi="Gungsuh"/>
              <w:sz w:val="24"/>
              <w:szCs w:val="24"/>
              <w:rtl w:val="0"/>
            </w:rPr>
            <w:t xml:space="preserve">根据以上理念，导师创设的静心学堂课程体系分设初、中、高三级，每一级都有明确的目标，完整的内容，合理的次第和相应的修法指导。</w:t>
          </w:r>
        </w:sdtContent>
      </w:sdt>
    </w:p>
    <w:p w:rsidR="00000000" w:rsidDel="00000000" w:rsidP="00000000" w:rsidRDefault="00000000" w:rsidRPr="00000000" w14:paraId="0000005B">
      <w:pPr>
        <w:widowControl w:val="1"/>
        <w:spacing w:line="276" w:lineRule="auto"/>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Based on these principles, the Mindful Peace Academy curriculum is structured into three levels—</w:t>
      </w:r>
      <w:r w:rsidDel="00000000" w:rsidR="00000000" w:rsidRPr="00000000">
        <w:rPr>
          <w:rFonts w:ascii="Times New Roman" w:cs="Times New Roman" w:eastAsia="Times New Roman" w:hAnsi="Times New Roman"/>
          <w:sz w:val="24"/>
          <w:szCs w:val="24"/>
          <w:rtl w:val="0"/>
        </w:rPr>
        <w:t xml:space="preserve">beginner</w:t>
      </w:r>
      <w:r w:rsidDel="00000000" w:rsidR="00000000" w:rsidRPr="00000000">
        <w:rPr>
          <w:rFonts w:ascii="Times New Roman" w:cs="Times New Roman" w:eastAsia="Times New Roman" w:hAnsi="Times New Roman"/>
          <w:sz w:val="24"/>
          <w:szCs w:val="24"/>
          <w:rtl w:val="0"/>
        </w:rPr>
        <w:t xml:space="preserve">, intermediate, and advanced. Each level has clear objectives, comprehensive content, a well-ordered progression, and corresponding guidance for practice.</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D">
      <w:pPr>
        <w:widowControl w:val="1"/>
        <w:spacing w:line="276" w:lineRule="auto"/>
        <w:jc w:val="left"/>
        <w:rPr>
          <w:rFonts w:ascii="Times New Roman" w:cs="Times New Roman" w:eastAsia="Times New Roman" w:hAnsi="Times New Roman"/>
          <w:sz w:val="24"/>
          <w:szCs w:val="24"/>
        </w:rPr>
      </w:pPr>
      <w:sdt>
        <w:sdtPr>
          <w:id w:val="1701473907"/>
          <w:tag w:val="goog_rdk_45"/>
        </w:sdtPr>
        <w:sdtContent>
          <w:r w:rsidDel="00000000" w:rsidR="00000000" w:rsidRPr="00000000">
            <w:rPr>
              <w:rFonts w:ascii="Gungsuh" w:cs="Gungsuh" w:eastAsia="Gungsuh" w:hAnsi="Gungsuh"/>
              <w:sz w:val="24"/>
              <w:szCs w:val="24"/>
              <w:rtl w:val="0"/>
            </w:rPr>
            <w:t xml:space="preserve">初级课程是探索生命真谛，建立智慧人生。通过学习人生佛教课程，摆脱对佛法的误解，学会以佛法智慧看世界、看人生，解决粗重烦恼。又以修习初级正念禅修和初级利他禅修，建立禅意生活、智慧人生；进而走近佛陀，探索生命真谛，寻找终极归宿。</w:t>
          </w:r>
        </w:sdtContent>
      </w:sdt>
    </w:p>
    <w:p w:rsidR="00000000" w:rsidDel="00000000" w:rsidP="00000000" w:rsidRDefault="00000000" w:rsidRPr="00000000" w14:paraId="0000005E">
      <w:pPr>
        <w:widowControl w:val="1"/>
        <w:spacing w:line="276" w:lineRule="auto"/>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beginner level focuses on exploring the true meaning of life and establishing a life guided by wisdom. Through the Wisdom in Life course, students are guided to overcome  misunderstandings about the Dharma, learn to view the world and life through its wisdom, and begin to resolve coarse forms of affliction. Through the practice of beginner-level mindfulness meditation and beginner-level altruistic meditation, students begin to cultivate Chan-inspired living and a life of wisdom. In doing so, they draw closer to the Buddha, explore the true meaning of life, and begin the </w:t>
      </w:r>
      <w:r w:rsidDel="00000000" w:rsidR="00000000" w:rsidRPr="00000000">
        <w:rPr>
          <w:rFonts w:ascii="Times New Roman" w:cs="Times New Roman" w:eastAsia="Times New Roman" w:hAnsi="Times New Roman"/>
          <w:sz w:val="24"/>
          <w:szCs w:val="24"/>
          <w:rtl w:val="0"/>
        </w:rPr>
        <w:t xml:space="preserve">search for the ultimate destination of life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b5394"/>
          <w:sz w:val="24"/>
          <w:szCs w:val="24"/>
        </w:rPr>
      </w:pPr>
      <w:r w:rsidDel="00000000" w:rsidR="00000000" w:rsidRPr="00000000">
        <w:rPr>
          <w:rtl w:val="0"/>
        </w:rPr>
      </w:r>
    </w:p>
    <w:p w:rsidR="00000000" w:rsidDel="00000000" w:rsidP="00000000" w:rsidRDefault="00000000" w:rsidRPr="00000000" w14:paraId="00000060">
      <w:pPr>
        <w:widowControl w:val="1"/>
        <w:spacing w:line="276" w:lineRule="auto"/>
        <w:jc w:val="left"/>
        <w:rPr>
          <w:rFonts w:ascii="Times New Roman" w:cs="Times New Roman" w:eastAsia="Times New Roman" w:hAnsi="Times New Roman"/>
          <w:sz w:val="24"/>
          <w:szCs w:val="24"/>
        </w:rPr>
      </w:pPr>
      <w:sdt>
        <w:sdtPr>
          <w:id w:val="1922543593"/>
          <w:tag w:val="goog_rdk_46"/>
        </w:sdtPr>
        <w:sdtContent>
          <w:r w:rsidDel="00000000" w:rsidR="00000000" w:rsidRPr="00000000">
            <w:rPr>
              <w:rFonts w:ascii="Gungsuh" w:cs="Gungsuh" w:eastAsia="Gungsuh" w:hAnsi="Gungsuh"/>
              <w:sz w:val="24"/>
              <w:szCs w:val="24"/>
              <w:rtl w:val="0"/>
            </w:rPr>
            <w:t xml:space="preserve">中级课程是依托次第修学，培养正念和慈悲。通过学习《略论》《百法明门论》《辩修对治品》《入菩萨行论》《瑜伽菩萨戒品》等论典，了解并掌握菩提道的要领和次第。进而在初级正念禅修的基础上，依三十七道品开展中级正念禅修。此外，依据佛教大乘精神，特别倡导菩提心教法，通过如法修学和实践，在初级利他禅修的基础上修习中级利他禅修，自利利他，自觉觉他。</w:t>
          </w:r>
        </w:sdtContent>
      </w:sdt>
    </w:p>
    <w:p w:rsidR="00000000" w:rsidDel="00000000" w:rsidP="00000000" w:rsidRDefault="00000000" w:rsidRPr="00000000" w14:paraId="00000061">
      <w:pPr>
        <w:widowControl w:val="1"/>
        <w:spacing w:after="240" w:before="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intermediate level builds upon a </w:t>
      </w:r>
      <w:r w:rsidDel="00000000" w:rsidR="00000000" w:rsidRPr="00000000">
        <w:rPr>
          <w:rFonts w:ascii="Times New Roman" w:cs="Times New Roman" w:eastAsia="Times New Roman" w:hAnsi="Times New Roman"/>
          <w:sz w:val="24"/>
          <w:szCs w:val="24"/>
          <w:rtl w:val="0"/>
        </w:rPr>
        <w:t xml:space="preserve">progressive</w:t>
      </w:r>
      <w:r w:rsidDel="00000000" w:rsidR="00000000" w:rsidRPr="00000000">
        <w:rPr>
          <w:rFonts w:ascii="Times New Roman" w:cs="Times New Roman" w:eastAsia="Times New Roman" w:hAnsi="Times New Roman"/>
          <w:sz w:val="24"/>
          <w:szCs w:val="24"/>
          <w:rtl w:val="0"/>
        </w:rPr>
        <w:t xml:space="preserve"> path of study and practice, with an emphasis on cultivating mindfulness and compassion. Through the study of key treatises—including </w:t>
      </w:r>
      <w:r w:rsidDel="00000000" w:rsidR="00000000" w:rsidRPr="00000000">
        <w:rPr>
          <w:rFonts w:ascii="Times New Roman" w:cs="Times New Roman" w:eastAsia="Times New Roman" w:hAnsi="Times New Roman"/>
          <w:i w:val="1"/>
          <w:iCs w:val="1"/>
          <w:sz w:val="24"/>
          <w:szCs w:val="24"/>
          <w:rtl w:val="0"/>
        </w:rPr>
        <w:t xml:space="preserve">The Medium Treatise on the Stages of the Path to Enlightenment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Treatise on the Hundred Dharmas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Discussion of the Cultivation of Antidotes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Way of the Bodhisattva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The Yogacara Bodhisattva Precepts</w:t>
      </w:r>
      <w:r w:rsidDel="00000000" w:rsidR="00000000" w:rsidRPr="00000000">
        <w:rPr>
          <w:rFonts w:ascii="Times New Roman" w:cs="Times New Roman" w:eastAsia="Times New Roman" w:hAnsi="Times New Roman"/>
          <w:sz w:val="24"/>
          <w:szCs w:val="24"/>
          <w:rtl w:val="0"/>
        </w:rPr>
        <w:t xml:space="preserve">—students come to understand and grasp the essential principles and stages of the bodhisattva path.</w:t>
      </w:r>
    </w:p>
    <w:p w:rsidR="00000000" w:rsidDel="00000000" w:rsidP="00000000" w:rsidRDefault="00000000" w:rsidRPr="00000000" w14:paraId="00000062">
      <w:pPr>
        <w:widowControl w:val="1"/>
        <w:spacing w:after="240" w:before="240" w:line="276" w:lineRule="auto"/>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Building on the beginner-level mindfulness practice, intermediate-level mindfulness meditation is further developed in accordance with the </w:t>
      </w:r>
      <w:r w:rsidDel="00000000" w:rsidR="00000000" w:rsidRPr="00000000">
        <w:rPr>
          <w:rFonts w:ascii="Times New Roman" w:cs="Times New Roman" w:eastAsia="Times New Roman" w:hAnsi="Times New Roman"/>
          <w:i w:val="1"/>
          <w:iCs w:val="1"/>
          <w:sz w:val="24"/>
          <w:szCs w:val="24"/>
          <w:rtl w:val="0"/>
        </w:rPr>
        <w:t xml:space="preserve">Thirty-Seven Aids to Enlightenment</w:t>
      </w:r>
      <w:r w:rsidDel="00000000" w:rsidR="00000000" w:rsidRPr="00000000">
        <w:rPr>
          <w:rFonts w:ascii="Times New Roman" w:cs="Times New Roman" w:eastAsia="Times New Roman" w:hAnsi="Times New Roman"/>
          <w:sz w:val="24"/>
          <w:szCs w:val="24"/>
          <w:rtl w:val="0"/>
        </w:rPr>
        <w:t xml:space="preserve">. At the same time, grounded in the Mahayana spirit, particular emphasis is placed on the cultivation of bodhicitta. Through proper study and sustained practice, students progress from beginner-level altruistic meditation to intermediate-level altruistic meditation—benefiting both self and others, and awakening self and awakening others.</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widowControl w:val="1"/>
        <w:spacing w:line="276" w:lineRule="auto"/>
        <w:jc w:val="left"/>
        <w:rPr>
          <w:rFonts w:ascii="Times New Roman" w:cs="Times New Roman" w:eastAsia="Times New Roman" w:hAnsi="Times New Roman"/>
          <w:sz w:val="24"/>
          <w:szCs w:val="24"/>
        </w:rPr>
      </w:pPr>
      <w:sdt>
        <w:sdtPr>
          <w:id w:val="1615949801"/>
          <w:tag w:val="goog_rdk_47"/>
        </w:sdtPr>
        <w:sdtContent>
          <w:r w:rsidDel="00000000" w:rsidR="00000000" w:rsidRPr="00000000">
            <w:rPr>
              <w:rFonts w:ascii="Gungsuh" w:cs="Gungsuh" w:eastAsia="Gungsuh" w:hAnsi="Gungsuh"/>
              <w:sz w:val="24"/>
              <w:szCs w:val="24"/>
              <w:rtl w:val="0"/>
            </w:rPr>
            <w:t xml:space="preserve">高级课程是树立空性正见，开展空性禅修。通过闻思经教树立正见，修习止观，在中级正念和中级利他禅修基础上，修习高级正念禅修、高级利他禅修，引发空性慧，成就胜义菩提心。</w:t>
          </w:r>
        </w:sdtContent>
      </w:sdt>
    </w:p>
    <w:p w:rsidR="00000000" w:rsidDel="00000000" w:rsidP="00000000" w:rsidRDefault="00000000" w:rsidRPr="00000000" w14:paraId="00000065">
      <w:pPr>
        <w:widowControl w:val="1"/>
        <w:spacing w:after="240" w:before="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advanced level focuses on establishing the right view of emptiness and engaging in emptiness meditation. Through study and reflection on the teachings, students develop right view and cultivate both </w:t>
      </w:r>
      <w:r w:rsidDel="00000000" w:rsidR="00000000" w:rsidRPr="00000000">
        <w:rPr>
          <w:rFonts w:ascii="Times New Roman" w:cs="Times New Roman" w:eastAsia="Times New Roman" w:hAnsi="Times New Roman"/>
          <w:sz w:val="24"/>
          <w:szCs w:val="24"/>
          <w:rtl w:val="0"/>
        </w:rPr>
        <w:t xml:space="preserve">Samatha</w:t>
      </w:r>
      <w:r w:rsidDel="00000000" w:rsidR="00000000" w:rsidRPr="00000000">
        <w:rPr>
          <w:rFonts w:ascii="Times New Roman" w:cs="Times New Roman" w:eastAsia="Times New Roman" w:hAnsi="Times New Roman"/>
          <w:sz w:val="24"/>
          <w:szCs w:val="24"/>
          <w:rtl w:val="0"/>
        </w:rPr>
        <w:t xml:space="preserve"> and Vipassana. Building on intermediate-level mindfulness and altruistic meditation, students further engage in advanced-level mindfulness meditation and advanced-level altruistic meditation. In this process, wisdom of emptiness is gradually awakened, leading to the realization of ultimate bodhicitta.</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2146673441"/>
          <w:tag w:val="goog_rdk_48"/>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以上静心学堂课程提供完整中文版，非中文课程由国际静心协会多语言交流中心进行翻译，具体课程范围根据翻译进度适时调整。目前可面向国际人士提供第一阶段的英文版课程（即国际英文同喜班课程）。</w:t>
          </w:r>
        </w:sdtContent>
      </w:sdt>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Mindful Peace Academy </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urriculum mentioned above </w:t>
      </w:r>
      <w:r w:rsidDel="00000000" w:rsidR="00000000" w:rsidRPr="00000000">
        <w:rPr>
          <w:rFonts w:ascii="Times New Roman" w:cs="Times New Roman" w:eastAsia="Times New Roman" w:hAnsi="Times New Roman"/>
          <w:sz w:val="24"/>
          <w:szCs w:val="24"/>
          <w:rtl w:val="0"/>
        </w:rPr>
        <w:t xml:space="preserve">is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fully available in Chinese, with the non-Chinese courses translated by Mind</w:t>
      </w:r>
      <w:r w:rsidDel="00000000" w:rsidR="00000000" w:rsidRPr="00000000">
        <w:rPr>
          <w:rFonts w:ascii="Times New Roman" w:cs="Times New Roman" w:eastAsia="Times New Roman" w:hAnsi="Times New Roman"/>
          <w:sz w:val="24"/>
          <w:szCs w:val="24"/>
          <w:rtl w:val="0"/>
        </w:rPr>
        <w:t xml:space="preserve">ful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Peace International’s Multilingual Engagement Center. The range of courses will be adjusted based on the progress of translation. International participants can now access the English version of the program’s first </w:t>
      </w:r>
      <w:r w:rsidDel="00000000" w:rsidR="00000000" w:rsidRPr="00000000">
        <w:rPr>
          <w:rFonts w:ascii="Times New Roman" w:cs="Times New Roman" w:eastAsia="Times New Roman" w:hAnsi="Times New Roman"/>
          <w:sz w:val="24"/>
          <w:szCs w:val="24"/>
          <w:rtl w:val="0"/>
        </w:rPr>
        <w:t xml:space="preserve">level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Tongxi (Sharing the Joy of Dharma).</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1976670712"/>
          <w:tag w:val="goog_rdk_49"/>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配合整套课程，导师施设了“一条道路、两个层面、四种身份、五处用心、三种禅修”的系统方法，尤其是十八字方针、八步骤三种禅修（简称八步三禅，下同）、正念禅修、利他禅修，遵循这套方法，就能快速于修学获益。没有因缘完整修学全套课程的学员，可根据自身情况，选择分阶段学习。</w:t>
          </w:r>
        </w:sdtContent>
      </w:sdt>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To support the curriculum, the Master has established a systematic approach consisting of “one path, two levels, four identities, five places of applying the mind, and three types of meditation.” This includes the Nine-Word Guideline, the Eight Steps and Three Types of Meditation, mindfulness meditation, and altruistic meditation. By following this method, students can quickly benefit from their practice. For those who cannot complete the full course, there are options to learn in stages according to individual circumstances.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295261560"/>
          <w:tag w:val="goog_rdk_50"/>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这套静心学堂修学体系一经推出，深受信众欢迎，迄今已有大批有识之士依此修学。经过十余年大众修学的实践检验，成效卓著，堪能成为引领广大学佛者探求生命真相的觉醒之路。</w:t>
          </w:r>
        </w:sdtContent>
      </w:sdt>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Since its introduction, the Mindful Peace Academy curriculum has been warmly received by practitioners, with many people of insight adopting it for their practice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After more than ten years of public practice, it has proven remarkably effective, standing as a reliable path for the vast number of Buddhists to seek the truth of life.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widowControl w:val="1"/>
        <w:spacing w:line="276" w:lineRule="auto"/>
        <w:jc w:val="left"/>
        <w:rPr>
          <w:rFonts w:ascii="Times New Roman" w:cs="Times New Roman" w:eastAsia="Times New Roman" w:hAnsi="Times New Roman"/>
          <w:sz w:val="24"/>
          <w:szCs w:val="24"/>
        </w:rPr>
      </w:pPr>
      <w:sdt>
        <w:sdtPr>
          <w:id w:val="1401837107"/>
          <w:tag w:val="goog_rdk_51"/>
        </w:sdtPr>
        <w:sdtContent>
          <w:r w:rsidDel="00000000" w:rsidR="00000000" w:rsidRPr="00000000">
            <w:rPr>
              <w:rFonts w:ascii="Gungsuh" w:cs="Gungsuh" w:eastAsia="Gungsuh" w:hAnsi="Gungsuh"/>
              <w:sz w:val="24"/>
              <w:szCs w:val="24"/>
              <w:rtl w:val="0"/>
            </w:rPr>
            <w:t xml:space="preserve">静心学堂的修学理念依循三句话。第一，让每个人都能成为修学的主人一一 不是被动接受教导，而是主动规划自己的觉醒之路。每个人是自己生命的主人， 也是修学的主人。第二，让每个人都能充分发挥作用—一修学不仅是自利，更是 在班级、学堂、项目中利他。每一次分享、每一次承担，都在成就自己，也在照亮他人。第三，让修学更容易—一提供清晰的方法、好用的工具、温暖的氛围。修学不是苦行，而是一条有地图、有同伴、有加油站的光明大道。</w:t>
          </w:r>
        </w:sdtContent>
      </w:sdt>
    </w:p>
    <w:p w:rsidR="00000000" w:rsidDel="00000000" w:rsidP="00000000" w:rsidRDefault="00000000" w:rsidRPr="00000000" w14:paraId="00000070">
      <w:pPr>
        <w:widowControl w:val="1"/>
        <w:spacing w:after="0" w:before="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Mindful Peace Academy’s philosophy of study and practice is grounded in three guiding principles. First, empowering everyone to take initiative in their study and practice—not passively receiving instruction, but actively shaping their own path of awakening. Each person takes initiative in their own lives and of their study and practice. Second, let everyone play their part—study and practice </w:t>
      </w:r>
      <w:r w:rsidDel="00000000" w:rsidR="00000000" w:rsidRPr="00000000">
        <w:rPr>
          <w:rFonts w:ascii="Times New Roman" w:cs="Times New Roman" w:eastAsia="Times New Roman" w:hAnsi="Times New Roman"/>
          <w:sz w:val="24"/>
          <w:szCs w:val="24"/>
          <w:rtl w:val="0"/>
        </w:rPr>
        <w:t xml:space="preserve">serve not just personal growth, but also the broader community</w:t>
      </w:r>
      <w:r w:rsidDel="00000000" w:rsidR="00000000" w:rsidRPr="00000000">
        <w:rPr>
          <w:rFonts w:ascii="Times New Roman" w:cs="Times New Roman" w:eastAsia="Times New Roman" w:hAnsi="Times New Roman"/>
          <w:sz w:val="24"/>
          <w:szCs w:val="24"/>
          <w:rtl w:val="0"/>
        </w:rPr>
        <w:t xml:space="preserve"> through the class, the Academy, and various projects. Every act of sharing and every responsibility we take on helps shape ourselves while also bringing light to others. Third, making study and practice easier—by offering clear methods, practical tools, and a warm, supportive environment. Study and practice </w:t>
      </w:r>
      <w:r w:rsidDel="00000000" w:rsidR="00000000" w:rsidRPr="00000000">
        <w:rPr>
          <w:rFonts w:ascii="Times New Roman" w:cs="Times New Roman" w:eastAsia="Times New Roman" w:hAnsi="Times New Roman"/>
          <w:sz w:val="24"/>
          <w:szCs w:val="24"/>
          <w:rtl w:val="0"/>
        </w:rPr>
        <w:t xml:space="preserve">are</w:t>
      </w:r>
      <w:r w:rsidDel="00000000" w:rsidR="00000000" w:rsidRPr="00000000">
        <w:rPr>
          <w:rFonts w:ascii="Times New Roman" w:cs="Times New Roman" w:eastAsia="Times New Roman" w:hAnsi="Times New Roman"/>
          <w:sz w:val="24"/>
          <w:szCs w:val="24"/>
          <w:rtl w:val="0"/>
        </w:rPr>
        <w:t xml:space="preserve"> not a form of asceticism, but a bright path with a roadmap, companions, and places to rest and recharge along the way.</w:t>
      </w:r>
    </w:p>
    <w:p w:rsidR="00000000" w:rsidDel="00000000" w:rsidP="00000000" w:rsidRDefault="00000000" w:rsidRPr="00000000" w14:paraId="00000071">
      <w:pPr>
        <w:widowControl w:val="1"/>
        <w:spacing w:after="0" w:before="0"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379779996"/>
          <w:tag w:val="goog_rdk_52"/>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这个世界唇齿相依。为海内外民众安顿身心，让人类与世界和谐共处，需要更多东方智慧的声音。静心学堂是国际静心协会创建的东方智慧文化品牌，以纯公益的静心课程为核心产品，提供修学引导及服务大众两套模式。依托修学引导模式，开展正念禅修，增长智慧；依托服务大众模式，开展利他禅修，长养慈悲。以此帮助学员开启富有禅意的生活方式，践行自觉觉他、济世利人的觉醒人生。</w:t>
          </w:r>
        </w:sdtContent>
      </w:sdt>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world is interdependent. To </w:t>
      </w:r>
      <w:r w:rsidDel="00000000" w:rsidR="00000000" w:rsidRPr="00000000">
        <w:rPr>
          <w:rFonts w:ascii="Times New Roman" w:cs="Times New Roman" w:eastAsia="Times New Roman" w:hAnsi="Times New Roman"/>
          <w:sz w:val="24"/>
          <w:szCs w:val="24"/>
          <w:rtl w:val="0"/>
        </w:rPr>
        <w:t xml:space="preserve">help</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people globally find peace in body and mind, and to foster a harmonious coexistence between humanity and the planet, </w:t>
      </w:r>
      <w:r w:rsidDel="00000000" w:rsidR="00000000" w:rsidRPr="00000000">
        <w:rPr>
          <w:rFonts w:ascii="Times New Roman" w:cs="Times New Roman" w:eastAsia="Times New Roman" w:hAnsi="Times New Roman"/>
          <w:sz w:val="24"/>
          <w:szCs w:val="24"/>
          <w:rtl w:val="0"/>
        </w:rPr>
        <w:t xml:space="preserve">there is a growing need for the voice of Eastern wisdom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Mindful Peace Academy is a cultural initiative established by the Mindful Peace </w:t>
      </w:r>
      <w:r w:rsidDel="00000000" w:rsidR="00000000" w:rsidRPr="00000000">
        <w:rPr>
          <w:rFonts w:ascii="Times New Roman" w:cs="Times New Roman" w:eastAsia="Times New Roman" w:hAnsi="Times New Roman"/>
          <w:sz w:val="24"/>
          <w:szCs w:val="24"/>
          <w:rtl w:val="0"/>
        </w:rPr>
        <w:t xml:space="preserve">International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Centered on </w:t>
      </w:r>
      <w:r w:rsidDel="00000000" w:rsidR="00000000" w:rsidRPr="00000000">
        <w:rPr>
          <w:rFonts w:ascii="Times New Roman" w:cs="Times New Roman" w:eastAsia="Times New Roman" w:hAnsi="Times New Roman"/>
          <w:sz w:val="24"/>
          <w:szCs w:val="24"/>
          <w:rtl w:val="0"/>
        </w:rPr>
        <w:t xml:space="preserve">non-profit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mindfulness programs, it offers two core models: </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tudy Model and </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ervice Model.</w:t>
      </w:r>
      <w:r w:rsidDel="00000000" w:rsidR="00000000" w:rsidRPr="00000000">
        <w:rPr>
          <w:rtl w:val="0"/>
        </w:rPr>
      </w:r>
    </w:p>
    <w:p w:rsidR="00000000" w:rsidDel="00000000" w:rsidP="00000000" w:rsidRDefault="00000000" w:rsidRPr="00000000" w14:paraId="00000074">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Through the </w:t>
      </w:r>
      <w:r w:rsidDel="00000000" w:rsidR="00000000" w:rsidRPr="00000000">
        <w:rPr>
          <w:rFonts w:ascii="Times New Roman" w:cs="Times New Roman" w:eastAsia="Times New Roman" w:hAnsi="Times New Roman"/>
          <w:sz w:val="24"/>
          <w:szCs w:val="24"/>
          <w:rtl w:val="0"/>
        </w:rPr>
        <w:t xml:space="preserve">Study Model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practitioners deepen their mindfulness practice to </w:t>
      </w:r>
      <w:r w:rsidDel="00000000" w:rsidR="00000000" w:rsidRPr="00000000">
        <w:rPr>
          <w:rFonts w:ascii="Times New Roman" w:cs="Times New Roman" w:eastAsia="Times New Roman" w:hAnsi="Times New Roman"/>
          <w:sz w:val="24"/>
          <w:szCs w:val="24"/>
          <w:rtl w:val="0"/>
        </w:rPr>
        <w:t xml:space="preserve">cultivate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wisdom. Through the </w:t>
      </w:r>
      <w:r w:rsidDel="00000000" w:rsidR="00000000" w:rsidRPr="00000000">
        <w:rPr>
          <w:rFonts w:ascii="Times New Roman" w:cs="Times New Roman" w:eastAsia="Times New Roman" w:hAnsi="Times New Roman"/>
          <w:sz w:val="24"/>
          <w:szCs w:val="24"/>
          <w:rtl w:val="0"/>
        </w:rPr>
        <w:t xml:space="preserve">Service Model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they engage in altruistic practice and nurture loving-kindness and compassion. Together, these </w:t>
      </w:r>
      <w:r w:rsidDel="00000000" w:rsidR="00000000" w:rsidRPr="00000000">
        <w:rPr>
          <w:rFonts w:ascii="Times New Roman" w:cs="Times New Roman" w:eastAsia="Times New Roman" w:hAnsi="Times New Roman"/>
          <w:sz w:val="24"/>
          <w:szCs w:val="24"/>
          <w:rtl w:val="0"/>
        </w:rPr>
        <w:t xml:space="preserve">models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guide practitioners in cultivating Chan-inspired living and embodying a life of awakening—benefiting both self and others, and contributing to the well-being of the world.</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让我们成为智慧的传播者，将静⼼⽂化带回家庭，带进社区，为迷惘的人们送去光明，为喧嚣的尘世送去清凉！</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Let us become ambassadors of wisdom, introducing the Mindful Peace Culture into our families and communities. May we </w:t>
      </w:r>
      <w:r w:rsidDel="00000000" w:rsidR="00000000" w:rsidRPr="00000000">
        <w:rPr>
          <w:rFonts w:ascii="Times New Roman" w:cs="Times New Roman" w:eastAsia="Times New Roman" w:hAnsi="Times New Roman"/>
          <w:sz w:val="24"/>
          <w:szCs w:val="24"/>
          <w:rtl w:val="0"/>
        </w:rPr>
        <w:t xml:space="preserve">light the way for the lost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and bring tranquility to a restless world!</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widowControl w:val="1"/>
        <w:spacing w:line="276" w:lineRule="auto"/>
        <w:jc w:val="left"/>
        <w:rPr>
          <w:rFonts w:ascii="Times New Roman" w:cs="Times New Roman" w:eastAsia="Times New Roman" w:hAnsi="Times New Roman"/>
          <w:sz w:val="24"/>
          <w:szCs w:val="24"/>
        </w:rPr>
      </w:pPr>
      <w:sdt>
        <w:sdtPr>
          <w:id w:val="2111951427"/>
          <w:tag w:val="goog_rdk_53"/>
        </w:sdtPr>
        <w:sdtContent>
          <w:r w:rsidDel="00000000" w:rsidR="00000000" w:rsidRPr="00000000">
            <w:rPr>
              <w:rFonts w:ascii="Gungsuh" w:cs="Gungsuh" w:eastAsia="Gungsuh" w:hAnsi="Gungsuh"/>
              <w:sz w:val="24"/>
              <w:szCs w:val="24"/>
              <w:rtl w:val="0"/>
            </w:rPr>
            <w:t xml:space="preserve">最后，这本手册不是一本“规章制度”，而是一张成长地图。它的目的不是约束你，而是帮助每个人更清晰、更轻松地走在觉醒的路上。</w:t>
          </w:r>
        </w:sdtContent>
      </w:sdt>
    </w:p>
    <w:p w:rsidR="00000000" w:rsidDel="00000000" w:rsidP="00000000" w:rsidRDefault="00000000" w:rsidRPr="00000000" w14:paraId="0000007B">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this handbook is not a book of “rules and regulations,” but a roadmap for growth. Its purpose is not to restrict you, but to help each person walk the path of awakening with greater clarity and ease.</w:t>
      </w:r>
    </w:p>
    <w:p w:rsidR="00000000" w:rsidDel="00000000" w:rsidP="00000000" w:rsidRDefault="00000000" w:rsidRPr="00000000" w14:paraId="0000007C">
      <w:pPr>
        <w:widowControl w:val="1"/>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494886595"/>
          <w:tag w:val="goog_rdk_54"/>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【修学总纲】</w:t>
          </w:r>
        </w:sdtContent>
      </w:sdt>
    </w:p>
    <w:p w:rsidR="00000000" w:rsidDel="00000000" w:rsidP="00000000" w:rsidRDefault="00000000" w:rsidRPr="00000000" w14:paraId="00000080">
      <w:pPr>
        <w:widowControl w:val="1"/>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 Principles for Study and Practice</w:t>
      </w:r>
    </w:p>
    <w:p w:rsidR="00000000" w:rsidDel="00000000" w:rsidP="00000000" w:rsidRDefault="00000000" w:rsidRPr="00000000" w14:paraId="00000082">
      <w:pPr>
        <w:widowControl w:val="1"/>
        <w:spacing w:after="24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2092490624"/>
          <w:tag w:val="goog_rdk_55"/>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第一章 性质</w:t>
          </w:r>
        </w:sdtContent>
      </w:sdt>
    </w:p>
    <w:p w:rsidR="00000000" w:rsidDel="00000000" w:rsidP="00000000" w:rsidRDefault="00000000" w:rsidRPr="00000000" w14:paraId="00000084">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Chapter 1: Essence</w:t>
      </w:r>
    </w:p>
    <w:p w:rsidR="00000000" w:rsidDel="00000000" w:rsidP="00000000" w:rsidRDefault="00000000" w:rsidRPr="00000000" w14:paraId="00000086">
      <w:pPr>
        <w:widowControl w:val="1"/>
        <w:spacing w:after="24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静心学堂以弘扬佛教优秀传统文化、倡导禅意生活、引领社会大众走向生命觉醒的公益性修学团体。通过次第修学，正念与慈悲的修行，以及践⾏富有禅意的⽣活⽅式，由此认清生命真相，逐步摆脱迷惑，建立觉醒的人生。</w:t>
      </w:r>
    </w:p>
    <w:p w:rsidR="00000000" w:rsidDel="00000000" w:rsidP="00000000" w:rsidRDefault="00000000" w:rsidRPr="00000000" w14:paraId="00000088">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Mindful Peace Academy is a non-profit learning community dedicated to promoting the rich traditional culture of Buddhism, advocating a Chan-inspired way of living, and guiding the public toward life awakening. Through progressive study, the practice of mindfulness and compassion, and the integration of a Chan-inspired way of living, individuals come to realize the truths of life, liberating themselves from confusion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and establishing a life of true awakening.</w:t>
      </w:r>
    </w:p>
    <w:p w:rsidR="00000000" w:rsidDel="00000000" w:rsidP="00000000" w:rsidRDefault="00000000" w:rsidRPr="00000000" w14:paraId="0000008A">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1680261227"/>
          <w:tag w:val="goog_rdk_56"/>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第二章 学训</w:t>
          </w:r>
        </w:sdtContent>
      </w:sdt>
    </w:p>
    <w:p w:rsidR="00000000" w:rsidDel="00000000" w:rsidP="00000000" w:rsidRDefault="00000000" w:rsidRPr="00000000" w14:paraId="0000008C">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Chapter 2: Mindful Peace Academy Motto</w:t>
      </w:r>
    </w:p>
    <w:p w:rsidR="00000000" w:rsidDel="00000000" w:rsidP="00000000" w:rsidRDefault="00000000" w:rsidRPr="00000000" w14:paraId="0000008E">
      <w:pPr>
        <w:widowControl w:val="1"/>
        <w:spacing w:after="24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sdt>
        <w:sdtPr>
          <w:id w:val="2074211772"/>
          <w:tag w:val="goog_rdk_57"/>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悲智和敬</w:t>
          </w:r>
        </w:sdtContent>
      </w:sdt>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Compassion, Wisdom, Respect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and Harmony</w:t>
      </w:r>
    </w:p>
    <w:p w:rsidR="00000000" w:rsidDel="00000000" w:rsidP="00000000" w:rsidRDefault="00000000" w:rsidRPr="00000000" w14:paraId="00000091">
      <w:pPr>
        <w:widowControl w:val="1"/>
        <w:spacing w:after="24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350939300"/>
          <w:tag w:val="goog_rdk_58"/>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以悲心利他，以智慧处世，以和乐生活，以恭敬待人。</w:t>
          </w:r>
        </w:sdtContent>
      </w:sdt>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vertAlign w:val="baseline"/>
          <w:rtl w:val="0"/>
        </w:rPr>
        <w:t xml:space="preserve">Benefit others with compassion, </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vertAlign w:val="baseline"/>
          <w:rtl w:val="0"/>
        </w:rPr>
        <w:t xml:space="preserve">conduct ourselves with wisdom,</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vertAlign w:val="baseline"/>
          <w:rtl w:val="0"/>
        </w:rPr>
        <w:t xml:space="preserve">live a happy and harmonious life, </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vertAlign w:val="baseline"/>
          <w:rtl w:val="0"/>
        </w:rPr>
        <w:t xml:space="preserve">and treat others with respect.</w:t>
      </w:r>
      <w:r w:rsidDel="00000000" w:rsidR="00000000" w:rsidRPr="00000000">
        <w:rPr>
          <w:rtl w:val="0"/>
        </w:rPr>
      </w:r>
    </w:p>
    <w:p w:rsidR="00000000" w:rsidDel="00000000" w:rsidP="00000000" w:rsidRDefault="00000000" w:rsidRPr="00000000" w14:paraId="00000097">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sdt>
        <w:sdtPr>
          <w:id w:val="754399902"/>
          <w:tag w:val="goog_rdk_59"/>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第三章 准则</w:t>
          </w:r>
        </w:sdtContent>
      </w:sdt>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Chapter 3: Guidelines</w:t>
      </w:r>
    </w:p>
    <w:p w:rsidR="00000000" w:rsidDel="00000000" w:rsidP="00000000" w:rsidRDefault="00000000" w:rsidRPr="00000000" w14:paraId="0000009A">
      <w:pPr>
        <w:widowControl w:val="1"/>
        <w:spacing w:after="24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sdt>
        <w:sdtPr>
          <w:id w:val="2144012949"/>
          <w:tag w:val="goog_rdk_60"/>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第一条理念——传承佛教文化，开启觉醒之道</w:t>
          </w:r>
        </w:sdtContent>
      </w:sdt>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Principle: Carry forward Buddhist culture and unlock the path to awakening.</w:t>
      </w:r>
    </w:p>
    <w:p w:rsidR="00000000" w:rsidDel="00000000" w:rsidP="00000000" w:rsidRDefault="00000000" w:rsidRPr="00000000" w14:paraId="0000009D">
      <w:pPr>
        <w:widowControl w:val="1"/>
        <w:spacing w:after="24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64637227"/>
          <w:tag w:val="goog_rdk_61"/>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第二条模式——次第修学，解行合一。</w:t>
          </w:r>
        </w:sdtContent>
      </w:sdt>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61"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Approach: A progressive path that integrates study and practice.</w:t>
      </w:r>
    </w:p>
    <w:p w:rsidR="00000000" w:rsidDel="00000000" w:rsidP="00000000" w:rsidRDefault="00000000" w:rsidRPr="00000000" w14:paraId="000000A0">
      <w:pPr>
        <w:widowControl w:val="1"/>
        <w:spacing w:after="24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1691021582"/>
          <w:tag w:val="goog_rdk_62"/>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第三条 特色——依据五大要素，构建次第修学。</w:t>
          </w:r>
        </w:sdtContent>
      </w:sdt>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61"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Features: Establish progressive study based on the Five </w:t>
      </w:r>
      <w:r w:rsidDel="00000000" w:rsidR="00000000" w:rsidRPr="00000000">
        <w:rPr>
          <w:rFonts w:ascii="Times New Roman" w:cs="Times New Roman" w:eastAsia="Times New Roman" w:hAnsi="Times New Roman"/>
          <w:sz w:val="24"/>
          <w:szCs w:val="24"/>
          <w:rtl w:val="0"/>
        </w:rPr>
        <w:t xml:space="preserve">Essential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Elements. </w:t>
      </w:r>
    </w:p>
    <w:p w:rsidR="00000000" w:rsidDel="00000000" w:rsidP="00000000" w:rsidRDefault="00000000" w:rsidRPr="00000000" w14:paraId="000000A3">
      <w:pPr>
        <w:widowControl w:val="1"/>
        <w:spacing w:after="24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sdt>
        <w:sdtPr>
          <w:id w:val="1452414772"/>
          <w:tag w:val="goog_rdk_63"/>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营造良好氛围，提供有效引导。</w:t>
          </w:r>
        </w:sdtContent>
      </w:sdt>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Create a conducive atmosphere and provide effective guidance.</w:t>
      </w:r>
    </w:p>
    <w:p w:rsidR="00000000" w:rsidDel="00000000" w:rsidP="00000000" w:rsidRDefault="00000000" w:rsidRPr="00000000" w14:paraId="000000A6">
      <w:pPr>
        <w:widowControl w:val="1"/>
        <w:spacing w:after="24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sdt>
        <w:sdtPr>
          <w:id w:val="-779230385"/>
          <w:tag w:val="goog_rdk_64"/>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第四条 氛围——有法有爱，共同成长。</w:t>
          </w:r>
        </w:sdtContent>
      </w:sdt>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Atmosphere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United in Dharma and love, we grow together.</w:t>
      </w:r>
      <w:r w:rsidDel="00000000" w:rsidR="00000000" w:rsidRPr="00000000">
        <w:rPr>
          <w:rtl w:val="0"/>
        </w:rPr>
      </w:r>
    </w:p>
    <w:p w:rsidR="00000000" w:rsidDel="00000000" w:rsidP="00000000" w:rsidRDefault="00000000" w:rsidRPr="00000000" w14:paraId="000000A9">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sdt>
        <w:sdtPr>
          <w:id w:val="532520605"/>
          <w:tag w:val="goog_rdk_65"/>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第五条 信念——修学为本，服务至上。</w:t>
          </w:r>
        </w:sdtContent>
      </w:sdt>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61"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Faith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Guided by study, devoted to service.</w:t>
      </w:r>
    </w:p>
    <w:p w:rsidR="00000000" w:rsidDel="00000000" w:rsidP="00000000" w:rsidRDefault="00000000" w:rsidRPr="00000000" w14:paraId="000000AC">
      <w:pPr>
        <w:widowControl w:val="1"/>
        <w:spacing w:after="24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sdt>
        <w:sdtPr>
          <w:id w:val="-1802836000"/>
          <w:tag w:val="goog_rdk_66"/>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第六条 使命——让我们成为智慧的传播者，为迷惘的人们送去光明，为喧嚣的尘世送去清凉。</w:t>
          </w:r>
        </w:sdtContent>
      </w:sdt>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Mission: Let us become ambassadors of wisdom, lighting the way for the lost,  and bringing tranquility to a restless world.</w:t>
      </w:r>
    </w:p>
    <w:p w:rsidR="00000000" w:rsidDel="00000000" w:rsidP="00000000" w:rsidRDefault="00000000" w:rsidRPr="00000000" w14:paraId="000000AF">
      <w:pPr>
        <w:widowControl w:val="1"/>
        <w:spacing w:after="24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978596392"/>
          <w:tag w:val="goog_rdk_67"/>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第四章 静心学堂之歌</w:t>
          </w:r>
        </w:sdtContent>
      </w:sdt>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Chapter 4: The Song of Mindful Peace Academy</w:t>
      </w:r>
    </w:p>
    <w:p w:rsidR="00000000" w:rsidDel="00000000" w:rsidP="00000000" w:rsidRDefault="00000000" w:rsidRPr="00000000" w14:paraId="000000B2">
      <w:pPr>
        <w:widowControl w:val="1"/>
        <w:spacing w:after="24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sdt>
        <w:sdtPr>
          <w:id w:val="-67038342"/>
          <w:tag w:val="goog_rdk_68"/>
        </w:sdtPr>
        <w:sdtContent>
          <w:r w:rsidDel="00000000" w:rsidR="00000000" w:rsidRPr="00000000">
            <w:rPr>
              <w:rFonts w:ascii="Gungsuh" w:cs="Gungsuh" w:eastAsia="Gungsuh" w:hAnsi="Gungsuh"/>
              <w:sz w:val="24"/>
              <w:szCs w:val="24"/>
              <w:rtl w:val="0"/>
            </w:rPr>
            <w:t xml:space="preserve">《处世梵》</w:t>
          </w:r>
        </w:sdtContent>
      </w:sdt>
    </w:p>
    <w:p w:rsidR="00000000" w:rsidDel="00000000" w:rsidP="00000000" w:rsidRDefault="00000000" w:rsidRPr="00000000" w14:paraId="000000B4">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chǔ shì fàn</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sz w:val="24"/>
          <w:szCs w:val="24"/>
          <w:rtl w:val="0"/>
        </w:rPr>
        <w:t xml:space="preserve">Ode to a Free Mind</w:t>
      </w:r>
      <w:r w:rsidDel="00000000" w:rsidR="00000000" w:rsidRPr="00000000">
        <w:rPr>
          <w:rtl w:val="0"/>
        </w:rPr>
      </w:r>
    </w:p>
    <w:p w:rsidR="00000000" w:rsidDel="00000000" w:rsidP="00000000" w:rsidRDefault="00000000" w:rsidRPr="00000000" w14:paraId="000000B6">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sdt>
        <w:sdtPr>
          <w:id w:val="-2030658692"/>
          <w:tag w:val="goog_rdk_69"/>
        </w:sdtPr>
        <w:sdtContent>
          <w:r w:rsidDel="00000000" w:rsidR="00000000" w:rsidRPr="00000000">
            <w:rPr>
              <w:rFonts w:ascii="Gungsuh" w:cs="Gungsuh" w:eastAsia="Gungsuh" w:hAnsi="Gungsuh"/>
              <w:i w:val="0"/>
              <w:iCs w:val="0"/>
              <w:smallCaps w:val="0"/>
              <w:strike w:val="0"/>
              <w:color w:val="000000"/>
              <w:sz w:val="24"/>
              <w:szCs w:val="24"/>
              <w:u w:val="none"/>
              <w:vertAlign w:val="baseline"/>
              <w:rtl w:val="0"/>
            </w:rPr>
            <w:t xml:space="preserve">处世</w:t>
          </w:r>
        </w:sdtContent>
      </w:sdt>
      <w:sdt>
        <w:sdtPr>
          <w:id w:val="184831655"/>
          <w:tag w:val="goog_rdk_70"/>
        </w:sdtPr>
        <w:sdtContent>
          <w:r w:rsidDel="00000000" w:rsidR="00000000" w:rsidRPr="00000000">
            <w:rPr>
              <w:rFonts w:ascii="Gungsuh" w:cs="Gungsuh" w:eastAsia="Gungsuh" w:hAnsi="Gungsuh"/>
              <w:sz w:val="24"/>
              <w:szCs w:val="24"/>
              <w:rtl w:val="0"/>
            </w:rPr>
            <w:t xml:space="preserve">界，如虚空。</w:t>
          </w:r>
        </w:sdtContent>
      </w:sdt>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chǔ shì jiè, rú xū kōng</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living with a mind as boundless as space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sdt>
        <w:sdtPr>
          <w:id w:val="1361210505"/>
          <w:tag w:val="goog_rdk_71"/>
        </w:sdtPr>
        <w:sdtContent>
          <w:r w:rsidDel="00000000" w:rsidR="00000000" w:rsidRPr="00000000">
            <w:rPr>
              <w:rFonts w:ascii="Gungsuh" w:cs="Gungsuh" w:eastAsia="Gungsuh" w:hAnsi="Gungsuh"/>
              <w:sz w:val="24"/>
              <w:szCs w:val="24"/>
              <w:rtl w:val="0"/>
            </w:rPr>
            <w:t xml:space="preserve">如莲花，不著水。</w:t>
          </w:r>
        </w:sdtContent>
      </w:sdt>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rú lián huā, bù zhuó shuǐ</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a lotus rising above the water</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sdt>
        <w:sdtPr>
          <w:id w:val="-1621411849"/>
          <w:tag w:val="goog_rdk_72"/>
        </w:sdtPr>
        <w:sdtContent>
          <w:r w:rsidDel="00000000" w:rsidR="00000000" w:rsidRPr="00000000">
            <w:rPr>
              <w:rFonts w:ascii="Gungsuh" w:cs="Gungsuh" w:eastAsia="Gungsuh" w:hAnsi="Gungsuh"/>
              <w:sz w:val="24"/>
              <w:szCs w:val="24"/>
              <w:rtl w:val="0"/>
            </w:rPr>
            <w:t xml:space="preserve">心清净，超于彼。</w:t>
          </w:r>
        </w:sdtContent>
      </w:sdt>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xīn qīng jìng, chāo yú bǐ</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pure mind, free from all clinging</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sdt>
        <w:sdtPr>
          <w:id w:val="-53796094"/>
          <w:tag w:val="goog_rdk_73"/>
        </w:sdtPr>
        <w:sdtContent>
          <w:r w:rsidDel="00000000" w:rsidR="00000000" w:rsidRPr="00000000">
            <w:rPr>
              <w:rFonts w:ascii="Gungsuh" w:cs="Gungsuh" w:eastAsia="Gungsuh" w:hAnsi="Gungsuh"/>
              <w:sz w:val="24"/>
              <w:szCs w:val="24"/>
              <w:rtl w:val="0"/>
            </w:rPr>
            <w:t xml:space="preserve">稽首礼，无上尊。</w:t>
          </w:r>
        </w:sdtContent>
      </w:sdt>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qǐ shǒu lǐ, wú shàng zūn</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bow with reverence to the Unsurpassed Awakened One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sdt>
        <w:sdtPr>
          <w:id w:val="-1371696873"/>
          <w:tag w:val="goog_rdk_74"/>
        </w:sdtPr>
        <w:sdtContent>
          <w:r w:rsidDel="00000000" w:rsidR="00000000" w:rsidRPr="00000000">
            <w:rPr>
              <w:rFonts w:ascii="Gungsuh" w:cs="Gungsuh" w:eastAsia="Gungsuh" w:hAnsi="Gungsuh"/>
              <w:sz w:val="24"/>
              <w:szCs w:val="24"/>
              <w:rtl w:val="0"/>
            </w:rPr>
            <w:t xml:space="preserve">南无布达耶，</w:t>
          </w:r>
        </w:sdtContent>
      </w:sdt>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nā mó bù dá ya</w:t>
      </w:r>
    </w:p>
    <w:p w:rsidR="00000000" w:rsidDel="00000000" w:rsidP="00000000" w:rsidRDefault="00000000" w:rsidRPr="00000000" w14:paraId="000000C9">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Namo Buddhaya! </w:t>
      </w:r>
    </w:p>
    <w:p w:rsidR="00000000" w:rsidDel="00000000" w:rsidP="00000000" w:rsidRDefault="00000000" w:rsidRPr="00000000" w14:paraId="000000CA">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sdt>
        <w:sdtPr>
          <w:id w:val="-363957166"/>
          <w:tag w:val="goog_rdk_75"/>
        </w:sdtPr>
        <w:sdtContent>
          <w:r w:rsidDel="00000000" w:rsidR="00000000" w:rsidRPr="00000000">
            <w:rPr>
              <w:rFonts w:ascii="Gungsuh" w:cs="Gungsuh" w:eastAsia="Gungsuh" w:hAnsi="Gungsuh"/>
              <w:sz w:val="24"/>
              <w:szCs w:val="24"/>
              <w:rtl w:val="0"/>
            </w:rPr>
            <w:t xml:space="preserve">南无达玛耶，</w:t>
          </w:r>
        </w:sdtContent>
      </w:sdt>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nā mó dá mǎ ya</w:t>
      </w:r>
    </w:p>
    <w:p w:rsidR="00000000" w:rsidDel="00000000" w:rsidP="00000000" w:rsidRDefault="00000000" w:rsidRPr="00000000" w14:paraId="000000CD">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Namo Dharmaya!</w:t>
      </w:r>
    </w:p>
    <w:p w:rsidR="00000000" w:rsidDel="00000000" w:rsidP="00000000" w:rsidRDefault="00000000" w:rsidRPr="00000000" w14:paraId="000000CE">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sdt>
        <w:sdtPr>
          <w:id w:val="-1275862922"/>
          <w:tag w:val="goog_rdk_76"/>
        </w:sdtPr>
        <w:sdtContent>
          <w:r w:rsidDel="00000000" w:rsidR="00000000" w:rsidRPr="00000000">
            <w:rPr>
              <w:rFonts w:ascii="Gungsuh" w:cs="Gungsuh" w:eastAsia="Gungsuh" w:hAnsi="Gungsuh"/>
              <w:sz w:val="24"/>
              <w:szCs w:val="24"/>
              <w:rtl w:val="0"/>
            </w:rPr>
            <w:t xml:space="preserve">南无僧伽耶，</w:t>
          </w:r>
        </w:sdtContent>
      </w:sdt>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nā mó sēng qié ya</w:t>
      </w:r>
    </w:p>
    <w:p w:rsidR="00000000" w:rsidDel="00000000" w:rsidP="00000000" w:rsidRDefault="00000000" w:rsidRPr="00000000" w14:paraId="000000D1">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Namo Sanghaya!</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sdt>
        <w:sdtPr>
          <w:id w:val="480764387"/>
          <w:tag w:val="goog_rdk_77"/>
        </w:sdtPr>
        <w:sdtContent>
          <w:r w:rsidDel="00000000" w:rsidR="00000000" w:rsidRPr="00000000">
            <w:rPr>
              <w:rFonts w:ascii="Gungsuh" w:cs="Gungsuh" w:eastAsia="Gungsuh" w:hAnsi="Gungsuh"/>
              <w:sz w:val="24"/>
              <w:szCs w:val="24"/>
              <w:rtl w:val="0"/>
            </w:rPr>
            <w:t xml:space="preserve">至心归命礼。</w:t>
          </w:r>
        </w:sdtContent>
      </w:sdt>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sz w:val="24"/>
          <w:szCs w:val="24"/>
          <w:rtl w:val="0"/>
        </w:rPr>
        <w:t xml:space="preserve">zhì xīn guī mìng lǐ</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vertAlign w:val="baseline"/>
          <w:rtl w:val="0"/>
        </w:rPr>
        <w:t xml:space="preserve">With all my heart, I </w:t>
      </w:r>
      <w:r w:rsidDel="00000000" w:rsidR="00000000" w:rsidRPr="00000000">
        <w:rPr>
          <w:rFonts w:ascii="Times New Roman" w:cs="Times New Roman" w:eastAsia="Times New Roman" w:hAnsi="Times New Roman"/>
          <w:sz w:val="24"/>
          <w:szCs w:val="24"/>
          <w:rtl w:val="0"/>
        </w:rPr>
        <w:t xml:space="preserve">take refuge and bow</w:t>
      </w:r>
      <w:r w:rsidDel="00000000" w:rsidR="00000000" w:rsidRPr="00000000">
        <w:rPr>
          <w:rtl w:val="0"/>
        </w:rPr>
      </w:r>
    </w:p>
    <w:p w:rsidR="00000000" w:rsidDel="00000000" w:rsidP="00000000" w:rsidRDefault="00000000" w:rsidRPr="00000000" w14:paraId="000000D6">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widowControl w:val="1"/>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widowControl w:val="1"/>
        <w:spacing w:line="276" w:lineRule="auto"/>
        <w:jc w:val="center"/>
        <w:rPr>
          <w:rFonts w:ascii="Times New Roman" w:cs="Times New Roman" w:eastAsia="Times New Roman" w:hAnsi="Times New Roman"/>
          <w:sz w:val="24"/>
          <w:szCs w:val="24"/>
        </w:rPr>
      </w:pPr>
      <w:sdt>
        <w:sdtPr>
          <w:id w:val="542311132"/>
          <w:tag w:val="goog_rdk_78"/>
        </w:sdtPr>
        <w:sdtContent>
          <w:r w:rsidDel="00000000" w:rsidR="00000000" w:rsidRPr="00000000">
            <w:rPr>
              <w:rFonts w:ascii="Gungsuh" w:cs="Gungsuh" w:eastAsia="Gungsuh" w:hAnsi="Gungsuh"/>
              <w:sz w:val="24"/>
              <w:szCs w:val="24"/>
              <w:rtl w:val="0"/>
            </w:rPr>
            <w:t xml:space="preserve">【同喜班课程设置】</w:t>
          </w:r>
        </w:sdtContent>
      </w:sdt>
    </w:p>
    <w:p w:rsidR="00000000" w:rsidDel="00000000" w:rsidP="00000000" w:rsidRDefault="00000000" w:rsidRPr="00000000" w14:paraId="000000D9">
      <w:pPr>
        <w:widowControl w:val="1"/>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widowControl w:val="1"/>
        <w:spacing w:line="276" w:lineRule="auto"/>
        <w:jc w:val="left"/>
        <w:rPr>
          <w:rFonts w:ascii="Times New Roman" w:cs="Times New Roman" w:eastAsia="Times New Roman" w:hAnsi="Times New Roman"/>
          <w:sz w:val="24"/>
          <w:szCs w:val="24"/>
        </w:rPr>
      </w:pPr>
      <w:sdt>
        <w:sdtPr>
          <w:id w:val="-983171888"/>
          <w:tag w:val="goog_rdk_79"/>
        </w:sdtPr>
        <w:sdtContent>
          <w:r w:rsidDel="00000000" w:rsidR="00000000" w:rsidRPr="00000000">
            <w:rPr>
              <w:rFonts w:ascii="Gungsuh" w:cs="Gungsuh" w:eastAsia="Gungsuh" w:hAnsi="Gungsuh"/>
              <w:sz w:val="24"/>
              <w:szCs w:val="24"/>
              <w:rtl w:val="0"/>
            </w:rPr>
            <w:t xml:space="preserve">同喜班课程侧重智慧人生教育，重点是探索生命真谛，建立智慧人生，分为初级同喜班课程、中级同喜班课程和高级同喜班课程。通过学习人生佛教课程，摆脱对佛法的误解，学会以佛法智慧看世界、看人生，解决粗重烦恼。又以修习初级正念禅修和初级利他禅修，建立智慧人生。进而走近佛陀，探索生命真谛，寻找终极归宿。</w:t>
          </w:r>
        </w:sdtContent>
      </w:sdt>
    </w:p>
    <w:p w:rsidR="00000000" w:rsidDel="00000000" w:rsidP="00000000" w:rsidRDefault="00000000" w:rsidRPr="00000000" w14:paraId="000000DB">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widowControl w:val="1"/>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Tongxi Curriculum Overview</w:t>
      </w:r>
    </w:p>
    <w:p w:rsidR="00000000" w:rsidDel="00000000" w:rsidP="00000000" w:rsidRDefault="00000000" w:rsidRPr="00000000" w14:paraId="000000DD">
      <w:pPr>
        <w:widowControl w:val="1"/>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Tongxi Curriculum focuses on cultivating wisdom in life and exploring the truths of life. The program is structured into three progressive semesters. </w:t>
      </w:r>
    </w:p>
    <w:p w:rsidR="00000000" w:rsidDel="00000000" w:rsidP="00000000" w:rsidRDefault="00000000" w:rsidRPr="00000000" w14:paraId="000000DF">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w:t>
      </w:r>
      <w:r w:rsidDel="00000000" w:rsidR="00000000" w:rsidRPr="00000000">
        <w:rPr>
          <w:rFonts w:ascii="Times New Roman" w:cs="Times New Roman" w:eastAsia="Times New Roman" w:hAnsi="Times New Roman"/>
          <w:sz w:val="24"/>
          <w:szCs w:val="24"/>
          <w:rtl w:val="0"/>
        </w:rPr>
        <w:t xml:space="preserve">one (Beginner)</w:t>
      </w:r>
      <w:r w:rsidDel="00000000" w:rsidR="00000000" w:rsidRPr="00000000">
        <w:rPr>
          <w:rFonts w:ascii="Times New Roman" w:cs="Times New Roman" w:eastAsia="Times New Roman" w:hAnsi="Times New Roman"/>
          <w:sz w:val="24"/>
          <w:szCs w:val="24"/>
          <w:rtl w:val="0"/>
        </w:rPr>
        <w:t xml:space="preserve">: Through studying Wisdom in Life courses, students are guided to </w:t>
      </w:r>
      <w:r w:rsidDel="00000000" w:rsidR="00000000" w:rsidRPr="00000000">
        <w:rPr>
          <w:rFonts w:ascii="Times New Roman" w:cs="Times New Roman" w:eastAsia="Times New Roman" w:hAnsi="Times New Roman"/>
          <w:sz w:val="24"/>
          <w:szCs w:val="24"/>
          <w:rtl w:val="0"/>
        </w:rPr>
        <w:t xml:space="preserve">overcome misunderstandings</w:t>
      </w:r>
      <w:r w:rsidDel="00000000" w:rsidR="00000000" w:rsidRPr="00000000">
        <w:rPr>
          <w:rFonts w:ascii="Times New Roman" w:cs="Times New Roman" w:eastAsia="Times New Roman" w:hAnsi="Times New Roman"/>
          <w:sz w:val="24"/>
          <w:szCs w:val="24"/>
          <w:rtl w:val="0"/>
        </w:rPr>
        <w:t xml:space="preserve"> about Buddhist teachings, develop a wisdom-based perspective on life and the world, and learn to resolve coarse afflictions.</w:t>
      </w:r>
    </w:p>
    <w:p w:rsidR="00000000" w:rsidDel="00000000" w:rsidP="00000000" w:rsidRDefault="00000000" w:rsidRPr="00000000" w14:paraId="000000E1">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two (</w:t>
      </w:r>
      <w:r w:rsidDel="00000000" w:rsidR="00000000" w:rsidRPr="00000000">
        <w:rPr>
          <w:rFonts w:ascii="Times New Roman" w:cs="Times New Roman" w:eastAsia="Times New Roman" w:hAnsi="Times New Roman"/>
          <w:sz w:val="24"/>
          <w:szCs w:val="24"/>
          <w:rtl w:val="0"/>
        </w:rPr>
        <w:t xml:space="preserve">Intermediate</w:t>
      </w:r>
      <w:r w:rsidDel="00000000" w:rsidR="00000000" w:rsidRPr="00000000">
        <w:rPr>
          <w:rFonts w:ascii="Times New Roman" w:cs="Times New Roman" w:eastAsia="Times New Roman" w:hAnsi="Times New Roman"/>
          <w:sz w:val="24"/>
          <w:szCs w:val="24"/>
          <w:rtl w:val="0"/>
        </w:rPr>
        <w:t xml:space="preserve">): By practicing Preliminary Mindfulness Meditation and Altruistic Meditation, students continue to nurture wisdom in life. </w:t>
      </w:r>
    </w:p>
    <w:p w:rsidR="00000000" w:rsidDel="00000000" w:rsidP="00000000" w:rsidRDefault="00000000" w:rsidRPr="00000000" w14:paraId="000000E3">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three (Advanced): Ultimately, by progressing to the study of Approaching the Buddha, students deepen their understanding of the true meaning of life, and seek their ultimate destination.</w:t>
      </w:r>
      <w:r w:rsidDel="00000000" w:rsidR="00000000" w:rsidRPr="00000000">
        <w:rPr>
          <w:rtl w:val="0"/>
        </w:rPr>
      </w:r>
    </w:p>
    <w:p w:rsidR="00000000" w:rsidDel="00000000" w:rsidP="00000000" w:rsidRDefault="00000000" w:rsidRPr="00000000" w14:paraId="000000E5">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widowControl w:val="1"/>
        <w:spacing w:line="276" w:lineRule="auto"/>
        <w:jc w:val="center"/>
        <w:rPr>
          <w:rFonts w:ascii="Times New Roman" w:cs="Times New Roman" w:eastAsia="Times New Roman" w:hAnsi="Times New Roman"/>
          <w:sz w:val="24"/>
          <w:szCs w:val="24"/>
        </w:rPr>
      </w:pPr>
      <w:sdt>
        <w:sdtPr>
          <w:id w:val="-394872388"/>
          <w:tag w:val="goog_rdk_80"/>
        </w:sdtPr>
        <w:sdtContent>
          <w:r w:rsidDel="00000000" w:rsidR="00000000" w:rsidRPr="00000000">
            <w:rPr>
              <w:rFonts w:ascii="Gungsuh" w:cs="Gungsuh" w:eastAsia="Gungsuh" w:hAnsi="Gungsuh"/>
              <w:sz w:val="24"/>
              <w:szCs w:val="24"/>
              <w:rtl w:val="0"/>
            </w:rPr>
            <w:t xml:space="preserve">初级同喜课程</w:t>
          </w:r>
        </w:sdtContent>
      </w:sdt>
      <w:r w:rsidDel="00000000" w:rsidR="00000000" w:rsidRPr="00000000">
        <w:rPr>
          <w:rtl w:val="0"/>
        </w:rPr>
      </w:r>
    </w:p>
    <w:p w:rsidR="00000000" w:rsidDel="00000000" w:rsidP="00000000" w:rsidRDefault="00000000" w:rsidRPr="00000000" w14:paraId="000000E7">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widowControl w:val="1"/>
        <w:spacing w:line="276" w:lineRule="auto"/>
        <w:jc w:val="left"/>
        <w:rPr>
          <w:rFonts w:ascii="Times New Roman" w:cs="Times New Roman" w:eastAsia="Times New Roman" w:hAnsi="Times New Roman"/>
          <w:sz w:val="24"/>
          <w:szCs w:val="24"/>
        </w:rPr>
      </w:pPr>
      <w:sdt>
        <w:sdtPr>
          <w:id w:val="-1524237267"/>
          <w:tag w:val="goog_rdk_81"/>
        </w:sdtPr>
        <w:sdtContent>
          <w:r w:rsidDel="00000000" w:rsidR="00000000" w:rsidRPr="00000000">
            <w:rPr>
              <w:rFonts w:ascii="Gungsuh" w:cs="Gungsuh" w:eastAsia="Gungsuh" w:hAnsi="Gungsuh"/>
              <w:sz w:val="24"/>
              <w:szCs w:val="24"/>
              <w:rtl w:val="0"/>
            </w:rPr>
            <w:t xml:space="preserve">【修学目标】：初步学习八三、正念和利他三种禅修，学习智慧生活，改善生命品质。</w:t>
          </w:r>
        </w:sdtContent>
      </w:sdt>
    </w:p>
    <w:p w:rsidR="00000000" w:rsidDel="00000000" w:rsidP="00000000" w:rsidRDefault="00000000" w:rsidRPr="00000000" w14:paraId="000000E9">
      <w:pPr>
        <w:widowControl w:val="1"/>
        <w:spacing w:line="276" w:lineRule="auto"/>
        <w:jc w:val="left"/>
        <w:rPr>
          <w:rFonts w:ascii="Times New Roman" w:cs="Times New Roman" w:eastAsia="Times New Roman" w:hAnsi="Times New Roman"/>
          <w:sz w:val="24"/>
          <w:szCs w:val="24"/>
        </w:rPr>
      </w:pPr>
      <w:sdt>
        <w:sdtPr>
          <w:id w:val="1523216790"/>
          <w:tag w:val="goog_rdk_82"/>
        </w:sdtPr>
        <w:sdtContent>
          <w:r w:rsidDel="00000000" w:rsidR="00000000" w:rsidRPr="00000000">
            <w:rPr>
              <w:rFonts w:ascii="Gungsuh" w:cs="Gungsuh" w:eastAsia="Gungsuh" w:hAnsi="Gungsuh"/>
              <w:sz w:val="24"/>
              <w:szCs w:val="24"/>
              <w:rtl w:val="0"/>
            </w:rPr>
            <w:t xml:space="preserve">【修学内容】</w:t>
          </w:r>
        </w:sdtContent>
      </w:sdt>
    </w:p>
    <w:p w:rsidR="00000000" w:rsidDel="00000000" w:rsidP="00000000" w:rsidRDefault="00000000" w:rsidRPr="00000000" w14:paraId="000000EA">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widowControl w:val="1"/>
        <w:spacing w:line="276" w:lineRule="auto"/>
        <w:jc w:val="left"/>
        <w:rPr>
          <w:rFonts w:ascii="Times New Roman" w:cs="Times New Roman" w:eastAsia="Times New Roman" w:hAnsi="Times New Roman"/>
          <w:sz w:val="24"/>
          <w:szCs w:val="24"/>
        </w:rPr>
      </w:pPr>
      <w:sdt>
        <w:sdtPr>
          <w:id w:val="1149273977"/>
          <w:tag w:val="goog_rdk_83"/>
        </w:sdtPr>
        <w:sdtContent>
          <w:r w:rsidDel="00000000" w:rsidR="00000000" w:rsidRPr="00000000">
            <w:rPr>
              <w:rFonts w:ascii="Gungsuh" w:cs="Gungsuh" w:eastAsia="Gungsuh" w:hAnsi="Gungsuh"/>
              <w:sz w:val="24"/>
              <w:szCs w:val="24"/>
              <w:rtl w:val="0"/>
            </w:rPr>
            <w:t xml:space="preserve">预修学</w:t>
          </w:r>
        </w:sdtContent>
      </w:sdt>
    </w:p>
    <w:p w:rsidR="00000000" w:rsidDel="00000000" w:rsidP="00000000" w:rsidRDefault="00000000" w:rsidRPr="00000000" w14:paraId="000000EC">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widowControl w:val="1"/>
        <w:spacing w:line="276" w:lineRule="auto"/>
        <w:jc w:val="left"/>
        <w:rPr>
          <w:rFonts w:ascii="Times New Roman" w:cs="Times New Roman" w:eastAsia="Times New Roman" w:hAnsi="Times New Roman"/>
          <w:sz w:val="24"/>
          <w:szCs w:val="24"/>
        </w:rPr>
      </w:pPr>
      <w:sdt>
        <w:sdtPr>
          <w:id w:val="2107624256"/>
          <w:tag w:val="goog_rdk_84"/>
        </w:sdtPr>
        <w:sdtContent>
          <w:r w:rsidDel="00000000" w:rsidR="00000000" w:rsidRPr="00000000">
            <w:rPr>
              <w:rFonts w:ascii="Gungsuh" w:cs="Gungsuh" w:eastAsia="Gungsuh" w:hAnsi="Gungsuh"/>
              <w:sz w:val="24"/>
              <w:szCs w:val="24"/>
              <w:rtl w:val="0"/>
            </w:rPr>
            <w:t xml:space="preserve">第1课 《生命是可以被设计的》</w:t>
          </w:r>
        </w:sdtContent>
      </w:sdt>
    </w:p>
    <w:p w:rsidR="00000000" w:rsidDel="00000000" w:rsidP="00000000" w:rsidRDefault="00000000" w:rsidRPr="00000000" w14:paraId="000000EE">
      <w:pPr>
        <w:widowControl w:val="1"/>
        <w:spacing w:line="276" w:lineRule="auto"/>
        <w:jc w:val="left"/>
        <w:rPr>
          <w:rFonts w:ascii="Times New Roman" w:cs="Times New Roman" w:eastAsia="Times New Roman" w:hAnsi="Times New Roman"/>
          <w:sz w:val="24"/>
          <w:szCs w:val="24"/>
        </w:rPr>
      </w:pPr>
      <w:sdt>
        <w:sdtPr>
          <w:id w:val="-1566777828"/>
          <w:tag w:val="goog_rdk_85"/>
        </w:sdtPr>
        <w:sdtContent>
          <w:r w:rsidDel="00000000" w:rsidR="00000000" w:rsidRPr="00000000">
            <w:rPr>
              <w:rFonts w:ascii="Gungsuh" w:cs="Gungsuh" w:eastAsia="Gungsuh" w:hAnsi="Gungsuh"/>
              <w:sz w:val="24"/>
              <w:szCs w:val="24"/>
              <w:rtl w:val="0"/>
            </w:rPr>
            <w:t xml:space="preserve">第2课 《走进静心学堂》</w:t>
          </w:r>
        </w:sdtContent>
      </w:sdt>
    </w:p>
    <w:p w:rsidR="00000000" w:rsidDel="00000000" w:rsidP="00000000" w:rsidRDefault="00000000" w:rsidRPr="00000000" w14:paraId="000000EF">
      <w:pPr>
        <w:widowControl w:val="1"/>
        <w:spacing w:line="276" w:lineRule="auto"/>
        <w:jc w:val="left"/>
        <w:rPr>
          <w:rFonts w:ascii="Times New Roman" w:cs="Times New Roman" w:eastAsia="Times New Roman" w:hAnsi="Times New Roman"/>
          <w:sz w:val="24"/>
          <w:szCs w:val="24"/>
        </w:rPr>
      </w:pPr>
      <w:sdt>
        <w:sdtPr>
          <w:id w:val="109488546"/>
          <w:tag w:val="goog_rdk_86"/>
        </w:sdtPr>
        <w:sdtContent>
          <w:r w:rsidDel="00000000" w:rsidR="00000000" w:rsidRPr="00000000">
            <w:rPr>
              <w:rFonts w:ascii="Gungsuh" w:cs="Gungsuh" w:eastAsia="Gungsuh" w:hAnsi="Gungsuh"/>
              <w:sz w:val="24"/>
              <w:szCs w:val="24"/>
              <w:rtl w:val="0"/>
            </w:rPr>
            <w:t xml:space="preserve">第3课 《静心学堂在AI时代的独特价值》</w:t>
          </w:r>
        </w:sdtContent>
      </w:sdt>
    </w:p>
    <w:p w:rsidR="00000000" w:rsidDel="00000000" w:rsidP="00000000" w:rsidRDefault="00000000" w:rsidRPr="00000000" w14:paraId="000000F0">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widowControl w:val="1"/>
        <w:spacing w:line="276" w:lineRule="auto"/>
        <w:jc w:val="left"/>
        <w:rPr>
          <w:rFonts w:ascii="Times New Roman" w:cs="Times New Roman" w:eastAsia="Times New Roman" w:hAnsi="Times New Roman"/>
          <w:sz w:val="24"/>
          <w:szCs w:val="24"/>
        </w:rPr>
      </w:pPr>
      <w:sdt>
        <w:sdtPr>
          <w:id w:val="-1303528581"/>
          <w:tag w:val="goog_rdk_87"/>
        </w:sdtPr>
        <w:sdtContent>
          <w:r w:rsidDel="00000000" w:rsidR="00000000" w:rsidRPr="00000000">
            <w:rPr>
              <w:rFonts w:ascii="Gungsuh" w:cs="Gungsuh" w:eastAsia="Gungsuh" w:hAnsi="Gungsuh"/>
              <w:sz w:val="24"/>
              <w:szCs w:val="24"/>
              <w:rtl w:val="0"/>
            </w:rPr>
            <w:t xml:space="preserve">入门篇</w:t>
          </w:r>
        </w:sdtContent>
      </w:sdt>
    </w:p>
    <w:p w:rsidR="00000000" w:rsidDel="00000000" w:rsidP="00000000" w:rsidRDefault="00000000" w:rsidRPr="00000000" w14:paraId="000000F2">
      <w:pPr>
        <w:widowControl w:val="1"/>
        <w:spacing w:line="276" w:lineRule="auto"/>
        <w:jc w:val="left"/>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F3">
      <w:pPr>
        <w:widowControl w:val="1"/>
        <w:spacing w:line="276" w:lineRule="auto"/>
        <w:jc w:val="left"/>
        <w:rPr>
          <w:rFonts w:ascii="Times New Roman" w:cs="Times New Roman" w:eastAsia="Times New Roman" w:hAnsi="Times New Roman"/>
          <w:sz w:val="24"/>
          <w:szCs w:val="24"/>
        </w:rPr>
      </w:pPr>
      <w:sdt>
        <w:sdtPr>
          <w:id w:val="-1047346096"/>
          <w:tag w:val="goog_rdk_88"/>
        </w:sdtPr>
        <w:sdtContent>
          <w:r w:rsidDel="00000000" w:rsidR="00000000" w:rsidRPr="00000000">
            <w:rPr>
              <w:rFonts w:ascii="Gungsuh" w:cs="Gungsuh" w:eastAsia="Gungsuh" w:hAnsi="Gungsuh"/>
              <w:sz w:val="24"/>
              <w:szCs w:val="24"/>
              <w:rtl w:val="0"/>
            </w:rPr>
            <w:t xml:space="preserve">第1课 《静心学堂学员手册》</w:t>
          </w:r>
        </w:sdtContent>
      </w:sdt>
    </w:p>
    <w:p w:rsidR="00000000" w:rsidDel="00000000" w:rsidP="00000000" w:rsidRDefault="00000000" w:rsidRPr="00000000" w14:paraId="000000F4">
      <w:pPr>
        <w:widowControl w:val="1"/>
        <w:spacing w:line="276" w:lineRule="auto"/>
        <w:jc w:val="left"/>
        <w:rPr>
          <w:rFonts w:ascii="Times New Roman" w:cs="Times New Roman" w:eastAsia="Times New Roman" w:hAnsi="Times New Roman"/>
          <w:sz w:val="24"/>
          <w:szCs w:val="24"/>
        </w:rPr>
      </w:pPr>
      <w:sdt>
        <w:sdtPr>
          <w:id w:val="518888644"/>
          <w:tag w:val="goog_rdk_89"/>
        </w:sdtPr>
        <w:sdtContent>
          <w:r w:rsidDel="00000000" w:rsidR="00000000" w:rsidRPr="00000000">
            <w:rPr>
              <w:rFonts w:ascii="Gungsuh" w:cs="Gungsuh" w:eastAsia="Gungsuh" w:hAnsi="Gungsuh"/>
              <w:sz w:val="24"/>
              <w:szCs w:val="24"/>
              <w:rtl w:val="0"/>
            </w:rPr>
            <w:t xml:space="preserve">第2课 《行到水穷处，坐看云起时》</w:t>
          </w:r>
        </w:sdtContent>
      </w:sdt>
    </w:p>
    <w:p w:rsidR="00000000" w:rsidDel="00000000" w:rsidP="00000000" w:rsidRDefault="00000000" w:rsidRPr="00000000" w14:paraId="000000F5">
      <w:pPr>
        <w:widowControl w:val="1"/>
        <w:spacing w:line="276" w:lineRule="auto"/>
        <w:jc w:val="left"/>
        <w:rPr>
          <w:rFonts w:ascii="Times New Roman" w:cs="Times New Roman" w:eastAsia="Times New Roman" w:hAnsi="Times New Roman"/>
          <w:sz w:val="24"/>
          <w:szCs w:val="24"/>
        </w:rPr>
      </w:pPr>
      <w:sdt>
        <w:sdtPr>
          <w:id w:val="-1208546445"/>
          <w:tag w:val="goog_rdk_90"/>
        </w:sdtPr>
        <w:sdtContent>
          <w:r w:rsidDel="00000000" w:rsidR="00000000" w:rsidRPr="00000000">
            <w:rPr>
              <w:rFonts w:ascii="Gungsuh" w:cs="Gungsuh" w:eastAsia="Gungsuh" w:hAnsi="Gungsuh"/>
              <w:sz w:val="24"/>
              <w:szCs w:val="24"/>
              <w:rtl w:val="0"/>
            </w:rPr>
            <w:t xml:space="preserve">第3课 《重新估量价值，探寻人类出路》</w:t>
          </w:r>
        </w:sdtContent>
      </w:sdt>
    </w:p>
    <w:p w:rsidR="00000000" w:rsidDel="00000000" w:rsidP="00000000" w:rsidRDefault="00000000" w:rsidRPr="00000000" w14:paraId="000000F6">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One (Beginner)</w:t>
      </w:r>
    </w:p>
    <w:p w:rsidR="00000000" w:rsidDel="00000000" w:rsidP="00000000" w:rsidRDefault="00000000" w:rsidRPr="00000000" w14:paraId="000000F8">
      <w:pPr>
        <w:widowControl w:val="1"/>
        <w:spacing w:line="276"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0F9">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 in the introductory practice of the Eight Steps and Three Types of Meditation, Mindfulness Meditation, and Altruistic Meditation. Cultivate wisdom in life, and improve the quality of life. </w:t>
      </w:r>
    </w:p>
    <w:p w:rsidR="00000000" w:rsidDel="00000000" w:rsidP="00000000" w:rsidRDefault="00000000" w:rsidRPr="00000000" w14:paraId="000000FA">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widowControl w:val="1"/>
        <w:spacing w:line="276"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r w:rsidDel="00000000" w:rsidR="00000000" w:rsidRPr="00000000">
        <w:rPr>
          <w:rtl w:val="0"/>
        </w:rPr>
      </w:r>
    </w:p>
    <w:p w:rsidR="00000000" w:rsidDel="00000000" w:rsidP="00000000" w:rsidRDefault="00000000" w:rsidRPr="00000000" w14:paraId="000000FC">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Preparatory Study</w:t>
      </w:r>
    </w:p>
    <w:p w:rsidR="00000000" w:rsidDel="00000000" w:rsidP="00000000" w:rsidRDefault="00000000" w:rsidRPr="00000000" w14:paraId="000000FD">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 Life Can Also Be Designed </w:t>
      </w:r>
    </w:p>
    <w:p w:rsidR="00000000" w:rsidDel="00000000" w:rsidP="00000000" w:rsidRDefault="00000000" w:rsidRPr="00000000" w14:paraId="000000FF">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2 Welcome to Mindful Peace Academy</w:t>
      </w:r>
    </w:p>
    <w:p w:rsidR="00000000" w:rsidDel="00000000" w:rsidP="00000000" w:rsidRDefault="00000000" w:rsidRPr="00000000" w14:paraId="00000100">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3 Mindful Peace Academy’s Unique Value in the Age of AI </w:t>
      </w:r>
    </w:p>
    <w:p w:rsidR="00000000" w:rsidDel="00000000" w:rsidP="00000000" w:rsidRDefault="00000000" w:rsidRPr="00000000" w14:paraId="00000101">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103">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  Mindful Peace Academy Student Handbook</w:t>
      </w:r>
    </w:p>
    <w:p w:rsidR="00000000" w:rsidDel="00000000" w:rsidP="00000000" w:rsidRDefault="00000000" w:rsidRPr="00000000" w14:paraId="00000105">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2  Where the Stream Ends, Sit and Watch the Clouds Arise</w:t>
      </w:r>
    </w:p>
    <w:p w:rsidR="00000000" w:rsidDel="00000000" w:rsidP="00000000" w:rsidRDefault="00000000" w:rsidRPr="00000000" w14:paraId="00000106">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3  Re-evaluate Values, Explore Humanity's Path Forward</w:t>
      </w:r>
    </w:p>
    <w:p w:rsidR="00000000" w:rsidDel="00000000" w:rsidP="00000000" w:rsidRDefault="00000000" w:rsidRPr="00000000" w14:paraId="00000107">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widowControl w:val="1"/>
        <w:spacing w:line="276" w:lineRule="auto"/>
        <w:jc w:val="left"/>
        <w:rPr>
          <w:rFonts w:ascii="Times New Roman" w:cs="Times New Roman" w:eastAsia="Times New Roman" w:hAnsi="Times New Roman"/>
          <w:sz w:val="24"/>
          <w:szCs w:val="24"/>
        </w:rPr>
      </w:pPr>
      <w:sdt>
        <w:sdtPr>
          <w:id w:val="2103856962"/>
          <w:tag w:val="goog_rdk_91"/>
        </w:sdtPr>
        <w:sdtContent>
          <w:r w:rsidDel="00000000" w:rsidR="00000000" w:rsidRPr="00000000">
            <w:rPr>
              <w:rFonts w:ascii="Gungsuh" w:cs="Gungsuh" w:eastAsia="Gungsuh" w:hAnsi="Gungsuh"/>
              <w:sz w:val="24"/>
              <w:szCs w:val="24"/>
              <w:rtl w:val="0"/>
            </w:rPr>
            <w:t xml:space="preserve">第一单元　信仰篇</w:t>
          </w:r>
        </w:sdtContent>
      </w:sdt>
    </w:p>
    <w:p w:rsidR="00000000" w:rsidDel="00000000" w:rsidP="00000000" w:rsidRDefault="00000000" w:rsidRPr="00000000" w14:paraId="0000010A">
      <w:pPr>
        <w:widowControl w:val="1"/>
        <w:spacing w:line="276" w:lineRule="auto"/>
        <w:jc w:val="left"/>
        <w:rPr>
          <w:rFonts w:ascii="Times New Roman" w:cs="Times New Roman" w:eastAsia="Times New Roman" w:hAnsi="Times New Roman"/>
          <w:sz w:val="24"/>
          <w:szCs w:val="24"/>
        </w:rPr>
      </w:pPr>
      <w:sdt>
        <w:sdtPr>
          <w:id w:val="-1122019616"/>
          <w:tag w:val="goog_rdk_92"/>
        </w:sdtPr>
        <w:sdtContent>
          <w:r w:rsidDel="00000000" w:rsidR="00000000" w:rsidRPr="00000000">
            <w:rPr>
              <w:rFonts w:ascii="Gungsuh" w:cs="Gungsuh" w:eastAsia="Gungsuh" w:hAnsi="Gungsuh"/>
              <w:sz w:val="24"/>
              <w:szCs w:val="24"/>
              <w:rtl w:val="0"/>
            </w:rPr>
            <w:t xml:space="preserve">第4课 《人生五大问题》</w:t>
          </w:r>
        </w:sdtContent>
      </w:sdt>
    </w:p>
    <w:p w:rsidR="00000000" w:rsidDel="00000000" w:rsidP="00000000" w:rsidRDefault="00000000" w:rsidRPr="00000000" w14:paraId="0000010B">
      <w:pPr>
        <w:widowControl w:val="1"/>
        <w:spacing w:line="276" w:lineRule="auto"/>
        <w:jc w:val="left"/>
        <w:rPr>
          <w:rFonts w:ascii="Times New Roman" w:cs="Times New Roman" w:eastAsia="Times New Roman" w:hAnsi="Times New Roman"/>
          <w:sz w:val="24"/>
          <w:szCs w:val="24"/>
        </w:rPr>
      </w:pPr>
      <w:sdt>
        <w:sdtPr>
          <w:id w:val="-1909856692"/>
          <w:tag w:val="goog_rdk_93"/>
        </w:sdtPr>
        <w:sdtContent>
          <w:r w:rsidDel="00000000" w:rsidR="00000000" w:rsidRPr="00000000">
            <w:rPr>
              <w:rFonts w:ascii="Gungsuh" w:cs="Gungsuh" w:eastAsia="Gungsuh" w:hAnsi="Gungsuh"/>
              <w:sz w:val="24"/>
              <w:szCs w:val="24"/>
              <w:rtl w:val="0"/>
            </w:rPr>
            <w:t xml:space="preserve">第5课 《信仰与人生》（观听视频，参阅文稿）</w:t>
          </w:r>
        </w:sdtContent>
      </w:sdt>
    </w:p>
    <w:p w:rsidR="00000000" w:rsidDel="00000000" w:rsidP="00000000" w:rsidRDefault="00000000" w:rsidRPr="00000000" w14:paraId="0000010C">
      <w:pPr>
        <w:widowControl w:val="1"/>
        <w:spacing w:line="276" w:lineRule="auto"/>
        <w:jc w:val="left"/>
        <w:rPr>
          <w:rFonts w:ascii="Times New Roman" w:cs="Times New Roman" w:eastAsia="Times New Roman" w:hAnsi="Times New Roman"/>
          <w:sz w:val="24"/>
          <w:szCs w:val="24"/>
        </w:rPr>
      </w:pPr>
      <w:sdt>
        <w:sdtPr>
          <w:id w:val="888483311"/>
          <w:tag w:val="goog_rdk_94"/>
        </w:sdtPr>
        <w:sdtContent>
          <w:r w:rsidDel="00000000" w:rsidR="00000000" w:rsidRPr="00000000">
            <w:rPr>
              <w:rFonts w:ascii="Gungsuh" w:cs="Gungsuh" w:eastAsia="Gungsuh" w:hAnsi="Gungsuh"/>
              <w:sz w:val="24"/>
              <w:szCs w:val="24"/>
              <w:rtl w:val="0"/>
            </w:rPr>
            <w:t xml:space="preserve">第6课 《开启正念与慈悲大爱》</w:t>
          </w:r>
        </w:sdtContent>
      </w:sdt>
    </w:p>
    <w:p w:rsidR="00000000" w:rsidDel="00000000" w:rsidP="00000000" w:rsidRDefault="00000000" w:rsidRPr="00000000" w14:paraId="0000010D">
      <w:pPr>
        <w:widowControl w:val="1"/>
        <w:spacing w:line="276" w:lineRule="auto"/>
        <w:jc w:val="left"/>
        <w:rPr>
          <w:rFonts w:ascii="Times New Roman" w:cs="Times New Roman" w:eastAsia="Times New Roman" w:hAnsi="Times New Roman"/>
          <w:sz w:val="24"/>
          <w:szCs w:val="24"/>
        </w:rPr>
      </w:pPr>
      <w:sdt>
        <w:sdtPr>
          <w:id w:val="950108431"/>
          <w:tag w:val="goog_rdk_95"/>
        </w:sdtPr>
        <w:sdtContent>
          <w:r w:rsidDel="00000000" w:rsidR="00000000" w:rsidRPr="00000000">
            <w:rPr>
              <w:rFonts w:ascii="Gungsuh" w:cs="Gungsuh" w:eastAsia="Gungsuh" w:hAnsi="Gungsuh"/>
              <w:sz w:val="24"/>
              <w:szCs w:val="24"/>
              <w:rtl w:val="0"/>
            </w:rPr>
            <w:t xml:space="preserve">第7课 《“慈经”的修行》（观听视频，参阅文稿）</w:t>
          </w:r>
        </w:sdtContent>
      </w:sdt>
    </w:p>
    <w:p w:rsidR="00000000" w:rsidDel="00000000" w:rsidP="00000000" w:rsidRDefault="00000000" w:rsidRPr="00000000" w14:paraId="0000010E">
      <w:pPr>
        <w:widowControl w:val="1"/>
        <w:spacing w:line="276" w:lineRule="auto"/>
        <w:jc w:val="left"/>
        <w:rPr>
          <w:rFonts w:ascii="Times New Roman" w:cs="Times New Roman" w:eastAsia="Times New Roman" w:hAnsi="Times New Roman"/>
          <w:sz w:val="24"/>
          <w:szCs w:val="24"/>
        </w:rPr>
      </w:pPr>
      <w:sdt>
        <w:sdtPr>
          <w:id w:val="-578509680"/>
          <w:tag w:val="goog_rdk_96"/>
        </w:sdtPr>
        <w:sdtContent>
          <w:r w:rsidDel="00000000" w:rsidR="00000000" w:rsidRPr="00000000">
            <w:rPr>
              <w:rFonts w:ascii="Gungsuh" w:cs="Gungsuh" w:eastAsia="Gungsuh" w:hAnsi="Gungsuh"/>
              <w:sz w:val="24"/>
              <w:szCs w:val="24"/>
              <w:rtl w:val="0"/>
            </w:rPr>
            <w:t xml:space="preserve">第8课  茶与禅的修行（观听视频，参阅文稿）</w:t>
          </w:r>
        </w:sdtContent>
      </w:sdt>
    </w:p>
    <w:p w:rsidR="00000000" w:rsidDel="00000000" w:rsidP="00000000" w:rsidRDefault="00000000" w:rsidRPr="00000000" w14:paraId="0000010F">
      <w:pPr>
        <w:widowControl w:val="1"/>
        <w:spacing w:line="276" w:lineRule="auto"/>
        <w:jc w:val="left"/>
        <w:rPr>
          <w:rFonts w:ascii="Times New Roman" w:cs="Times New Roman" w:eastAsia="Times New Roman" w:hAnsi="Times New Roman"/>
          <w:sz w:val="24"/>
          <w:szCs w:val="24"/>
        </w:rPr>
      </w:pPr>
      <w:sdt>
        <w:sdtPr>
          <w:id w:val="-1040678273"/>
          <w:tag w:val="goog_rdk_97"/>
        </w:sdtPr>
        <w:sdtContent>
          <w:r w:rsidDel="00000000" w:rsidR="00000000" w:rsidRPr="00000000">
            <w:rPr>
              <w:rFonts w:ascii="Gungsuh" w:cs="Gungsuh" w:eastAsia="Gungsuh" w:hAnsi="Gungsuh"/>
              <w:sz w:val="24"/>
              <w:szCs w:val="24"/>
              <w:rtl w:val="0"/>
            </w:rPr>
            <w:t xml:space="preserve">第9课 《静茶七式》——泡好一杯茶</w:t>
          </w:r>
        </w:sdtContent>
      </w:sdt>
    </w:p>
    <w:p w:rsidR="00000000" w:rsidDel="00000000" w:rsidP="00000000" w:rsidRDefault="00000000" w:rsidRPr="00000000" w14:paraId="00000110">
      <w:pPr>
        <w:widowControl w:val="1"/>
        <w:spacing w:line="276" w:lineRule="auto"/>
        <w:jc w:val="left"/>
        <w:rPr>
          <w:rFonts w:ascii="Times New Roman" w:cs="Times New Roman" w:eastAsia="Times New Roman" w:hAnsi="Times New Roman"/>
          <w:sz w:val="24"/>
          <w:szCs w:val="24"/>
        </w:rPr>
      </w:pPr>
      <w:sdt>
        <w:sdtPr>
          <w:id w:val="1711445341"/>
          <w:tag w:val="goog_rdk_98"/>
        </w:sdtPr>
        <w:sdtContent>
          <w:r w:rsidDel="00000000" w:rsidR="00000000" w:rsidRPr="00000000">
            <w:rPr>
              <w:rFonts w:ascii="Gungsuh" w:cs="Gungsuh" w:eastAsia="Gungsuh" w:hAnsi="Gungsuh"/>
              <w:sz w:val="24"/>
              <w:szCs w:val="24"/>
              <w:rtl w:val="0"/>
            </w:rPr>
            <w:t xml:space="preserve">第10课 《班级经营手册》</w:t>
          </w:r>
        </w:sdtContent>
      </w:sdt>
    </w:p>
    <w:p w:rsidR="00000000" w:rsidDel="00000000" w:rsidP="00000000" w:rsidRDefault="00000000" w:rsidRPr="00000000" w14:paraId="00000111">
      <w:pPr>
        <w:widowControl w:val="1"/>
        <w:spacing w:line="276" w:lineRule="auto"/>
        <w:jc w:val="left"/>
        <w:rPr>
          <w:rFonts w:ascii="Times New Roman" w:cs="Times New Roman" w:eastAsia="Times New Roman" w:hAnsi="Times New Roman"/>
          <w:sz w:val="24"/>
          <w:szCs w:val="24"/>
        </w:rPr>
      </w:pPr>
      <w:sdt>
        <w:sdtPr>
          <w:id w:val="-1502536003"/>
          <w:tag w:val="goog_rdk_99"/>
        </w:sdtPr>
        <w:sdtContent>
          <w:r w:rsidDel="00000000" w:rsidR="00000000" w:rsidRPr="00000000">
            <w:rPr>
              <w:rFonts w:ascii="Gungsuh" w:cs="Gungsuh" w:eastAsia="Gungsuh" w:hAnsi="Gungsuh"/>
              <w:sz w:val="24"/>
              <w:szCs w:val="24"/>
              <w:rtl w:val="0"/>
            </w:rPr>
            <w:t xml:space="preserve">复习课 第一单元复习课</w:t>
            <w:tab/>
          </w:r>
        </w:sdtContent>
      </w:sdt>
    </w:p>
    <w:p w:rsidR="00000000" w:rsidDel="00000000" w:rsidP="00000000" w:rsidRDefault="00000000" w:rsidRPr="00000000" w14:paraId="00000112">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1: Exploring Faith </w:t>
      </w:r>
    </w:p>
    <w:p w:rsidR="00000000" w:rsidDel="00000000" w:rsidP="00000000" w:rsidRDefault="00000000" w:rsidRPr="00000000" w14:paraId="00000113">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4  The Five Major Questions of Life</w:t>
      </w:r>
    </w:p>
    <w:p w:rsidR="00000000" w:rsidDel="00000000" w:rsidP="00000000" w:rsidRDefault="00000000" w:rsidRPr="00000000" w14:paraId="00000114">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5  Faith and Life </w:t>
      </w:r>
    </w:p>
    <w:p w:rsidR="00000000" w:rsidDel="00000000" w:rsidP="00000000" w:rsidRDefault="00000000" w:rsidRPr="00000000" w14:paraId="00000115">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6  Unlocking Mindfulness and Universal Compassion</w:t>
      </w:r>
    </w:p>
    <w:p w:rsidR="00000000" w:rsidDel="00000000" w:rsidP="00000000" w:rsidRDefault="00000000" w:rsidRPr="00000000" w14:paraId="00000116">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7  The Practice of the </w:t>
      </w:r>
      <w:r w:rsidDel="00000000" w:rsidR="00000000" w:rsidRPr="00000000">
        <w:rPr>
          <w:rFonts w:ascii="Times New Roman" w:cs="Times New Roman" w:eastAsia="Times New Roman" w:hAnsi="Times New Roman"/>
          <w:i w:val="1"/>
          <w:iCs w:val="1"/>
          <w:sz w:val="24"/>
          <w:szCs w:val="24"/>
          <w:rtl w:val="0"/>
        </w:rPr>
        <w:t xml:space="preserve">Metta Sutta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7">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8  Tea and Chan Practice </w:t>
      </w:r>
    </w:p>
    <w:p w:rsidR="00000000" w:rsidDel="00000000" w:rsidP="00000000" w:rsidRDefault="00000000" w:rsidRPr="00000000" w14:paraId="00000118">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9  The Seven Steps of Mindful Tea: Making a good Cup of Tea</w:t>
      </w:r>
    </w:p>
    <w:p w:rsidR="00000000" w:rsidDel="00000000" w:rsidP="00000000" w:rsidRDefault="00000000" w:rsidRPr="00000000" w14:paraId="00000119">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10  Class Engagement Handbook</w:t>
      </w:r>
    </w:p>
    <w:p w:rsidR="00000000" w:rsidDel="00000000" w:rsidP="00000000" w:rsidRDefault="00000000" w:rsidRPr="00000000" w14:paraId="0000011A">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Lesson One  Unit 1 Exploring Faith</w:t>
      </w:r>
    </w:p>
    <w:p w:rsidR="00000000" w:rsidDel="00000000" w:rsidP="00000000" w:rsidRDefault="00000000" w:rsidRPr="00000000" w14:paraId="0000011B">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widowControl w:val="1"/>
        <w:spacing w:line="276" w:lineRule="auto"/>
        <w:jc w:val="left"/>
        <w:rPr>
          <w:rFonts w:ascii="Times New Roman" w:cs="Times New Roman" w:eastAsia="Times New Roman" w:hAnsi="Times New Roman"/>
          <w:sz w:val="24"/>
          <w:szCs w:val="24"/>
        </w:rPr>
      </w:pPr>
      <w:sdt>
        <w:sdtPr>
          <w:id w:val="1703263421"/>
          <w:tag w:val="goog_rdk_100"/>
        </w:sdtPr>
        <w:sdtContent>
          <w:r w:rsidDel="00000000" w:rsidR="00000000" w:rsidRPr="00000000">
            <w:rPr>
              <w:rFonts w:ascii="Gungsuh" w:cs="Gungsuh" w:eastAsia="Gungsuh" w:hAnsi="Gungsuh"/>
              <w:sz w:val="24"/>
              <w:szCs w:val="24"/>
              <w:rtl w:val="0"/>
            </w:rPr>
            <w:t xml:space="preserve">第二单元　人生篇</w:t>
          </w:r>
        </w:sdtContent>
      </w:sdt>
    </w:p>
    <w:p w:rsidR="00000000" w:rsidDel="00000000" w:rsidP="00000000" w:rsidRDefault="00000000" w:rsidRPr="00000000" w14:paraId="0000011E">
      <w:pPr>
        <w:widowControl w:val="1"/>
        <w:spacing w:line="276" w:lineRule="auto"/>
        <w:jc w:val="left"/>
        <w:rPr>
          <w:rFonts w:ascii="Times New Roman" w:cs="Times New Roman" w:eastAsia="Times New Roman" w:hAnsi="Times New Roman"/>
          <w:sz w:val="24"/>
          <w:szCs w:val="24"/>
        </w:rPr>
      </w:pPr>
      <w:sdt>
        <w:sdtPr>
          <w:id w:val="-942054633"/>
          <w:tag w:val="goog_rdk_101"/>
        </w:sdtPr>
        <w:sdtContent>
          <w:r w:rsidDel="00000000" w:rsidR="00000000" w:rsidRPr="00000000">
            <w:rPr>
              <w:rFonts w:ascii="Gungsuh" w:cs="Gungsuh" w:eastAsia="Gungsuh" w:hAnsi="Gungsuh"/>
              <w:sz w:val="24"/>
              <w:szCs w:val="24"/>
              <w:rtl w:val="0"/>
            </w:rPr>
            <w:t xml:space="preserve">第11课  八步骤三种禅修（上）</w:t>
          </w:r>
        </w:sdtContent>
      </w:sdt>
    </w:p>
    <w:p w:rsidR="00000000" w:rsidDel="00000000" w:rsidP="00000000" w:rsidRDefault="00000000" w:rsidRPr="00000000" w14:paraId="0000011F">
      <w:pPr>
        <w:widowControl w:val="1"/>
        <w:spacing w:line="276" w:lineRule="auto"/>
        <w:jc w:val="left"/>
        <w:rPr>
          <w:rFonts w:ascii="Times New Roman" w:cs="Times New Roman" w:eastAsia="Times New Roman" w:hAnsi="Times New Roman"/>
          <w:sz w:val="24"/>
          <w:szCs w:val="24"/>
        </w:rPr>
      </w:pPr>
      <w:sdt>
        <w:sdtPr>
          <w:id w:val="1490581105"/>
          <w:tag w:val="goog_rdk_102"/>
        </w:sdtPr>
        <w:sdtContent>
          <w:r w:rsidDel="00000000" w:rsidR="00000000" w:rsidRPr="00000000">
            <w:rPr>
              <w:rFonts w:ascii="Gungsuh" w:cs="Gungsuh" w:eastAsia="Gungsuh" w:hAnsi="Gungsuh"/>
              <w:sz w:val="24"/>
              <w:szCs w:val="24"/>
              <w:rtl w:val="0"/>
            </w:rPr>
            <w:t xml:space="preserve">第12课  八步骤三种禅修（下）</w:t>
          </w:r>
        </w:sdtContent>
      </w:sdt>
    </w:p>
    <w:p w:rsidR="00000000" w:rsidDel="00000000" w:rsidP="00000000" w:rsidRDefault="00000000" w:rsidRPr="00000000" w14:paraId="00000120">
      <w:pPr>
        <w:widowControl w:val="1"/>
        <w:spacing w:line="276" w:lineRule="auto"/>
        <w:jc w:val="left"/>
        <w:rPr>
          <w:rFonts w:ascii="Times New Roman" w:cs="Times New Roman" w:eastAsia="Times New Roman" w:hAnsi="Times New Roman"/>
          <w:sz w:val="24"/>
          <w:szCs w:val="24"/>
        </w:rPr>
      </w:pPr>
      <w:sdt>
        <w:sdtPr>
          <w:id w:val="327556487"/>
          <w:tag w:val="goog_rdk_103"/>
        </w:sdtPr>
        <w:sdtContent>
          <w:r w:rsidDel="00000000" w:rsidR="00000000" w:rsidRPr="00000000">
            <w:rPr>
              <w:rFonts w:ascii="Gungsuh" w:cs="Gungsuh" w:eastAsia="Gungsuh" w:hAnsi="Gungsuh"/>
              <w:sz w:val="24"/>
              <w:szCs w:val="24"/>
              <w:rtl w:val="0"/>
            </w:rPr>
            <w:t xml:space="preserve">第13课 《心灵创造幸福》（观听视频，参阅文稿）</w:t>
          </w:r>
        </w:sdtContent>
      </w:sdt>
    </w:p>
    <w:p w:rsidR="00000000" w:rsidDel="00000000" w:rsidP="00000000" w:rsidRDefault="00000000" w:rsidRPr="00000000" w14:paraId="00000121">
      <w:pPr>
        <w:widowControl w:val="1"/>
        <w:spacing w:line="276" w:lineRule="auto"/>
        <w:jc w:val="left"/>
        <w:rPr>
          <w:rFonts w:ascii="Times New Roman" w:cs="Times New Roman" w:eastAsia="Times New Roman" w:hAnsi="Times New Roman"/>
          <w:sz w:val="24"/>
          <w:szCs w:val="24"/>
        </w:rPr>
      </w:pPr>
      <w:sdt>
        <w:sdtPr>
          <w:id w:val="954279591"/>
          <w:tag w:val="goog_rdk_104"/>
        </w:sdtPr>
        <w:sdtContent>
          <w:r w:rsidDel="00000000" w:rsidR="00000000" w:rsidRPr="00000000">
            <w:rPr>
              <w:rFonts w:ascii="Gungsuh" w:cs="Gungsuh" w:eastAsia="Gungsuh" w:hAnsi="Gungsuh"/>
              <w:sz w:val="24"/>
              <w:szCs w:val="24"/>
              <w:rtl w:val="0"/>
            </w:rPr>
            <w:t xml:space="preserve">第14课 《生命的自觉与自由》</w:t>
          </w:r>
        </w:sdtContent>
      </w:sdt>
    </w:p>
    <w:p w:rsidR="00000000" w:rsidDel="00000000" w:rsidP="00000000" w:rsidRDefault="00000000" w:rsidRPr="00000000" w14:paraId="00000122">
      <w:pPr>
        <w:widowControl w:val="1"/>
        <w:spacing w:line="276" w:lineRule="auto"/>
        <w:jc w:val="left"/>
        <w:rPr>
          <w:rFonts w:ascii="Times New Roman" w:cs="Times New Roman" w:eastAsia="Times New Roman" w:hAnsi="Times New Roman"/>
          <w:sz w:val="24"/>
          <w:szCs w:val="24"/>
        </w:rPr>
      </w:pPr>
      <w:sdt>
        <w:sdtPr>
          <w:id w:val="-1196735345"/>
          <w:tag w:val="goog_rdk_105"/>
        </w:sdtPr>
        <w:sdtContent>
          <w:r w:rsidDel="00000000" w:rsidR="00000000" w:rsidRPr="00000000">
            <w:rPr>
              <w:rFonts w:ascii="Gungsuh" w:cs="Gungsuh" w:eastAsia="Gungsuh" w:hAnsi="Gungsuh"/>
              <w:sz w:val="24"/>
              <w:szCs w:val="24"/>
              <w:rtl w:val="0"/>
            </w:rPr>
            <w:t xml:space="preserve">第15课 《生命的回归》</w:t>
          </w:r>
        </w:sdtContent>
      </w:sdt>
    </w:p>
    <w:p w:rsidR="00000000" w:rsidDel="00000000" w:rsidP="00000000" w:rsidRDefault="00000000" w:rsidRPr="00000000" w14:paraId="00000123">
      <w:pPr>
        <w:widowControl w:val="1"/>
        <w:spacing w:line="276" w:lineRule="auto"/>
        <w:jc w:val="left"/>
        <w:rPr>
          <w:rFonts w:ascii="Times New Roman" w:cs="Times New Roman" w:eastAsia="Times New Roman" w:hAnsi="Times New Roman"/>
          <w:sz w:val="24"/>
          <w:szCs w:val="24"/>
        </w:rPr>
      </w:pPr>
      <w:sdt>
        <w:sdtPr>
          <w:id w:val="-964982068"/>
          <w:tag w:val="goog_rdk_106"/>
        </w:sdtPr>
        <w:sdtContent>
          <w:r w:rsidDel="00000000" w:rsidR="00000000" w:rsidRPr="00000000">
            <w:rPr>
              <w:rFonts w:ascii="Gungsuh" w:cs="Gungsuh" w:eastAsia="Gungsuh" w:hAnsi="Gungsuh"/>
              <w:sz w:val="24"/>
              <w:szCs w:val="24"/>
              <w:rtl w:val="0"/>
            </w:rPr>
            <w:t xml:space="preserve">第16课 《认识自我的意义》</w:t>
          </w:r>
        </w:sdtContent>
      </w:sdt>
    </w:p>
    <w:p w:rsidR="00000000" w:rsidDel="00000000" w:rsidP="00000000" w:rsidRDefault="00000000" w:rsidRPr="00000000" w14:paraId="00000124">
      <w:pPr>
        <w:widowControl w:val="1"/>
        <w:spacing w:line="276" w:lineRule="auto"/>
        <w:jc w:val="left"/>
        <w:rPr>
          <w:rFonts w:ascii="Times New Roman" w:cs="Times New Roman" w:eastAsia="Times New Roman" w:hAnsi="Times New Roman"/>
          <w:sz w:val="24"/>
          <w:szCs w:val="24"/>
        </w:rPr>
      </w:pPr>
      <w:sdt>
        <w:sdtPr>
          <w:id w:val="-885013049"/>
          <w:tag w:val="goog_rdk_107"/>
        </w:sdtPr>
        <w:sdtContent>
          <w:r w:rsidDel="00000000" w:rsidR="00000000" w:rsidRPr="00000000">
            <w:rPr>
              <w:rFonts w:ascii="Gungsuh" w:cs="Gungsuh" w:eastAsia="Gungsuh" w:hAnsi="Gungsuh"/>
              <w:sz w:val="24"/>
              <w:szCs w:val="24"/>
              <w:rtl w:val="0"/>
            </w:rPr>
            <w:t xml:space="preserve">第17课 《身体扫描和正念运动》</w:t>
          </w:r>
        </w:sdtContent>
      </w:sdt>
    </w:p>
    <w:p w:rsidR="00000000" w:rsidDel="00000000" w:rsidP="00000000" w:rsidRDefault="00000000" w:rsidRPr="00000000" w14:paraId="00000125">
      <w:pPr>
        <w:widowControl w:val="1"/>
        <w:spacing w:line="276" w:lineRule="auto"/>
        <w:jc w:val="left"/>
        <w:rPr>
          <w:rFonts w:ascii="Times New Roman" w:cs="Times New Roman" w:eastAsia="Times New Roman" w:hAnsi="Times New Roman"/>
          <w:sz w:val="24"/>
          <w:szCs w:val="24"/>
        </w:rPr>
      </w:pPr>
      <w:sdt>
        <w:sdtPr>
          <w:id w:val="628981640"/>
          <w:tag w:val="goog_rdk_108"/>
        </w:sdtPr>
        <w:sdtContent>
          <w:r w:rsidDel="00000000" w:rsidR="00000000" w:rsidRPr="00000000">
            <w:rPr>
              <w:rFonts w:ascii="Gungsuh" w:cs="Gungsuh" w:eastAsia="Gungsuh" w:hAnsi="Gungsuh"/>
              <w:sz w:val="24"/>
              <w:szCs w:val="24"/>
              <w:rtl w:val="0"/>
            </w:rPr>
            <w:t xml:space="preserve">第18课 《佛教徒的人生态度》之一（观听视频，参阅文稿）</w:t>
          </w:r>
        </w:sdtContent>
      </w:sdt>
    </w:p>
    <w:p w:rsidR="00000000" w:rsidDel="00000000" w:rsidP="00000000" w:rsidRDefault="00000000" w:rsidRPr="00000000" w14:paraId="00000126">
      <w:pPr>
        <w:widowControl w:val="1"/>
        <w:spacing w:line="276" w:lineRule="auto"/>
        <w:jc w:val="left"/>
        <w:rPr>
          <w:rFonts w:ascii="Times New Roman" w:cs="Times New Roman" w:eastAsia="Times New Roman" w:hAnsi="Times New Roman"/>
          <w:sz w:val="24"/>
          <w:szCs w:val="24"/>
        </w:rPr>
      </w:pPr>
      <w:sdt>
        <w:sdtPr>
          <w:id w:val="706010882"/>
          <w:tag w:val="goog_rdk_109"/>
        </w:sdtPr>
        <w:sdtContent>
          <w:r w:rsidDel="00000000" w:rsidR="00000000" w:rsidRPr="00000000">
            <w:rPr>
              <w:rFonts w:ascii="Gungsuh" w:cs="Gungsuh" w:eastAsia="Gungsuh" w:hAnsi="Gungsuh"/>
              <w:sz w:val="24"/>
              <w:szCs w:val="24"/>
              <w:rtl w:val="0"/>
            </w:rPr>
            <w:t xml:space="preserve">第19课 《佛教徒的人生态度》之二（观听视频，参阅文稿）</w:t>
          </w:r>
        </w:sdtContent>
      </w:sdt>
    </w:p>
    <w:p w:rsidR="00000000" w:rsidDel="00000000" w:rsidP="00000000" w:rsidRDefault="00000000" w:rsidRPr="00000000" w14:paraId="00000127">
      <w:pPr>
        <w:widowControl w:val="1"/>
        <w:spacing w:line="276" w:lineRule="auto"/>
        <w:jc w:val="left"/>
        <w:rPr>
          <w:rFonts w:ascii="Times New Roman" w:cs="Times New Roman" w:eastAsia="Times New Roman" w:hAnsi="Times New Roman"/>
          <w:sz w:val="24"/>
          <w:szCs w:val="24"/>
        </w:rPr>
      </w:pPr>
      <w:sdt>
        <w:sdtPr>
          <w:id w:val="-481954189"/>
          <w:tag w:val="goog_rdk_110"/>
        </w:sdtPr>
        <w:sdtContent>
          <w:r w:rsidDel="00000000" w:rsidR="00000000" w:rsidRPr="00000000">
            <w:rPr>
              <w:rFonts w:ascii="Gungsuh" w:cs="Gungsuh" w:eastAsia="Gungsuh" w:hAnsi="Gungsuh"/>
              <w:sz w:val="24"/>
              <w:szCs w:val="24"/>
              <w:rtl w:val="0"/>
            </w:rPr>
            <w:t xml:space="preserve">第20课 《佛教徒的人生态度》之三（观听视频，参阅文稿）</w:t>
          </w:r>
        </w:sdtContent>
      </w:sdt>
    </w:p>
    <w:p w:rsidR="00000000" w:rsidDel="00000000" w:rsidP="00000000" w:rsidRDefault="00000000" w:rsidRPr="00000000" w14:paraId="00000128">
      <w:pPr>
        <w:widowControl w:val="1"/>
        <w:spacing w:line="276" w:lineRule="auto"/>
        <w:jc w:val="left"/>
        <w:rPr>
          <w:rFonts w:ascii="Times New Roman" w:cs="Times New Roman" w:eastAsia="Times New Roman" w:hAnsi="Times New Roman"/>
          <w:sz w:val="24"/>
          <w:szCs w:val="24"/>
        </w:rPr>
      </w:pPr>
      <w:sdt>
        <w:sdtPr>
          <w:id w:val="2124900137"/>
          <w:tag w:val="goog_rdk_111"/>
        </w:sdtPr>
        <w:sdtContent>
          <w:r w:rsidDel="00000000" w:rsidR="00000000" w:rsidRPr="00000000">
            <w:rPr>
              <w:rFonts w:ascii="Gungsuh" w:cs="Gungsuh" w:eastAsia="Gungsuh" w:hAnsi="Gungsuh"/>
              <w:sz w:val="24"/>
              <w:szCs w:val="24"/>
              <w:rtl w:val="0"/>
            </w:rPr>
            <w:t xml:space="preserve">第21课 《生命的痛苦和解脱》</w:t>
          </w:r>
        </w:sdtContent>
      </w:sdt>
    </w:p>
    <w:p w:rsidR="00000000" w:rsidDel="00000000" w:rsidP="00000000" w:rsidRDefault="00000000" w:rsidRPr="00000000" w14:paraId="00000129">
      <w:pPr>
        <w:widowControl w:val="1"/>
        <w:spacing w:line="276" w:lineRule="auto"/>
        <w:jc w:val="left"/>
        <w:rPr>
          <w:rFonts w:ascii="Times New Roman" w:cs="Times New Roman" w:eastAsia="Times New Roman" w:hAnsi="Times New Roman"/>
          <w:sz w:val="24"/>
          <w:szCs w:val="24"/>
        </w:rPr>
      </w:pPr>
      <w:sdt>
        <w:sdtPr>
          <w:id w:val="635250415"/>
          <w:tag w:val="goog_rdk_112"/>
        </w:sdtPr>
        <w:sdtContent>
          <w:r w:rsidDel="00000000" w:rsidR="00000000" w:rsidRPr="00000000">
            <w:rPr>
              <w:rFonts w:ascii="Gungsuh" w:cs="Gungsuh" w:eastAsia="Gungsuh" w:hAnsi="Gungsuh"/>
              <w:sz w:val="24"/>
              <w:szCs w:val="24"/>
              <w:rtl w:val="0"/>
            </w:rPr>
            <w:t xml:space="preserve">第22课 《心理学视角的佛学世界》（观听视频，参阅文稿）</w:t>
          </w:r>
        </w:sdtContent>
      </w:sdt>
    </w:p>
    <w:p w:rsidR="00000000" w:rsidDel="00000000" w:rsidP="00000000" w:rsidRDefault="00000000" w:rsidRPr="00000000" w14:paraId="0000012A">
      <w:pPr>
        <w:widowControl w:val="1"/>
        <w:spacing w:line="276" w:lineRule="auto"/>
        <w:jc w:val="left"/>
        <w:rPr>
          <w:rFonts w:ascii="Times New Roman" w:cs="Times New Roman" w:eastAsia="Times New Roman" w:hAnsi="Times New Roman"/>
          <w:sz w:val="24"/>
          <w:szCs w:val="24"/>
        </w:rPr>
      </w:pPr>
      <w:sdt>
        <w:sdtPr>
          <w:id w:val="-1531730520"/>
          <w:tag w:val="goog_rdk_113"/>
        </w:sdtPr>
        <w:sdtContent>
          <w:r w:rsidDel="00000000" w:rsidR="00000000" w:rsidRPr="00000000">
            <w:rPr>
              <w:rFonts w:ascii="Gungsuh" w:cs="Gungsuh" w:eastAsia="Gungsuh" w:hAnsi="Gungsuh"/>
              <w:sz w:val="24"/>
              <w:szCs w:val="24"/>
              <w:rtl w:val="0"/>
            </w:rPr>
            <w:t xml:space="preserve">第23课 《养生实践课—正念八段锦》</w:t>
          </w:r>
        </w:sdtContent>
      </w:sdt>
    </w:p>
    <w:p w:rsidR="00000000" w:rsidDel="00000000" w:rsidP="00000000" w:rsidRDefault="00000000" w:rsidRPr="00000000" w14:paraId="0000012B">
      <w:pPr>
        <w:widowControl w:val="1"/>
        <w:spacing w:line="276" w:lineRule="auto"/>
        <w:jc w:val="left"/>
        <w:rPr>
          <w:rFonts w:ascii="Times New Roman" w:cs="Times New Roman" w:eastAsia="Times New Roman" w:hAnsi="Times New Roman"/>
          <w:sz w:val="24"/>
          <w:szCs w:val="24"/>
        </w:rPr>
      </w:pPr>
      <w:sdt>
        <w:sdtPr>
          <w:id w:val="-610714884"/>
          <w:tag w:val="goog_rdk_114"/>
        </w:sdtPr>
        <w:sdtContent>
          <w:r w:rsidDel="00000000" w:rsidR="00000000" w:rsidRPr="00000000">
            <w:rPr>
              <w:rFonts w:ascii="Gungsuh" w:cs="Gungsuh" w:eastAsia="Gungsuh" w:hAnsi="Gungsuh"/>
              <w:sz w:val="24"/>
              <w:szCs w:val="24"/>
              <w:rtl w:val="0"/>
            </w:rPr>
            <w:t xml:space="preserve">复习课 初级同喜班复习课之二</w:t>
          </w:r>
        </w:sdtContent>
      </w:sdt>
    </w:p>
    <w:p w:rsidR="00000000" w:rsidDel="00000000" w:rsidP="00000000" w:rsidRDefault="00000000" w:rsidRPr="00000000" w14:paraId="0000012C">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2: Exploring Life</w:t>
      </w:r>
    </w:p>
    <w:p w:rsidR="00000000" w:rsidDel="00000000" w:rsidP="00000000" w:rsidRDefault="00000000" w:rsidRPr="00000000" w14:paraId="0000012D">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11  Eight Steps: A Method for Transforming Life</w:t>
      </w:r>
    </w:p>
    <w:p w:rsidR="00000000" w:rsidDel="00000000" w:rsidP="00000000" w:rsidRDefault="00000000" w:rsidRPr="00000000" w14:paraId="0000012F">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12  Discovering the Personality Code and Cultivate the Eight Steps and Three Types of Meditation </w:t>
      </w:r>
    </w:p>
    <w:p w:rsidR="00000000" w:rsidDel="00000000" w:rsidP="00000000" w:rsidRDefault="00000000" w:rsidRPr="00000000" w14:paraId="00000130">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13  Happiness Comes from the Mind  </w:t>
      </w:r>
    </w:p>
    <w:p w:rsidR="00000000" w:rsidDel="00000000" w:rsidP="00000000" w:rsidRDefault="00000000" w:rsidRPr="00000000" w14:paraId="00000131">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14  The Awakening and Freedom of Life</w:t>
      </w:r>
    </w:p>
    <w:p w:rsidR="00000000" w:rsidDel="00000000" w:rsidP="00000000" w:rsidRDefault="00000000" w:rsidRPr="00000000" w14:paraId="00000132">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15  Returning to the Essence of Life</w:t>
      </w:r>
    </w:p>
    <w:p w:rsidR="00000000" w:rsidDel="00000000" w:rsidP="00000000" w:rsidRDefault="00000000" w:rsidRPr="00000000" w14:paraId="00000133">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16  The Significance of Understanding the Self</w:t>
      </w:r>
    </w:p>
    <w:p w:rsidR="00000000" w:rsidDel="00000000" w:rsidP="00000000" w:rsidRDefault="00000000" w:rsidRPr="00000000" w14:paraId="00000134">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17  The Practice of Body Scan and Mindful Movement</w:t>
      </w:r>
    </w:p>
    <w:p w:rsidR="00000000" w:rsidDel="00000000" w:rsidP="00000000" w:rsidRDefault="00000000" w:rsidRPr="00000000" w14:paraId="00000135">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18  The Life Attitudes of Buddhists (Part 1)  </w:t>
      </w:r>
    </w:p>
    <w:p w:rsidR="00000000" w:rsidDel="00000000" w:rsidP="00000000" w:rsidRDefault="00000000" w:rsidRPr="00000000" w14:paraId="00000136">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19  The Life Attitudes of Buddhists (Part 2)  </w:t>
      </w:r>
    </w:p>
    <w:p w:rsidR="00000000" w:rsidDel="00000000" w:rsidP="00000000" w:rsidRDefault="00000000" w:rsidRPr="00000000" w14:paraId="00000137">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20  The Life Attitudes of Buddhists (Part 3)  </w:t>
      </w:r>
    </w:p>
    <w:p w:rsidR="00000000" w:rsidDel="00000000" w:rsidP="00000000" w:rsidRDefault="00000000" w:rsidRPr="00000000" w14:paraId="00000138">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21  Life’s Suffering and Its Liberation</w:t>
      </w:r>
    </w:p>
    <w:p w:rsidR="00000000" w:rsidDel="00000000" w:rsidP="00000000" w:rsidRDefault="00000000" w:rsidRPr="00000000" w14:paraId="00000139">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22  The World of Buddhism from the Perspective of Psychology</w:t>
      </w:r>
    </w:p>
    <w:p w:rsidR="00000000" w:rsidDel="00000000" w:rsidP="00000000" w:rsidRDefault="00000000" w:rsidRPr="00000000" w14:paraId="0000013A">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23  Wellness Practice Course—Mindful Baduanjin</w:t>
      </w:r>
    </w:p>
    <w:p w:rsidR="00000000" w:rsidDel="00000000" w:rsidP="00000000" w:rsidRDefault="00000000" w:rsidRPr="00000000" w14:paraId="0000013B">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Lesson Two  Unit 2 Exploring Life</w:t>
      </w:r>
    </w:p>
    <w:p w:rsidR="00000000" w:rsidDel="00000000" w:rsidP="00000000" w:rsidRDefault="00000000" w:rsidRPr="00000000" w14:paraId="0000013C">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widowControl w:val="1"/>
        <w:spacing w:line="276" w:lineRule="auto"/>
        <w:jc w:val="left"/>
        <w:rPr>
          <w:rFonts w:ascii="Times New Roman" w:cs="Times New Roman" w:eastAsia="Times New Roman" w:hAnsi="Times New Roman"/>
          <w:sz w:val="24"/>
          <w:szCs w:val="24"/>
        </w:rPr>
      </w:pPr>
      <w:sdt>
        <w:sdtPr>
          <w:id w:val="217752603"/>
          <w:tag w:val="goog_rdk_115"/>
        </w:sdtPr>
        <w:sdtContent>
          <w:r w:rsidDel="00000000" w:rsidR="00000000" w:rsidRPr="00000000">
            <w:rPr>
              <w:rFonts w:ascii="Gungsuh" w:cs="Gungsuh" w:eastAsia="Gungsuh" w:hAnsi="Gungsuh"/>
              <w:sz w:val="24"/>
              <w:szCs w:val="24"/>
              <w:rtl w:val="0"/>
            </w:rPr>
            <w:t xml:space="preserve">【修学要求】</w:t>
          </w:r>
        </w:sdtContent>
      </w:sdt>
    </w:p>
    <w:p w:rsidR="00000000" w:rsidDel="00000000" w:rsidP="00000000" w:rsidRDefault="00000000" w:rsidRPr="00000000" w14:paraId="00000140">
      <w:pPr>
        <w:widowControl w:val="1"/>
        <w:spacing w:line="276" w:lineRule="auto"/>
        <w:jc w:val="left"/>
        <w:rPr>
          <w:rFonts w:ascii="Times New Roman" w:cs="Times New Roman" w:eastAsia="Times New Roman" w:hAnsi="Times New Roman"/>
          <w:sz w:val="24"/>
          <w:szCs w:val="24"/>
        </w:rPr>
      </w:pPr>
      <w:sdt>
        <w:sdtPr>
          <w:id w:val="950729340"/>
          <w:tag w:val="goog_rdk_116"/>
        </w:sdtPr>
        <w:sdtContent>
          <w:r w:rsidDel="00000000" w:rsidR="00000000" w:rsidRPr="00000000">
            <w:rPr>
              <w:rFonts w:ascii="Gungsuh" w:cs="Gungsuh" w:eastAsia="Gungsuh" w:hAnsi="Gungsuh"/>
              <w:sz w:val="24"/>
              <w:szCs w:val="24"/>
              <w:rtl w:val="0"/>
            </w:rPr>
            <w:t xml:space="preserve">1.认识并建立真诚、认真、老实的修学态度，以八步三禅修学佛法，初步树立因缘因果正见，对治粗重烦恼。</w:t>
          </w:r>
        </w:sdtContent>
      </w:sdt>
    </w:p>
    <w:p w:rsidR="00000000" w:rsidDel="00000000" w:rsidP="00000000" w:rsidRDefault="00000000" w:rsidRPr="00000000" w14:paraId="00000141">
      <w:pPr>
        <w:widowControl w:val="1"/>
        <w:spacing w:line="276" w:lineRule="auto"/>
        <w:jc w:val="left"/>
        <w:rPr>
          <w:rFonts w:ascii="Times New Roman" w:cs="Times New Roman" w:eastAsia="Times New Roman" w:hAnsi="Times New Roman"/>
          <w:sz w:val="24"/>
          <w:szCs w:val="24"/>
        </w:rPr>
      </w:pPr>
      <w:sdt>
        <w:sdtPr>
          <w:id w:val="1009915778"/>
          <w:tag w:val="goog_rdk_117"/>
        </w:sdtPr>
        <w:sdtContent>
          <w:r w:rsidDel="00000000" w:rsidR="00000000" w:rsidRPr="00000000">
            <w:rPr>
              <w:rFonts w:ascii="Gungsuh" w:cs="Gungsuh" w:eastAsia="Gungsuh" w:hAnsi="Gungsuh"/>
              <w:sz w:val="24"/>
              <w:szCs w:val="24"/>
              <w:rtl w:val="0"/>
            </w:rPr>
            <w:t xml:space="preserve">2.开展初级慈心禅修。以听《慈经》为定课，以《初级〈慈经〉的禅修》为引导方法，随文入观，对他人生起友善、关爱之心，发起初级利他心；把慈心带入生活，认识并建立感恩、随喜、理解、同情、接纳和布施之心。</w:t>
          </w:r>
        </w:sdtContent>
      </w:sdt>
    </w:p>
    <w:p w:rsidR="00000000" w:rsidDel="00000000" w:rsidP="00000000" w:rsidRDefault="00000000" w:rsidRPr="00000000" w14:paraId="00000142">
      <w:pPr>
        <w:widowControl w:val="1"/>
        <w:spacing w:line="276" w:lineRule="auto"/>
        <w:jc w:val="left"/>
        <w:rPr>
          <w:rFonts w:ascii="Times New Roman" w:cs="Times New Roman" w:eastAsia="Times New Roman" w:hAnsi="Times New Roman"/>
          <w:sz w:val="24"/>
          <w:szCs w:val="24"/>
        </w:rPr>
      </w:pPr>
      <w:sdt>
        <w:sdtPr>
          <w:id w:val="1143618829"/>
          <w:tag w:val="goog_rdk_118"/>
        </w:sdtPr>
        <w:sdtContent>
          <w:r w:rsidDel="00000000" w:rsidR="00000000" w:rsidRPr="00000000">
            <w:rPr>
              <w:rFonts w:ascii="Gungsuh" w:cs="Gungsuh" w:eastAsia="Gungsuh" w:hAnsi="Gungsuh"/>
              <w:sz w:val="24"/>
              <w:szCs w:val="24"/>
              <w:rtl w:val="0"/>
            </w:rPr>
            <w:t xml:space="preserve">3.开展初级正念禅修。修习静茶七式、身体扫描、正念八段锦等，安顿身心，认识并建立正念。</w:t>
          </w:r>
        </w:sdtContent>
      </w:sdt>
    </w:p>
    <w:p w:rsidR="00000000" w:rsidDel="00000000" w:rsidP="00000000" w:rsidRDefault="00000000" w:rsidRPr="00000000" w14:paraId="00000143">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Requirements</w:t>
      </w:r>
    </w:p>
    <w:p w:rsidR="00000000" w:rsidDel="00000000" w:rsidP="00000000" w:rsidRDefault="00000000" w:rsidRPr="00000000" w14:paraId="00000144">
      <w:pPr>
        <w:widowControl w:val="1"/>
        <w:numPr>
          <w:ilvl w:val="0"/>
          <w:numId w:val="31"/>
        </w:numPr>
        <w:spacing w:line="276" w:lineRule="auto"/>
        <w:ind w:left="3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Recognize and establish an honest, earnest, and committed attitude. Apply the Eight Steps and Three Types of Meditation to study the Dharma, and begin to establish the right views of causes, conditions, and effects to resolve coarse afflictions. </w:t>
      </w:r>
    </w:p>
    <w:p w:rsidR="00000000" w:rsidDel="00000000" w:rsidP="00000000" w:rsidRDefault="00000000" w:rsidRPr="00000000" w14:paraId="00000145">
      <w:pPr>
        <w:widowControl w:val="1"/>
        <w:numPr>
          <w:ilvl w:val="0"/>
          <w:numId w:val="31"/>
        </w:numPr>
        <w:spacing w:line="276" w:lineRule="auto"/>
        <w:ind w:left="3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Engage in Beginner-level Loving-Kindness Meditation. This includes listening to the </w:t>
      </w:r>
      <w:r w:rsidDel="00000000" w:rsidR="00000000" w:rsidRPr="00000000">
        <w:rPr>
          <w:rFonts w:ascii="Times New Roman" w:cs="Times New Roman" w:eastAsia="Times New Roman" w:hAnsi="Times New Roman"/>
          <w:i w:val="1"/>
          <w:iCs w:val="1"/>
          <w:sz w:val="24"/>
          <w:szCs w:val="24"/>
          <w:rtl w:val="0"/>
        </w:rPr>
        <w:t xml:space="preserve">Metta Sutta </w:t>
      </w:r>
      <w:r w:rsidDel="00000000" w:rsidR="00000000" w:rsidRPr="00000000">
        <w:rPr>
          <w:rFonts w:ascii="Times New Roman" w:cs="Times New Roman" w:eastAsia="Times New Roman" w:hAnsi="Times New Roman"/>
          <w:sz w:val="24"/>
          <w:szCs w:val="24"/>
          <w:rtl w:val="0"/>
        </w:rPr>
        <w:t xml:space="preserve">as a daily practice, and following the guidance of the Beginner-level Meditation with the </w:t>
      </w:r>
      <w:r w:rsidDel="00000000" w:rsidR="00000000" w:rsidRPr="00000000">
        <w:rPr>
          <w:rFonts w:ascii="Times New Roman" w:cs="Times New Roman" w:eastAsia="Times New Roman" w:hAnsi="Times New Roman"/>
          <w:i w:val="1"/>
          <w:iCs w:val="1"/>
          <w:sz w:val="24"/>
          <w:szCs w:val="24"/>
          <w:rtl w:val="0"/>
        </w:rPr>
        <w:t xml:space="preserve">Metta Sutta. </w:t>
      </w:r>
      <w:r w:rsidDel="00000000" w:rsidR="00000000" w:rsidRPr="00000000">
        <w:rPr>
          <w:rFonts w:ascii="Times New Roman" w:cs="Times New Roman" w:eastAsia="Times New Roman" w:hAnsi="Times New Roman"/>
          <w:sz w:val="24"/>
          <w:szCs w:val="24"/>
          <w:rtl w:val="0"/>
        </w:rPr>
        <w:t xml:space="preserve">Contemplating the texts to cultivate a kind and loving heart toward others, thus nurturing a preliminary altruistic mind. Integrate loving-kindness into daily life by recognizing and establishing the minds of gratitude, rejoicing, understanding, sympathy, acceptance, and generosity. </w:t>
      </w:r>
    </w:p>
    <w:p w:rsidR="00000000" w:rsidDel="00000000" w:rsidP="00000000" w:rsidRDefault="00000000" w:rsidRPr="00000000" w14:paraId="00000146">
      <w:pPr>
        <w:widowControl w:val="1"/>
        <w:numPr>
          <w:ilvl w:val="0"/>
          <w:numId w:val="31"/>
        </w:numPr>
        <w:spacing w:line="276" w:lineRule="auto"/>
        <w:ind w:left="3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Engage in Beginner-level Mindfulness Meditation, including the Seven Steps of Mindful Tea, Body Scan Meditation, and Mindful Baduanjin to settle the body and mind, while recognizing and establishing mindfulness. </w:t>
      </w:r>
    </w:p>
    <w:p w:rsidR="00000000" w:rsidDel="00000000" w:rsidP="00000000" w:rsidRDefault="00000000" w:rsidRPr="00000000" w14:paraId="00000147">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widowControl w:val="1"/>
        <w:spacing w:line="276" w:lineRule="auto"/>
        <w:jc w:val="left"/>
        <w:rPr>
          <w:rFonts w:ascii="Times New Roman" w:cs="Times New Roman" w:eastAsia="Times New Roman" w:hAnsi="Times New Roman"/>
          <w:sz w:val="24"/>
          <w:szCs w:val="24"/>
        </w:rPr>
      </w:pPr>
      <w:sdt>
        <w:sdtPr>
          <w:id w:val="990267662"/>
          <w:tag w:val="goog_rdk_119"/>
        </w:sdtPr>
        <w:sdtContent>
          <w:r w:rsidDel="00000000" w:rsidR="00000000" w:rsidRPr="00000000">
            <w:rPr>
              <w:rFonts w:ascii="Gungsuh" w:cs="Gungsuh" w:eastAsia="Gungsuh" w:hAnsi="Gungsuh"/>
              <w:sz w:val="24"/>
              <w:szCs w:val="24"/>
              <w:rtl w:val="0"/>
            </w:rPr>
            <w:t xml:space="preserve">中级同喜课程</w:t>
          </w:r>
        </w:sdtContent>
      </w:sdt>
    </w:p>
    <w:p w:rsidR="00000000" w:rsidDel="00000000" w:rsidP="00000000" w:rsidRDefault="00000000" w:rsidRPr="00000000" w14:paraId="00000149">
      <w:pPr>
        <w:widowControl w:val="1"/>
        <w:spacing w:line="276" w:lineRule="auto"/>
        <w:jc w:val="left"/>
        <w:rPr>
          <w:rFonts w:ascii="Times New Roman" w:cs="Times New Roman" w:eastAsia="Times New Roman" w:hAnsi="Times New Roman"/>
          <w:sz w:val="24"/>
          <w:szCs w:val="24"/>
        </w:rPr>
      </w:pPr>
      <w:sdt>
        <w:sdtPr>
          <w:id w:val="1366434533"/>
          <w:tag w:val="goog_rdk_120"/>
        </w:sdtPr>
        <w:sdtContent>
          <w:r w:rsidDel="00000000" w:rsidR="00000000" w:rsidRPr="00000000">
            <w:rPr>
              <w:rFonts w:ascii="Gungsuh" w:cs="Gungsuh" w:eastAsia="Gungsuh" w:hAnsi="Gungsuh"/>
              <w:sz w:val="24"/>
              <w:szCs w:val="24"/>
              <w:rtl w:val="0"/>
            </w:rPr>
            <w:t xml:space="preserve">【修学目标】：深入学习八三、正念和利他三种禅修，建立智慧人生，成为一个富有慈悲大爱的人。</w:t>
          </w:r>
        </w:sdtContent>
      </w:sdt>
    </w:p>
    <w:p w:rsidR="00000000" w:rsidDel="00000000" w:rsidP="00000000" w:rsidRDefault="00000000" w:rsidRPr="00000000" w14:paraId="0000014A">
      <w:pPr>
        <w:widowControl w:val="1"/>
        <w:spacing w:line="276" w:lineRule="auto"/>
        <w:jc w:val="left"/>
        <w:rPr>
          <w:rFonts w:ascii="Times New Roman" w:cs="Times New Roman" w:eastAsia="Times New Roman" w:hAnsi="Times New Roman"/>
          <w:sz w:val="24"/>
          <w:szCs w:val="24"/>
        </w:rPr>
      </w:pPr>
      <w:sdt>
        <w:sdtPr>
          <w:id w:val="682074379"/>
          <w:tag w:val="goog_rdk_121"/>
        </w:sdtPr>
        <w:sdtContent>
          <w:r w:rsidDel="00000000" w:rsidR="00000000" w:rsidRPr="00000000">
            <w:rPr>
              <w:rFonts w:ascii="Gungsuh" w:cs="Gungsuh" w:eastAsia="Gungsuh" w:hAnsi="Gungsuh"/>
              <w:sz w:val="24"/>
              <w:szCs w:val="24"/>
              <w:rtl w:val="0"/>
            </w:rPr>
            <w:t xml:space="preserve">【修学内容】</w:t>
          </w:r>
        </w:sdtContent>
      </w:sdt>
    </w:p>
    <w:p w:rsidR="00000000" w:rsidDel="00000000" w:rsidP="00000000" w:rsidRDefault="00000000" w:rsidRPr="00000000" w14:paraId="0000014B">
      <w:pPr>
        <w:widowControl w:val="1"/>
        <w:spacing w:line="276" w:lineRule="auto"/>
        <w:jc w:val="left"/>
        <w:rPr>
          <w:rFonts w:ascii="Times New Roman" w:cs="Times New Roman" w:eastAsia="Times New Roman" w:hAnsi="Times New Roman"/>
          <w:sz w:val="24"/>
          <w:szCs w:val="24"/>
        </w:rPr>
      </w:pPr>
      <w:sdt>
        <w:sdtPr>
          <w:id w:val="-249997007"/>
          <w:tag w:val="goog_rdk_122"/>
        </w:sdtPr>
        <w:sdtContent>
          <w:r w:rsidDel="00000000" w:rsidR="00000000" w:rsidRPr="00000000">
            <w:rPr>
              <w:rFonts w:ascii="Gungsuh" w:cs="Gungsuh" w:eastAsia="Gungsuh" w:hAnsi="Gungsuh"/>
              <w:sz w:val="24"/>
              <w:szCs w:val="24"/>
              <w:rtl w:val="0"/>
            </w:rPr>
            <w:t xml:space="preserve">第三单元　正念篇</w:t>
          </w:r>
        </w:sdtContent>
      </w:sdt>
    </w:p>
    <w:p w:rsidR="00000000" w:rsidDel="00000000" w:rsidP="00000000" w:rsidRDefault="00000000" w:rsidRPr="00000000" w14:paraId="0000014C">
      <w:pPr>
        <w:widowControl w:val="1"/>
        <w:spacing w:line="276" w:lineRule="auto"/>
        <w:jc w:val="left"/>
        <w:rPr>
          <w:rFonts w:ascii="Times New Roman" w:cs="Times New Roman" w:eastAsia="Times New Roman" w:hAnsi="Times New Roman"/>
          <w:sz w:val="24"/>
          <w:szCs w:val="24"/>
        </w:rPr>
      </w:pPr>
      <w:sdt>
        <w:sdtPr>
          <w:id w:val="-1932282248"/>
          <w:tag w:val="goog_rdk_123"/>
        </w:sdtPr>
        <w:sdtContent>
          <w:r w:rsidDel="00000000" w:rsidR="00000000" w:rsidRPr="00000000">
            <w:rPr>
              <w:rFonts w:ascii="Gungsuh" w:cs="Gungsuh" w:eastAsia="Gungsuh" w:hAnsi="Gungsuh"/>
              <w:sz w:val="24"/>
              <w:szCs w:val="24"/>
              <w:rtl w:val="0"/>
            </w:rPr>
            <w:t xml:space="preserve">第24课 《正念禅修的要领》</w:t>
          </w:r>
        </w:sdtContent>
      </w:sdt>
    </w:p>
    <w:p w:rsidR="00000000" w:rsidDel="00000000" w:rsidP="00000000" w:rsidRDefault="00000000" w:rsidRPr="00000000" w14:paraId="0000014D">
      <w:pPr>
        <w:widowControl w:val="1"/>
        <w:spacing w:line="276" w:lineRule="auto"/>
        <w:jc w:val="left"/>
        <w:rPr>
          <w:rFonts w:ascii="Times New Roman" w:cs="Times New Roman" w:eastAsia="Times New Roman" w:hAnsi="Times New Roman"/>
          <w:sz w:val="24"/>
          <w:szCs w:val="24"/>
        </w:rPr>
      </w:pPr>
      <w:sdt>
        <w:sdtPr>
          <w:id w:val="-1764560753"/>
          <w:tag w:val="goog_rdk_124"/>
        </w:sdtPr>
        <w:sdtContent>
          <w:r w:rsidDel="00000000" w:rsidR="00000000" w:rsidRPr="00000000">
            <w:rPr>
              <w:rFonts w:ascii="Gungsuh" w:cs="Gungsuh" w:eastAsia="Gungsuh" w:hAnsi="Gungsuh"/>
              <w:sz w:val="24"/>
              <w:szCs w:val="24"/>
              <w:rtl w:val="0"/>
            </w:rPr>
            <w:t xml:space="preserve">第25课 《正念禅修十要素》（简版）（观听视频，参阅文稿）</w:t>
          </w:r>
        </w:sdtContent>
      </w:sdt>
    </w:p>
    <w:p w:rsidR="00000000" w:rsidDel="00000000" w:rsidP="00000000" w:rsidRDefault="00000000" w:rsidRPr="00000000" w14:paraId="0000014E">
      <w:pPr>
        <w:widowControl w:val="1"/>
        <w:spacing w:line="276" w:lineRule="auto"/>
        <w:jc w:val="left"/>
        <w:rPr>
          <w:rFonts w:ascii="Times New Roman" w:cs="Times New Roman" w:eastAsia="Times New Roman" w:hAnsi="Times New Roman"/>
          <w:sz w:val="24"/>
          <w:szCs w:val="24"/>
        </w:rPr>
      </w:pPr>
      <w:sdt>
        <w:sdtPr>
          <w:id w:val="182717261"/>
          <w:tag w:val="goog_rdk_125"/>
        </w:sdtPr>
        <w:sdtContent>
          <w:r w:rsidDel="00000000" w:rsidR="00000000" w:rsidRPr="00000000">
            <w:rPr>
              <w:rFonts w:ascii="Gungsuh" w:cs="Gungsuh" w:eastAsia="Gungsuh" w:hAnsi="Gungsuh"/>
              <w:sz w:val="24"/>
              <w:szCs w:val="24"/>
              <w:rtl w:val="0"/>
            </w:rPr>
            <w:t xml:space="preserve">第26课 《盘坐、呼吸对禅修的意义》（观听视频，参阅文稿）</w:t>
          </w:r>
        </w:sdtContent>
      </w:sdt>
    </w:p>
    <w:p w:rsidR="00000000" w:rsidDel="00000000" w:rsidP="00000000" w:rsidRDefault="00000000" w:rsidRPr="00000000" w14:paraId="0000014F">
      <w:pPr>
        <w:widowControl w:val="1"/>
        <w:spacing w:line="276" w:lineRule="auto"/>
        <w:jc w:val="left"/>
        <w:rPr>
          <w:rFonts w:ascii="Times New Roman" w:cs="Times New Roman" w:eastAsia="Times New Roman" w:hAnsi="Times New Roman"/>
          <w:sz w:val="24"/>
          <w:szCs w:val="24"/>
        </w:rPr>
      </w:pPr>
      <w:sdt>
        <w:sdtPr>
          <w:id w:val="457737858"/>
          <w:tag w:val="goog_rdk_126"/>
        </w:sdtPr>
        <w:sdtContent>
          <w:r w:rsidDel="00000000" w:rsidR="00000000" w:rsidRPr="00000000">
            <w:rPr>
              <w:rFonts w:ascii="Gungsuh" w:cs="Gungsuh" w:eastAsia="Gungsuh" w:hAnsi="Gungsuh"/>
              <w:sz w:val="24"/>
              <w:szCs w:val="24"/>
              <w:rtl w:val="0"/>
            </w:rPr>
            <w:t xml:space="preserve">第27课 《正念盘坐八式》（观看视频）</w:t>
          </w:r>
        </w:sdtContent>
      </w:sdt>
    </w:p>
    <w:p w:rsidR="00000000" w:rsidDel="00000000" w:rsidP="00000000" w:rsidRDefault="00000000" w:rsidRPr="00000000" w14:paraId="00000150">
      <w:pPr>
        <w:widowControl w:val="1"/>
        <w:spacing w:line="276" w:lineRule="auto"/>
        <w:jc w:val="left"/>
        <w:rPr>
          <w:rFonts w:ascii="Times New Roman" w:cs="Times New Roman" w:eastAsia="Times New Roman" w:hAnsi="Times New Roman"/>
          <w:sz w:val="24"/>
          <w:szCs w:val="24"/>
        </w:rPr>
      </w:pPr>
      <w:sdt>
        <w:sdtPr>
          <w:id w:val="-1553279399"/>
          <w:tag w:val="goog_rdk_127"/>
        </w:sdtPr>
        <w:sdtContent>
          <w:r w:rsidDel="00000000" w:rsidR="00000000" w:rsidRPr="00000000">
            <w:rPr>
              <w:rFonts w:ascii="Gungsuh" w:cs="Gungsuh" w:eastAsia="Gungsuh" w:hAnsi="Gungsuh"/>
              <w:sz w:val="24"/>
              <w:szCs w:val="24"/>
              <w:rtl w:val="0"/>
            </w:rPr>
            <w:t xml:space="preserve">第28课 《正念呼吸七式》（观看视频）</w:t>
          </w:r>
        </w:sdtContent>
      </w:sdt>
    </w:p>
    <w:p w:rsidR="00000000" w:rsidDel="00000000" w:rsidP="00000000" w:rsidRDefault="00000000" w:rsidRPr="00000000" w14:paraId="00000151">
      <w:pPr>
        <w:widowControl w:val="1"/>
        <w:spacing w:line="276" w:lineRule="auto"/>
        <w:jc w:val="left"/>
        <w:rPr>
          <w:rFonts w:ascii="Times New Roman" w:cs="Times New Roman" w:eastAsia="Times New Roman" w:hAnsi="Times New Roman"/>
          <w:sz w:val="24"/>
          <w:szCs w:val="24"/>
        </w:rPr>
      </w:pPr>
      <w:sdt>
        <w:sdtPr>
          <w:id w:val="-1698248830"/>
          <w:tag w:val="goog_rdk_128"/>
        </w:sdtPr>
        <w:sdtContent>
          <w:r w:rsidDel="00000000" w:rsidR="00000000" w:rsidRPr="00000000">
            <w:rPr>
              <w:rFonts w:ascii="Gungsuh" w:cs="Gungsuh" w:eastAsia="Gungsuh" w:hAnsi="Gungsuh"/>
              <w:sz w:val="24"/>
              <w:szCs w:val="24"/>
              <w:rtl w:val="0"/>
            </w:rPr>
            <w:t xml:space="preserve">第29课  正念咖啡（观听视频，参阅文稿）</w:t>
          </w:r>
        </w:sdtContent>
      </w:sdt>
    </w:p>
    <w:p w:rsidR="00000000" w:rsidDel="00000000" w:rsidP="00000000" w:rsidRDefault="00000000" w:rsidRPr="00000000" w14:paraId="00000152">
      <w:pPr>
        <w:widowControl w:val="1"/>
        <w:spacing w:line="276" w:lineRule="auto"/>
        <w:jc w:val="left"/>
        <w:rPr>
          <w:rFonts w:ascii="Times New Roman" w:cs="Times New Roman" w:eastAsia="Times New Roman" w:hAnsi="Times New Roman"/>
          <w:sz w:val="24"/>
          <w:szCs w:val="24"/>
        </w:rPr>
      </w:pPr>
      <w:sdt>
        <w:sdtPr>
          <w:id w:val="1468562825"/>
          <w:tag w:val="goog_rdk_129"/>
        </w:sdtPr>
        <w:sdtContent>
          <w:r w:rsidDel="00000000" w:rsidR="00000000" w:rsidRPr="00000000">
            <w:rPr>
              <w:rFonts w:ascii="Gungsuh" w:cs="Gungsuh" w:eastAsia="Gungsuh" w:hAnsi="Gungsuh"/>
              <w:sz w:val="24"/>
              <w:szCs w:val="24"/>
              <w:rtl w:val="0"/>
            </w:rPr>
            <w:t xml:space="preserve">第30课  太极正念球</w:t>
          </w:r>
        </w:sdtContent>
      </w:sdt>
    </w:p>
    <w:p w:rsidR="00000000" w:rsidDel="00000000" w:rsidP="00000000" w:rsidRDefault="00000000" w:rsidRPr="00000000" w14:paraId="00000153">
      <w:pPr>
        <w:widowControl w:val="1"/>
        <w:spacing w:line="276" w:lineRule="auto"/>
        <w:jc w:val="left"/>
        <w:rPr>
          <w:rFonts w:ascii="Times New Roman" w:cs="Times New Roman" w:eastAsia="Times New Roman" w:hAnsi="Times New Roman"/>
          <w:sz w:val="24"/>
          <w:szCs w:val="24"/>
        </w:rPr>
      </w:pPr>
      <w:sdt>
        <w:sdtPr>
          <w:id w:val="2007076185"/>
          <w:tag w:val="goog_rdk_130"/>
        </w:sdtPr>
        <w:sdtContent>
          <w:r w:rsidDel="00000000" w:rsidR="00000000" w:rsidRPr="00000000">
            <w:rPr>
              <w:rFonts w:ascii="Gungsuh" w:cs="Gungsuh" w:eastAsia="Gungsuh" w:hAnsi="Gungsuh"/>
              <w:sz w:val="24"/>
              <w:szCs w:val="24"/>
              <w:rtl w:val="0"/>
            </w:rPr>
            <w:t xml:space="preserve">第31课  初级正念禅修（录音引导）</w:t>
          </w:r>
        </w:sdtContent>
      </w:sdt>
    </w:p>
    <w:p w:rsidR="00000000" w:rsidDel="00000000" w:rsidP="00000000" w:rsidRDefault="00000000" w:rsidRPr="00000000" w14:paraId="00000154">
      <w:pPr>
        <w:widowControl w:val="1"/>
        <w:spacing w:line="276" w:lineRule="auto"/>
        <w:jc w:val="left"/>
        <w:rPr>
          <w:rFonts w:ascii="Times New Roman" w:cs="Times New Roman" w:eastAsia="Times New Roman" w:hAnsi="Times New Roman"/>
          <w:sz w:val="24"/>
          <w:szCs w:val="24"/>
        </w:rPr>
      </w:pPr>
      <w:sdt>
        <w:sdtPr>
          <w:id w:val="917153909"/>
          <w:tag w:val="goog_rdk_131"/>
        </w:sdtPr>
        <w:sdtContent>
          <w:r w:rsidDel="00000000" w:rsidR="00000000" w:rsidRPr="00000000">
            <w:rPr>
              <w:rFonts w:ascii="Gungsuh" w:cs="Gungsuh" w:eastAsia="Gungsuh" w:hAnsi="Gungsuh"/>
              <w:sz w:val="24"/>
              <w:szCs w:val="24"/>
              <w:rtl w:val="0"/>
            </w:rPr>
            <w:t xml:space="preserve">复习课 中级同喜班复习课之一</w:t>
          </w:r>
        </w:sdtContent>
      </w:sdt>
    </w:p>
    <w:p w:rsidR="00000000" w:rsidDel="00000000" w:rsidP="00000000" w:rsidRDefault="00000000" w:rsidRPr="00000000" w14:paraId="00000155">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Two (Intermediate)</w:t>
      </w:r>
    </w:p>
    <w:p w:rsidR="00000000" w:rsidDel="00000000" w:rsidP="00000000" w:rsidRDefault="00000000" w:rsidRPr="00000000" w14:paraId="00000157">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Objectives</w:t>
      </w:r>
    </w:p>
    <w:p w:rsidR="00000000" w:rsidDel="00000000" w:rsidP="00000000" w:rsidRDefault="00000000" w:rsidRPr="00000000" w14:paraId="00000158">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Deepen the practice of the Eight Steps and Three Types of Meditation, Mindfulness Meditation, and Altruistic Meditation. Cultivate wisdom in life and aspire to be a person of loving-kindness and compassion. </w:t>
      </w:r>
    </w:p>
    <w:p w:rsidR="00000000" w:rsidDel="00000000" w:rsidP="00000000" w:rsidRDefault="00000000" w:rsidRPr="00000000" w14:paraId="00000159">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Content</w:t>
      </w:r>
    </w:p>
    <w:p w:rsidR="00000000" w:rsidDel="00000000" w:rsidP="00000000" w:rsidRDefault="00000000" w:rsidRPr="00000000" w14:paraId="0000015B">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3: Cultivating Mindfulness</w:t>
      </w:r>
    </w:p>
    <w:p w:rsidR="00000000" w:rsidDel="00000000" w:rsidP="00000000" w:rsidRDefault="00000000" w:rsidRPr="00000000" w14:paraId="0000015C">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24  The Essentials of Mindfulness Practice</w:t>
      </w:r>
    </w:p>
    <w:p w:rsidR="00000000" w:rsidDel="00000000" w:rsidP="00000000" w:rsidRDefault="00000000" w:rsidRPr="00000000" w14:paraId="0000015E">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25  The Ten Key Elements of Mindfulness Meditation </w:t>
      </w:r>
    </w:p>
    <w:p w:rsidR="00000000" w:rsidDel="00000000" w:rsidP="00000000" w:rsidRDefault="00000000" w:rsidRPr="00000000" w14:paraId="0000015F">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26  The Role of Lotus Posture and Breathing in Meditation </w:t>
      </w:r>
    </w:p>
    <w:p w:rsidR="00000000" w:rsidDel="00000000" w:rsidP="00000000" w:rsidRDefault="00000000" w:rsidRPr="00000000" w14:paraId="00000160">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27  Eight Mindful Exercises for Lotus Posture  </w:t>
      </w:r>
    </w:p>
    <w:p w:rsidR="00000000" w:rsidDel="00000000" w:rsidP="00000000" w:rsidRDefault="00000000" w:rsidRPr="00000000" w14:paraId="00000161">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28  Seven Mindful Exercises for Breathing</w:t>
      </w:r>
    </w:p>
    <w:p w:rsidR="00000000" w:rsidDel="00000000" w:rsidP="00000000" w:rsidRDefault="00000000" w:rsidRPr="00000000" w14:paraId="00000162">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29  Mindful Coffee</w:t>
      </w:r>
    </w:p>
    <w:p w:rsidR="00000000" w:rsidDel="00000000" w:rsidP="00000000" w:rsidRDefault="00000000" w:rsidRPr="00000000" w14:paraId="00000163">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30  Practicing Tai Chi Mindfulness Ball </w:t>
      </w:r>
    </w:p>
    <w:p w:rsidR="00000000" w:rsidDel="00000000" w:rsidP="00000000" w:rsidRDefault="00000000" w:rsidRPr="00000000" w14:paraId="00000164">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31  Beginner-level Mindfulness Meditation </w:t>
      </w:r>
    </w:p>
    <w:p w:rsidR="00000000" w:rsidDel="00000000" w:rsidP="00000000" w:rsidRDefault="00000000" w:rsidRPr="00000000" w14:paraId="00000165">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Lesson 3  Unit 3 Cultivating Mindfulness</w:t>
      </w:r>
    </w:p>
    <w:p w:rsidR="00000000" w:rsidDel="00000000" w:rsidP="00000000" w:rsidRDefault="00000000" w:rsidRPr="00000000" w14:paraId="00000168">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widowControl w:val="1"/>
        <w:spacing w:line="276" w:lineRule="auto"/>
        <w:jc w:val="left"/>
        <w:rPr>
          <w:rFonts w:ascii="Times New Roman" w:cs="Times New Roman" w:eastAsia="Times New Roman" w:hAnsi="Times New Roman"/>
          <w:sz w:val="24"/>
          <w:szCs w:val="24"/>
        </w:rPr>
      </w:pPr>
      <w:sdt>
        <w:sdtPr>
          <w:id w:val="2042961092"/>
          <w:tag w:val="goog_rdk_132"/>
        </w:sdtPr>
        <w:sdtContent>
          <w:r w:rsidDel="00000000" w:rsidR="00000000" w:rsidRPr="00000000">
            <w:rPr>
              <w:rFonts w:ascii="Gungsuh" w:cs="Gungsuh" w:eastAsia="Gungsuh" w:hAnsi="Gungsuh"/>
              <w:sz w:val="24"/>
              <w:szCs w:val="24"/>
              <w:rtl w:val="0"/>
            </w:rPr>
            <w:t xml:space="preserve">第四单元　社会篇</w:t>
          </w:r>
        </w:sdtContent>
      </w:sdt>
    </w:p>
    <w:p w:rsidR="00000000" w:rsidDel="00000000" w:rsidP="00000000" w:rsidRDefault="00000000" w:rsidRPr="00000000" w14:paraId="0000016C">
      <w:pPr>
        <w:widowControl w:val="1"/>
        <w:spacing w:line="276" w:lineRule="auto"/>
        <w:jc w:val="left"/>
        <w:rPr>
          <w:rFonts w:ascii="Times New Roman" w:cs="Times New Roman" w:eastAsia="Times New Roman" w:hAnsi="Times New Roman"/>
          <w:sz w:val="24"/>
          <w:szCs w:val="24"/>
        </w:rPr>
      </w:pPr>
      <w:sdt>
        <w:sdtPr>
          <w:id w:val="1058016354"/>
          <w:tag w:val="goog_rdk_133"/>
        </w:sdtPr>
        <w:sdtContent>
          <w:r w:rsidDel="00000000" w:rsidR="00000000" w:rsidRPr="00000000">
            <w:rPr>
              <w:rFonts w:ascii="Gungsuh" w:cs="Gungsuh" w:eastAsia="Gungsuh" w:hAnsi="Gungsuh"/>
              <w:sz w:val="24"/>
              <w:szCs w:val="24"/>
              <w:rtl w:val="0"/>
            </w:rPr>
            <w:t xml:space="preserve">第32课 《人工智能时代，人类何去何从》</w:t>
          </w:r>
        </w:sdtContent>
      </w:sdt>
    </w:p>
    <w:p w:rsidR="00000000" w:rsidDel="00000000" w:rsidP="00000000" w:rsidRDefault="00000000" w:rsidRPr="00000000" w14:paraId="0000016D">
      <w:pPr>
        <w:widowControl w:val="1"/>
        <w:spacing w:line="276" w:lineRule="auto"/>
        <w:jc w:val="left"/>
        <w:rPr>
          <w:rFonts w:ascii="Times New Roman" w:cs="Times New Roman" w:eastAsia="Times New Roman" w:hAnsi="Times New Roman"/>
          <w:sz w:val="24"/>
          <w:szCs w:val="24"/>
        </w:rPr>
      </w:pPr>
      <w:sdt>
        <w:sdtPr>
          <w:id w:val="-398570964"/>
          <w:tag w:val="goog_rdk_134"/>
        </w:sdtPr>
        <w:sdtContent>
          <w:r w:rsidDel="00000000" w:rsidR="00000000" w:rsidRPr="00000000">
            <w:rPr>
              <w:rFonts w:ascii="Gungsuh" w:cs="Gungsuh" w:eastAsia="Gungsuh" w:hAnsi="Gungsuh"/>
              <w:sz w:val="24"/>
              <w:szCs w:val="24"/>
              <w:rtl w:val="0"/>
            </w:rPr>
            <w:t xml:space="preserve">第33课 《佛教的世界观》（观听视频，参阅文稿）</w:t>
          </w:r>
        </w:sdtContent>
      </w:sdt>
    </w:p>
    <w:p w:rsidR="00000000" w:rsidDel="00000000" w:rsidP="00000000" w:rsidRDefault="00000000" w:rsidRPr="00000000" w14:paraId="0000016E">
      <w:pPr>
        <w:widowControl w:val="1"/>
        <w:spacing w:line="276" w:lineRule="auto"/>
        <w:jc w:val="left"/>
        <w:rPr>
          <w:rFonts w:ascii="Times New Roman" w:cs="Times New Roman" w:eastAsia="Times New Roman" w:hAnsi="Times New Roman"/>
          <w:sz w:val="24"/>
          <w:szCs w:val="24"/>
        </w:rPr>
      </w:pPr>
      <w:sdt>
        <w:sdtPr>
          <w:id w:val="24794981"/>
          <w:tag w:val="goog_rdk_135"/>
        </w:sdtPr>
        <w:sdtContent>
          <w:r w:rsidDel="00000000" w:rsidR="00000000" w:rsidRPr="00000000">
            <w:rPr>
              <w:rFonts w:ascii="Gungsuh" w:cs="Gungsuh" w:eastAsia="Gungsuh" w:hAnsi="Gungsuh"/>
              <w:sz w:val="24"/>
              <w:szCs w:val="24"/>
              <w:rtl w:val="0"/>
            </w:rPr>
            <w:t xml:space="preserve">第34课 《佛教的道德观》</w:t>
          </w:r>
        </w:sdtContent>
      </w:sdt>
    </w:p>
    <w:p w:rsidR="00000000" w:rsidDel="00000000" w:rsidP="00000000" w:rsidRDefault="00000000" w:rsidRPr="00000000" w14:paraId="0000016F">
      <w:pPr>
        <w:widowControl w:val="1"/>
        <w:spacing w:line="276" w:lineRule="auto"/>
        <w:jc w:val="left"/>
        <w:rPr>
          <w:rFonts w:ascii="Times New Roman" w:cs="Times New Roman" w:eastAsia="Times New Roman" w:hAnsi="Times New Roman"/>
          <w:sz w:val="24"/>
          <w:szCs w:val="24"/>
        </w:rPr>
      </w:pPr>
      <w:sdt>
        <w:sdtPr>
          <w:id w:val="-707034526"/>
          <w:tag w:val="goog_rdk_136"/>
        </w:sdtPr>
        <w:sdtContent>
          <w:r w:rsidDel="00000000" w:rsidR="00000000" w:rsidRPr="00000000">
            <w:rPr>
              <w:rFonts w:ascii="Gungsuh" w:cs="Gungsuh" w:eastAsia="Gungsuh" w:hAnsi="Gungsuh"/>
              <w:sz w:val="24"/>
              <w:szCs w:val="24"/>
              <w:rtl w:val="0"/>
            </w:rPr>
            <w:t xml:space="preserve">第35课 《佛教的环保思想》</w:t>
          </w:r>
        </w:sdtContent>
      </w:sdt>
    </w:p>
    <w:p w:rsidR="00000000" w:rsidDel="00000000" w:rsidP="00000000" w:rsidRDefault="00000000" w:rsidRPr="00000000" w14:paraId="00000170">
      <w:pPr>
        <w:widowControl w:val="1"/>
        <w:spacing w:line="276" w:lineRule="auto"/>
        <w:jc w:val="left"/>
        <w:rPr>
          <w:rFonts w:ascii="Times New Roman" w:cs="Times New Roman" w:eastAsia="Times New Roman" w:hAnsi="Times New Roman"/>
          <w:sz w:val="24"/>
          <w:szCs w:val="24"/>
        </w:rPr>
      </w:pPr>
      <w:sdt>
        <w:sdtPr>
          <w:id w:val="1261034391"/>
          <w:tag w:val="goog_rdk_137"/>
        </w:sdtPr>
        <w:sdtContent>
          <w:r w:rsidDel="00000000" w:rsidR="00000000" w:rsidRPr="00000000">
            <w:rPr>
              <w:rFonts w:ascii="Gungsuh" w:cs="Gungsuh" w:eastAsia="Gungsuh" w:hAnsi="Gungsuh"/>
              <w:sz w:val="24"/>
              <w:szCs w:val="24"/>
              <w:rtl w:val="0"/>
            </w:rPr>
            <w:t xml:space="preserve">第36课 《企业家的现实价值和终极价值》</w:t>
          </w:r>
        </w:sdtContent>
      </w:sdt>
    </w:p>
    <w:p w:rsidR="00000000" w:rsidDel="00000000" w:rsidP="00000000" w:rsidRDefault="00000000" w:rsidRPr="00000000" w14:paraId="00000171">
      <w:pPr>
        <w:widowControl w:val="1"/>
        <w:spacing w:line="276" w:lineRule="auto"/>
        <w:jc w:val="left"/>
        <w:rPr>
          <w:rFonts w:ascii="Times New Roman" w:cs="Times New Roman" w:eastAsia="Times New Roman" w:hAnsi="Times New Roman"/>
          <w:sz w:val="24"/>
          <w:szCs w:val="24"/>
        </w:rPr>
      </w:pPr>
      <w:sdt>
        <w:sdtPr>
          <w:id w:val="-1146813611"/>
          <w:tag w:val="goog_rdk_138"/>
        </w:sdtPr>
        <w:sdtContent>
          <w:r w:rsidDel="00000000" w:rsidR="00000000" w:rsidRPr="00000000">
            <w:rPr>
              <w:rFonts w:ascii="Gungsuh" w:cs="Gungsuh" w:eastAsia="Gungsuh" w:hAnsi="Gungsuh"/>
              <w:sz w:val="24"/>
              <w:szCs w:val="24"/>
              <w:rtl w:val="0"/>
            </w:rPr>
            <w:t xml:space="preserve">第37课 《从物品整理到心灵整理》（观听视频，参阅文稿）</w:t>
          </w:r>
        </w:sdtContent>
      </w:sdt>
    </w:p>
    <w:p w:rsidR="00000000" w:rsidDel="00000000" w:rsidP="00000000" w:rsidRDefault="00000000" w:rsidRPr="00000000" w14:paraId="00000172">
      <w:pPr>
        <w:widowControl w:val="1"/>
        <w:spacing w:line="276" w:lineRule="auto"/>
        <w:jc w:val="left"/>
        <w:rPr>
          <w:rFonts w:ascii="Times New Roman" w:cs="Times New Roman" w:eastAsia="Times New Roman" w:hAnsi="Times New Roman"/>
          <w:sz w:val="24"/>
          <w:szCs w:val="24"/>
        </w:rPr>
      </w:pPr>
      <w:sdt>
        <w:sdtPr>
          <w:id w:val="-1126898755"/>
          <w:tag w:val="goog_rdk_139"/>
        </w:sdtPr>
        <w:sdtContent>
          <w:r w:rsidDel="00000000" w:rsidR="00000000" w:rsidRPr="00000000">
            <w:rPr>
              <w:rFonts w:ascii="Gungsuh" w:cs="Gungsuh" w:eastAsia="Gungsuh" w:hAnsi="Gungsuh"/>
              <w:sz w:val="24"/>
              <w:szCs w:val="24"/>
              <w:rtl w:val="0"/>
            </w:rPr>
            <w:t xml:space="preserve">第38课 《佛法在家庭教育中的运用》（观听视频，参阅文稿）</w:t>
          </w:r>
        </w:sdtContent>
      </w:sdt>
    </w:p>
    <w:p w:rsidR="00000000" w:rsidDel="00000000" w:rsidP="00000000" w:rsidRDefault="00000000" w:rsidRPr="00000000" w14:paraId="00000173">
      <w:pPr>
        <w:widowControl w:val="1"/>
        <w:spacing w:line="276" w:lineRule="auto"/>
        <w:jc w:val="left"/>
        <w:rPr>
          <w:rFonts w:ascii="Times New Roman" w:cs="Times New Roman" w:eastAsia="Times New Roman" w:hAnsi="Times New Roman"/>
          <w:sz w:val="24"/>
          <w:szCs w:val="24"/>
        </w:rPr>
      </w:pPr>
      <w:sdt>
        <w:sdtPr>
          <w:id w:val="1930085237"/>
          <w:tag w:val="goog_rdk_140"/>
        </w:sdtPr>
        <w:sdtContent>
          <w:r w:rsidDel="00000000" w:rsidR="00000000" w:rsidRPr="00000000">
            <w:rPr>
              <w:rFonts w:ascii="Gungsuh" w:cs="Gungsuh" w:eastAsia="Gungsuh" w:hAnsi="Gungsuh"/>
              <w:sz w:val="24"/>
              <w:szCs w:val="24"/>
              <w:rtl w:val="0"/>
            </w:rPr>
            <w:t xml:space="preserve">第39课 “佛门礼仪”视频，阅读《居士入寺礼仪》</w:t>
          </w:r>
        </w:sdtContent>
      </w:sdt>
    </w:p>
    <w:p w:rsidR="00000000" w:rsidDel="00000000" w:rsidP="00000000" w:rsidRDefault="00000000" w:rsidRPr="00000000" w14:paraId="00000174">
      <w:pPr>
        <w:widowControl w:val="1"/>
        <w:spacing w:line="276" w:lineRule="auto"/>
        <w:jc w:val="left"/>
        <w:rPr>
          <w:rFonts w:ascii="Times New Roman" w:cs="Times New Roman" w:eastAsia="Times New Roman" w:hAnsi="Times New Roman"/>
          <w:sz w:val="24"/>
          <w:szCs w:val="24"/>
        </w:rPr>
      </w:pPr>
      <w:sdt>
        <w:sdtPr>
          <w:id w:val="-737751450"/>
          <w:tag w:val="goog_rdk_141"/>
        </w:sdtPr>
        <w:sdtContent>
          <w:r w:rsidDel="00000000" w:rsidR="00000000" w:rsidRPr="00000000">
            <w:rPr>
              <w:rFonts w:ascii="Gungsuh" w:cs="Gungsuh" w:eastAsia="Gungsuh" w:hAnsi="Gungsuh"/>
              <w:sz w:val="24"/>
              <w:szCs w:val="24"/>
              <w:rtl w:val="0"/>
            </w:rPr>
            <w:t xml:space="preserve">复习课 中级同喜班复习课之二</w:t>
          </w:r>
        </w:sdtContent>
      </w:sdt>
    </w:p>
    <w:p w:rsidR="00000000" w:rsidDel="00000000" w:rsidP="00000000" w:rsidRDefault="00000000" w:rsidRPr="00000000" w14:paraId="00000175">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4: Engaging with Society</w:t>
      </w:r>
    </w:p>
    <w:p w:rsidR="00000000" w:rsidDel="00000000" w:rsidP="00000000" w:rsidRDefault="00000000" w:rsidRPr="00000000" w14:paraId="00000176">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32  In the Age of Artificial Intelligence, Where Is Humanity Headed?</w:t>
      </w:r>
    </w:p>
    <w:p w:rsidR="00000000" w:rsidDel="00000000" w:rsidP="00000000" w:rsidRDefault="00000000" w:rsidRPr="00000000" w14:paraId="00000178">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33  The Buddhist Perspective on the World </w:t>
      </w:r>
    </w:p>
    <w:p w:rsidR="00000000" w:rsidDel="00000000" w:rsidP="00000000" w:rsidRDefault="00000000" w:rsidRPr="00000000" w14:paraId="00000179">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34  The Buddhist View of Morality</w:t>
      </w:r>
    </w:p>
    <w:p w:rsidR="00000000" w:rsidDel="00000000" w:rsidP="00000000" w:rsidRDefault="00000000" w:rsidRPr="00000000" w14:paraId="0000017A">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35  The Buddhist View on Environmental Sustainability</w:t>
      </w:r>
    </w:p>
    <w:p w:rsidR="00000000" w:rsidDel="00000000" w:rsidP="00000000" w:rsidRDefault="00000000" w:rsidRPr="00000000" w14:paraId="0000017B">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36  The Practical and Ultimate Values of Entrepreneurs</w:t>
      </w:r>
    </w:p>
    <w:p w:rsidR="00000000" w:rsidDel="00000000" w:rsidP="00000000" w:rsidRDefault="00000000" w:rsidRPr="00000000" w14:paraId="0000017C">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37  From Organizing Belongings to Organizing the Mind</w:t>
      </w:r>
    </w:p>
    <w:p w:rsidR="00000000" w:rsidDel="00000000" w:rsidP="00000000" w:rsidRDefault="00000000" w:rsidRPr="00000000" w14:paraId="0000017D">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38  Bringing Buddhist Teachings to Family Education </w:t>
      </w:r>
    </w:p>
    <w:p w:rsidR="00000000" w:rsidDel="00000000" w:rsidP="00000000" w:rsidRDefault="00000000" w:rsidRPr="00000000" w14:paraId="0000017E">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39  Buddhist Etiquette  </w:t>
      </w:r>
    </w:p>
    <w:p w:rsidR="00000000" w:rsidDel="00000000" w:rsidP="00000000" w:rsidRDefault="00000000" w:rsidRPr="00000000" w14:paraId="0000017F">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Lesson Four Unit 4 Engaging with Society</w:t>
      </w:r>
    </w:p>
    <w:p w:rsidR="00000000" w:rsidDel="00000000" w:rsidP="00000000" w:rsidRDefault="00000000" w:rsidRPr="00000000" w14:paraId="00000181">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widowControl w:val="1"/>
        <w:spacing w:line="276" w:lineRule="auto"/>
        <w:jc w:val="left"/>
        <w:rPr>
          <w:rFonts w:ascii="Times New Roman" w:cs="Times New Roman" w:eastAsia="Times New Roman" w:hAnsi="Times New Roman"/>
          <w:sz w:val="24"/>
          <w:szCs w:val="24"/>
        </w:rPr>
      </w:pPr>
      <w:sdt>
        <w:sdtPr>
          <w:id w:val="42650759"/>
          <w:tag w:val="goog_rdk_142"/>
        </w:sdtPr>
        <w:sdtContent>
          <w:r w:rsidDel="00000000" w:rsidR="00000000" w:rsidRPr="00000000">
            <w:rPr>
              <w:rFonts w:ascii="Gungsuh" w:cs="Gungsuh" w:eastAsia="Gungsuh" w:hAnsi="Gungsuh"/>
              <w:sz w:val="24"/>
              <w:szCs w:val="24"/>
              <w:rtl w:val="0"/>
            </w:rPr>
            <w:t xml:space="preserve">第五单元　利他篇</w:t>
          </w:r>
        </w:sdtContent>
      </w:sdt>
    </w:p>
    <w:p w:rsidR="00000000" w:rsidDel="00000000" w:rsidP="00000000" w:rsidRDefault="00000000" w:rsidRPr="00000000" w14:paraId="00000184">
      <w:pPr>
        <w:widowControl w:val="1"/>
        <w:spacing w:line="276" w:lineRule="auto"/>
        <w:jc w:val="left"/>
        <w:rPr>
          <w:rFonts w:ascii="Times New Roman" w:cs="Times New Roman" w:eastAsia="Times New Roman" w:hAnsi="Times New Roman"/>
          <w:sz w:val="24"/>
          <w:szCs w:val="24"/>
        </w:rPr>
      </w:pPr>
      <w:sdt>
        <w:sdtPr>
          <w:id w:val="-1804510521"/>
          <w:tag w:val="goog_rdk_143"/>
        </w:sdtPr>
        <w:sdtContent>
          <w:r w:rsidDel="00000000" w:rsidR="00000000" w:rsidRPr="00000000">
            <w:rPr>
              <w:rFonts w:ascii="Gungsuh" w:cs="Gungsuh" w:eastAsia="Gungsuh" w:hAnsi="Gungsuh"/>
              <w:sz w:val="24"/>
              <w:szCs w:val="24"/>
              <w:rtl w:val="0"/>
            </w:rPr>
            <w:t xml:space="preserve">第40课 《佛法修学次第的思考》</w:t>
          </w:r>
        </w:sdtContent>
      </w:sdt>
    </w:p>
    <w:p w:rsidR="00000000" w:rsidDel="00000000" w:rsidP="00000000" w:rsidRDefault="00000000" w:rsidRPr="00000000" w14:paraId="00000185">
      <w:pPr>
        <w:widowControl w:val="1"/>
        <w:spacing w:line="276" w:lineRule="auto"/>
        <w:jc w:val="left"/>
        <w:rPr>
          <w:rFonts w:ascii="Times New Roman" w:cs="Times New Roman" w:eastAsia="Times New Roman" w:hAnsi="Times New Roman"/>
          <w:sz w:val="24"/>
          <w:szCs w:val="24"/>
        </w:rPr>
      </w:pPr>
      <w:sdt>
        <w:sdtPr>
          <w:id w:val="-763686651"/>
          <w:tag w:val="goog_rdk_144"/>
        </w:sdtPr>
        <w:sdtContent>
          <w:r w:rsidDel="00000000" w:rsidR="00000000" w:rsidRPr="00000000">
            <w:rPr>
              <w:rFonts w:ascii="Gungsuh" w:cs="Gungsuh" w:eastAsia="Gungsuh" w:hAnsi="Gungsuh"/>
              <w:sz w:val="24"/>
              <w:szCs w:val="24"/>
              <w:rtl w:val="0"/>
            </w:rPr>
            <w:t xml:space="preserve">第41课 《慈善，是慈悲心的修行》</w:t>
          </w:r>
        </w:sdtContent>
      </w:sdt>
    </w:p>
    <w:p w:rsidR="00000000" w:rsidDel="00000000" w:rsidP="00000000" w:rsidRDefault="00000000" w:rsidRPr="00000000" w14:paraId="00000186">
      <w:pPr>
        <w:widowControl w:val="1"/>
        <w:spacing w:line="276" w:lineRule="auto"/>
        <w:jc w:val="left"/>
        <w:rPr>
          <w:rFonts w:ascii="Times New Roman" w:cs="Times New Roman" w:eastAsia="Times New Roman" w:hAnsi="Times New Roman"/>
          <w:sz w:val="24"/>
          <w:szCs w:val="24"/>
        </w:rPr>
      </w:pPr>
      <w:sdt>
        <w:sdtPr>
          <w:id w:val="1652344444"/>
          <w:tag w:val="goog_rdk_145"/>
        </w:sdtPr>
        <w:sdtContent>
          <w:r w:rsidDel="00000000" w:rsidR="00000000" w:rsidRPr="00000000">
            <w:rPr>
              <w:rFonts w:ascii="Gungsuh" w:cs="Gungsuh" w:eastAsia="Gungsuh" w:hAnsi="Gungsuh"/>
              <w:sz w:val="24"/>
              <w:szCs w:val="24"/>
              <w:rtl w:val="0"/>
            </w:rPr>
            <w:t xml:space="preserve">第42课 《千手千眼，大慈大悲》（观听视频，参阅文稿）</w:t>
          </w:r>
        </w:sdtContent>
      </w:sdt>
    </w:p>
    <w:p w:rsidR="00000000" w:rsidDel="00000000" w:rsidP="00000000" w:rsidRDefault="00000000" w:rsidRPr="00000000" w14:paraId="00000187">
      <w:pPr>
        <w:widowControl w:val="1"/>
        <w:spacing w:line="276" w:lineRule="auto"/>
        <w:jc w:val="left"/>
        <w:rPr>
          <w:rFonts w:ascii="Times New Roman" w:cs="Times New Roman" w:eastAsia="Times New Roman" w:hAnsi="Times New Roman"/>
          <w:sz w:val="24"/>
          <w:szCs w:val="24"/>
        </w:rPr>
      </w:pPr>
      <w:sdt>
        <w:sdtPr>
          <w:id w:val="1624112107"/>
          <w:tag w:val="goog_rdk_146"/>
        </w:sdtPr>
        <w:sdtContent>
          <w:r w:rsidDel="00000000" w:rsidR="00000000" w:rsidRPr="00000000">
            <w:rPr>
              <w:rFonts w:ascii="Gungsuh" w:cs="Gungsuh" w:eastAsia="Gungsuh" w:hAnsi="Gungsuh"/>
              <w:sz w:val="24"/>
              <w:szCs w:val="24"/>
              <w:rtl w:val="0"/>
            </w:rPr>
            <w:t xml:space="preserve">第43课 欢欢喜喜义工行</w:t>
          </w:r>
        </w:sdtContent>
      </w:sdt>
    </w:p>
    <w:p w:rsidR="00000000" w:rsidDel="00000000" w:rsidP="00000000" w:rsidRDefault="00000000" w:rsidRPr="00000000" w14:paraId="00000188">
      <w:pPr>
        <w:widowControl w:val="1"/>
        <w:spacing w:line="276" w:lineRule="auto"/>
        <w:jc w:val="left"/>
        <w:rPr>
          <w:rFonts w:ascii="Times New Roman" w:cs="Times New Roman" w:eastAsia="Times New Roman" w:hAnsi="Times New Roman"/>
          <w:sz w:val="24"/>
          <w:szCs w:val="24"/>
        </w:rPr>
      </w:pPr>
      <w:sdt>
        <w:sdtPr>
          <w:id w:val="1443471402"/>
          <w:tag w:val="goog_rdk_147"/>
        </w:sdtPr>
        <w:sdtContent>
          <w:r w:rsidDel="00000000" w:rsidR="00000000" w:rsidRPr="00000000">
            <w:rPr>
              <w:rFonts w:ascii="Gungsuh" w:cs="Gungsuh" w:eastAsia="Gungsuh" w:hAnsi="Gungsuh"/>
              <w:sz w:val="24"/>
              <w:szCs w:val="24"/>
              <w:rtl w:val="0"/>
            </w:rPr>
            <w:t xml:space="preserve">第44课 传灯实践课——如何开展一场读书会</w:t>
          </w:r>
        </w:sdtContent>
      </w:sdt>
    </w:p>
    <w:p w:rsidR="00000000" w:rsidDel="00000000" w:rsidP="00000000" w:rsidRDefault="00000000" w:rsidRPr="00000000" w14:paraId="00000189">
      <w:pPr>
        <w:widowControl w:val="1"/>
        <w:spacing w:line="276" w:lineRule="auto"/>
        <w:jc w:val="left"/>
        <w:rPr>
          <w:rFonts w:ascii="Times New Roman" w:cs="Times New Roman" w:eastAsia="Times New Roman" w:hAnsi="Times New Roman"/>
          <w:sz w:val="24"/>
          <w:szCs w:val="24"/>
        </w:rPr>
      </w:pPr>
      <w:sdt>
        <w:sdtPr>
          <w:id w:val="-1973862491"/>
          <w:tag w:val="goog_rdk_148"/>
        </w:sdtPr>
        <w:sdtContent>
          <w:r w:rsidDel="00000000" w:rsidR="00000000" w:rsidRPr="00000000">
            <w:rPr>
              <w:rFonts w:ascii="Gungsuh" w:cs="Gungsuh" w:eastAsia="Gungsuh" w:hAnsi="Gungsuh"/>
              <w:sz w:val="24"/>
              <w:szCs w:val="24"/>
              <w:rtl w:val="0"/>
            </w:rPr>
            <w:t xml:space="preserve">复习课 中级同喜班复习课之三</w:t>
          </w:r>
        </w:sdtContent>
      </w:sdt>
    </w:p>
    <w:p w:rsidR="00000000" w:rsidDel="00000000" w:rsidP="00000000" w:rsidRDefault="00000000" w:rsidRPr="00000000" w14:paraId="0000018A">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5: Engaging in Altruism</w:t>
      </w:r>
    </w:p>
    <w:p w:rsidR="00000000" w:rsidDel="00000000" w:rsidP="00000000" w:rsidRDefault="00000000" w:rsidRPr="00000000" w14:paraId="0000018B">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40  Reflections on Stages of Buddhist Practice</w:t>
      </w:r>
    </w:p>
    <w:p w:rsidR="00000000" w:rsidDel="00000000" w:rsidP="00000000" w:rsidRDefault="00000000" w:rsidRPr="00000000" w14:paraId="0000018D">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41  Transforming Charity into a True Practice of Compassion</w:t>
      </w:r>
    </w:p>
    <w:p w:rsidR="00000000" w:rsidDel="00000000" w:rsidP="00000000" w:rsidRDefault="00000000" w:rsidRPr="00000000" w14:paraId="0000018E">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42  A Thousand Hands and Eyes: Great Loving-kindness and Universal Compassion  </w:t>
      </w:r>
    </w:p>
    <w:p w:rsidR="00000000" w:rsidDel="00000000" w:rsidP="00000000" w:rsidRDefault="00000000" w:rsidRPr="00000000" w14:paraId="0000018F">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43  Joyful Volunteer Service</w:t>
      </w:r>
    </w:p>
    <w:p w:rsidR="00000000" w:rsidDel="00000000" w:rsidP="00000000" w:rsidRDefault="00000000" w:rsidRPr="00000000" w14:paraId="00000190">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44  Transmitting the Light: How to Host a Reading Salon</w:t>
      </w:r>
    </w:p>
    <w:p w:rsidR="00000000" w:rsidDel="00000000" w:rsidP="00000000" w:rsidRDefault="00000000" w:rsidRPr="00000000" w14:paraId="00000191">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Lesson Five  Unit 5 Engaging in Altruism </w:t>
      </w:r>
    </w:p>
    <w:p w:rsidR="00000000" w:rsidDel="00000000" w:rsidP="00000000" w:rsidRDefault="00000000" w:rsidRPr="00000000" w14:paraId="00000193">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widowControl w:val="1"/>
        <w:spacing w:line="276" w:lineRule="auto"/>
        <w:jc w:val="left"/>
        <w:rPr>
          <w:rFonts w:ascii="Times New Roman" w:cs="Times New Roman" w:eastAsia="Times New Roman" w:hAnsi="Times New Roman"/>
          <w:sz w:val="24"/>
          <w:szCs w:val="24"/>
        </w:rPr>
      </w:pPr>
      <w:sdt>
        <w:sdtPr>
          <w:id w:val="237074140"/>
          <w:tag w:val="goog_rdk_149"/>
        </w:sdtPr>
        <w:sdtContent>
          <w:r w:rsidDel="00000000" w:rsidR="00000000" w:rsidRPr="00000000">
            <w:rPr>
              <w:rFonts w:ascii="Gungsuh" w:cs="Gungsuh" w:eastAsia="Gungsuh" w:hAnsi="Gungsuh"/>
              <w:sz w:val="24"/>
              <w:szCs w:val="24"/>
              <w:rtl w:val="0"/>
            </w:rPr>
            <w:t xml:space="preserve">【修学要求】</w:t>
          </w:r>
        </w:sdtContent>
      </w:sdt>
    </w:p>
    <w:p w:rsidR="00000000" w:rsidDel="00000000" w:rsidP="00000000" w:rsidRDefault="00000000" w:rsidRPr="00000000" w14:paraId="00000196">
      <w:pPr>
        <w:widowControl w:val="1"/>
        <w:spacing w:line="276" w:lineRule="auto"/>
        <w:jc w:val="left"/>
        <w:rPr>
          <w:rFonts w:ascii="Times New Roman" w:cs="Times New Roman" w:eastAsia="Times New Roman" w:hAnsi="Times New Roman"/>
          <w:sz w:val="24"/>
          <w:szCs w:val="24"/>
        </w:rPr>
      </w:pPr>
      <w:sdt>
        <w:sdtPr>
          <w:id w:val="-493179446"/>
          <w:tag w:val="goog_rdk_150"/>
        </w:sdtPr>
        <w:sdtContent>
          <w:r w:rsidDel="00000000" w:rsidR="00000000" w:rsidRPr="00000000">
            <w:rPr>
              <w:rFonts w:ascii="Gungsuh" w:cs="Gungsuh" w:eastAsia="Gungsuh" w:hAnsi="Gungsuh"/>
              <w:sz w:val="24"/>
              <w:szCs w:val="24"/>
              <w:rtl w:val="0"/>
            </w:rPr>
            <w:t xml:space="preserve">1.建立因缘因果正见，进一步学习用因缘因果的正见看问题，解决粗重烦恼。</w:t>
          </w:r>
        </w:sdtContent>
      </w:sdt>
    </w:p>
    <w:p w:rsidR="00000000" w:rsidDel="00000000" w:rsidP="00000000" w:rsidRDefault="00000000" w:rsidRPr="00000000" w14:paraId="00000197">
      <w:pPr>
        <w:widowControl w:val="1"/>
        <w:spacing w:line="276" w:lineRule="auto"/>
        <w:jc w:val="left"/>
        <w:rPr>
          <w:rFonts w:ascii="Times New Roman" w:cs="Times New Roman" w:eastAsia="Times New Roman" w:hAnsi="Times New Roman"/>
          <w:sz w:val="24"/>
          <w:szCs w:val="24"/>
        </w:rPr>
      </w:pPr>
      <w:sdt>
        <w:sdtPr>
          <w:id w:val="-92158591"/>
          <w:tag w:val="goog_rdk_151"/>
        </w:sdtPr>
        <w:sdtContent>
          <w:r w:rsidDel="00000000" w:rsidR="00000000" w:rsidRPr="00000000">
            <w:rPr>
              <w:rFonts w:ascii="Gungsuh" w:cs="Gungsuh" w:eastAsia="Gungsuh" w:hAnsi="Gungsuh"/>
              <w:sz w:val="24"/>
              <w:szCs w:val="24"/>
              <w:rtl w:val="0"/>
            </w:rPr>
            <w:t xml:space="preserve">2.继续开展初级正念禅修。修习《正念禅修的要领》、《正念禅修十要素》、《正念盘坐八式》、《正念呼吸七式》、《初级正念禅修》、正念咖啡、太极正念球等，安顿身心，建立并培养正念。</w:t>
          </w:r>
        </w:sdtContent>
      </w:sdt>
    </w:p>
    <w:p w:rsidR="00000000" w:rsidDel="00000000" w:rsidP="00000000" w:rsidRDefault="00000000" w:rsidRPr="00000000" w14:paraId="00000198">
      <w:pPr>
        <w:widowControl w:val="1"/>
        <w:spacing w:line="276" w:lineRule="auto"/>
        <w:jc w:val="left"/>
        <w:rPr>
          <w:rFonts w:ascii="Times New Roman" w:cs="Times New Roman" w:eastAsia="Times New Roman" w:hAnsi="Times New Roman"/>
          <w:sz w:val="24"/>
          <w:szCs w:val="24"/>
        </w:rPr>
      </w:pPr>
      <w:sdt>
        <w:sdtPr>
          <w:id w:val="1081020876"/>
          <w:tag w:val="goog_rdk_152"/>
        </w:sdtPr>
        <w:sdtContent>
          <w:r w:rsidDel="00000000" w:rsidR="00000000" w:rsidRPr="00000000">
            <w:rPr>
              <w:rFonts w:ascii="Gungsuh" w:cs="Gungsuh" w:eastAsia="Gungsuh" w:hAnsi="Gungsuh"/>
              <w:sz w:val="24"/>
              <w:szCs w:val="24"/>
              <w:rtl w:val="0"/>
            </w:rPr>
            <w:t xml:space="preserve">3.继续开展初级慈心禅修。继续以听《慈经》为定课，以《初级〈慈经〉的禅修》为引导方法，随文入观，对他人生起友善、关爱之心，发起初级利他心；学习如何用心做事，陪伴、关爱、引导他人，培养利他精神，落实慈心修行。</w:t>
          </w:r>
        </w:sdtContent>
      </w:sdt>
    </w:p>
    <w:p w:rsidR="00000000" w:rsidDel="00000000" w:rsidP="00000000" w:rsidRDefault="00000000" w:rsidRPr="00000000" w14:paraId="00000199">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Requirements</w:t>
      </w:r>
    </w:p>
    <w:p w:rsidR="00000000" w:rsidDel="00000000" w:rsidP="00000000" w:rsidRDefault="00000000" w:rsidRPr="00000000" w14:paraId="0000019A">
      <w:pPr>
        <w:widowControl w:val="1"/>
        <w:numPr>
          <w:ilvl w:val="0"/>
          <w:numId w:val="8"/>
        </w:numPr>
        <w:spacing w:line="276" w:lineRule="auto"/>
        <w:ind w:left="3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Establish the right view of causes, conditions, and effects, and then perceive life problems with such a view to resolve coarse afflictions.</w:t>
      </w:r>
    </w:p>
    <w:p w:rsidR="00000000" w:rsidDel="00000000" w:rsidP="00000000" w:rsidRDefault="00000000" w:rsidRPr="00000000" w14:paraId="0000019B">
      <w:pPr>
        <w:widowControl w:val="1"/>
        <w:numPr>
          <w:ilvl w:val="0"/>
          <w:numId w:val="8"/>
        </w:numPr>
        <w:spacing w:line="276" w:lineRule="auto"/>
        <w:ind w:left="3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Continue engaging in Beginner-level Mindfulness Meditation. Practice according to The Essentials of Mindfulness Practice, The Ten Key Elements of Mindfulness Meditation, Eight Mindful Exercises for Lotus Position, Seven Mindful Exercises for Breathing, Beginner-level Mindfulness Meditation, Mindful Coffee, and Tai Chi Mindfulness Ball to settle the body and mind, establish, and cultivate mindfulness. </w:t>
      </w:r>
    </w:p>
    <w:p w:rsidR="00000000" w:rsidDel="00000000" w:rsidP="00000000" w:rsidRDefault="00000000" w:rsidRPr="00000000" w14:paraId="0000019C">
      <w:pPr>
        <w:widowControl w:val="1"/>
        <w:numPr>
          <w:ilvl w:val="0"/>
          <w:numId w:val="8"/>
        </w:numPr>
        <w:spacing w:line="276" w:lineRule="auto"/>
        <w:ind w:left="3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Continue engaging in Beginner-level Loving-Kindness Meditation. Maintain the daily practice of the </w:t>
      </w:r>
      <w:r w:rsidDel="00000000" w:rsidR="00000000" w:rsidRPr="00000000">
        <w:rPr>
          <w:rFonts w:ascii="Times New Roman" w:cs="Times New Roman" w:eastAsia="Times New Roman" w:hAnsi="Times New Roman"/>
          <w:i w:val="1"/>
          <w:iCs w:val="1"/>
          <w:sz w:val="24"/>
          <w:szCs w:val="24"/>
          <w:rtl w:val="0"/>
        </w:rPr>
        <w:t xml:space="preserve">Metta Sutta</w:t>
      </w:r>
      <w:r w:rsidDel="00000000" w:rsidR="00000000" w:rsidRPr="00000000">
        <w:rPr>
          <w:rFonts w:ascii="Times New Roman" w:cs="Times New Roman" w:eastAsia="Times New Roman" w:hAnsi="Times New Roman"/>
          <w:sz w:val="24"/>
          <w:szCs w:val="24"/>
          <w:rtl w:val="0"/>
        </w:rPr>
        <w:t xml:space="preserve"> and follow the guidance of Beginner-level Meditation with the </w:t>
      </w:r>
      <w:r w:rsidDel="00000000" w:rsidR="00000000" w:rsidRPr="00000000">
        <w:rPr>
          <w:rFonts w:ascii="Times New Roman" w:cs="Times New Roman" w:eastAsia="Times New Roman" w:hAnsi="Times New Roman"/>
          <w:i w:val="1"/>
          <w:iCs w:val="1"/>
          <w:sz w:val="24"/>
          <w:szCs w:val="24"/>
          <w:rtl w:val="0"/>
        </w:rPr>
        <w:t xml:space="preserve">Metta Sutta.</w:t>
      </w:r>
      <w:r w:rsidDel="00000000" w:rsidR="00000000" w:rsidRPr="00000000">
        <w:rPr>
          <w:rFonts w:ascii="Times New Roman" w:cs="Times New Roman" w:eastAsia="Times New Roman" w:hAnsi="Times New Roman"/>
          <w:sz w:val="24"/>
          <w:szCs w:val="24"/>
          <w:rtl w:val="0"/>
        </w:rPr>
        <w:t xml:space="preserve"> Contemplating the texts to cultivate a kind and loving heart toward others, thus nurturing a preliminary altruistic mind. Learn to benefit others wholeheartedly— to accompany, care for, and guide them—while cultivating an altruistic mind and bringing loving-kindness into daily practice.</w:t>
      </w:r>
    </w:p>
    <w:p w:rsidR="00000000" w:rsidDel="00000000" w:rsidP="00000000" w:rsidRDefault="00000000" w:rsidRPr="00000000" w14:paraId="0000019D">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widowControl w:val="1"/>
        <w:spacing w:line="276" w:lineRule="auto"/>
        <w:jc w:val="left"/>
        <w:rPr>
          <w:rFonts w:ascii="Times New Roman" w:cs="Times New Roman" w:eastAsia="Times New Roman" w:hAnsi="Times New Roman"/>
          <w:sz w:val="24"/>
          <w:szCs w:val="24"/>
        </w:rPr>
      </w:pPr>
      <w:sdt>
        <w:sdtPr>
          <w:id w:val="-390151452"/>
          <w:tag w:val="goog_rdk_153"/>
        </w:sdtPr>
        <w:sdtContent>
          <w:r w:rsidDel="00000000" w:rsidR="00000000" w:rsidRPr="00000000">
            <w:rPr>
              <w:rFonts w:ascii="Gungsuh" w:cs="Gungsuh" w:eastAsia="Gungsuh" w:hAnsi="Gungsuh"/>
              <w:sz w:val="24"/>
              <w:szCs w:val="24"/>
              <w:rtl w:val="0"/>
            </w:rPr>
            <w:t xml:space="preserve">高级同喜课程</w:t>
          </w:r>
        </w:sdtContent>
      </w:sdt>
    </w:p>
    <w:p w:rsidR="00000000" w:rsidDel="00000000" w:rsidP="00000000" w:rsidRDefault="00000000" w:rsidRPr="00000000" w14:paraId="0000019F">
      <w:pPr>
        <w:widowControl w:val="1"/>
        <w:spacing w:line="276" w:lineRule="auto"/>
        <w:jc w:val="left"/>
        <w:rPr>
          <w:rFonts w:ascii="Times New Roman" w:cs="Times New Roman" w:eastAsia="Times New Roman" w:hAnsi="Times New Roman"/>
          <w:sz w:val="24"/>
          <w:szCs w:val="24"/>
        </w:rPr>
      </w:pPr>
      <w:sdt>
        <w:sdtPr>
          <w:id w:val="-890545446"/>
          <w:tag w:val="goog_rdk_154"/>
        </w:sdtPr>
        <w:sdtContent>
          <w:r w:rsidDel="00000000" w:rsidR="00000000" w:rsidRPr="00000000">
            <w:rPr>
              <w:rFonts w:ascii="Gungsuh" w:cs="Gungsuh" w:eastAsia="Gungsuh" w:hAnsi="Gungsuh"/>
              <w:sz w:val="24"/>
              <w:szCs w:val="24"/>
              <w:rtl w:val="0"/>
            </w:rPr>
            <w:t xml:space="preserve">【修学目标】：全面认识佛法僧三宝，建立对三宝的信心，向往佛陀那样的生命品质。</w:t>
          </w:r>
        </w:sdtContent>
      </w:sdt>
    </w:p>
    <w:p w:rsidR="00000000" w:rsidDel="00000000" w:rsidP="00000000" w:rsidRDefault="00000000" w:rsidRPr="00000000" w14:paraId="000001A0">
      <w:pPr>
        <w:widowControl w:val="1"/>
        <w:spacing w:line="276" w:lineRule="auto"/>
        <w:jc w:val="left"/>
        <w:rPr>
          <w:rFonts w:ascii="Times New Roman" w:cs="Times New Roman" w:eastAsia="Times New Roman" w:hAnsi="Times New Roman"/>
          <w:sz w:val="24"/>
          <w:szCs w:val="24"/>
        </w:rPr>
      </w:pPr>
      <w:sdt>
        <w:sdtPr>
          <w:id w:val="242349057"/>
          <w:tag w:val="goog_rdk_155"/>
        </w:sdtPr>
        <w:sdtContent>
          <w:r w:rsidDel="00000000" w:rsidR="00000000" w:rsidRPr="00000000">
            <w:rPr>
              <w:rFonts w:ascii="Gungsuh" w:cs="Gungsuh" w:eastAsia="Gungsuh" w:hAnsi="Gungsuh"/>
              <w:sz w:val="24"/>
              <w:szCs w:val="24"/>
              <w:rtl w:val="0"/>
            </w:rPr>
            <w:t xml:space="preserve">【修学内容】</w:t>
          </w:r>
        </w:sdtContent>
      </w:sdt>
    </w:p>
    <w:p w:rsidR="00000000" w:rsidDel="00000000" w:rsidP="00000000" w:rsidRDefault="00000000" w:rsidRPr="00000000" w14:paraId="000001A1">
      <w:pPr>
        <w:widowControl w:val="1"/>
        <w:spacing w:line="276" w:lineRule="auto"/>
        <w:jc w:val="left"/>
        <w:rPr>
          <w:rFonts w:ascii="Times New Roman" w:cs="Times New Roman" w:eastAsia="Times New Roman" w:hAnsi="Times New Roman"/>
          <w:sz w:val="24"/>
          <w:szCs w:val="24"/>
        </w:rPr>
      </w:pPr>
      <w:sdt>
        <w:sdtPr>
          <w:id w:val="499684821"/>
          <w:tag w:val="goog_rdk_156"/>
        </w:sdtPr>
        <w:sdtContent>
          <w:r w:rsidDel="00000000" w:rsidR="00000000" w:rsidRPr="00000000">
            <w:rPr>
              <w:rFonts w:ascii="Gungsuh" w:cs="Gungsuh" w:eastAsia="Gungsuh" w:hAnsi="Gungsuh"/>
              <w:sz w:val="24"/>
              <w:szCs w:val="24"/>
              <w:rtl w:val="0"/>
            </w:rPr>
            <w:t xml:space="preserve">第六单元　佛传篇</w:t>
          </w:r>
        </w:sdtContent>
      </w:sdt>
    </w:p>
    <w:p w:rsidR="00000000" w:rsidDel="00000000" w:rsidP="00000000" w:rsidRDefault="00000000" w:rsidRPr="00000000" w14:paraId="000001A2">
      <w:pPr>
        <w:widowControl w:val="1"/>
        <w:spacing w:line="276" w:lineRule="auto"/>
        <w:jc w:val="left"/>
        <w:rPr>
          <w:rFonts w:ascii="Times New Roman" w:cs="Times New Roman" w:eastAsia="Times New Roman" w:hAnsi="Times New Roman"/>
          <w:sz w:val="24"/>
          <w:szCs w:val="24"/>
        </w:rPr>
      </w:pPr>
      <w:sdt>
        <w:sdtPr>
          <w:id w:val="-1832735060"/>
          <w:tag w:val="goog_rdk_157"/>
        </w:sdtPr>
        <w:sdtContent>
          <w:r w:rsidDel="00000000" w:rsidR="00000000" w:rsidRPr="00000000">
            <w:rPr>
              <w:rFonts w:ascii="Gungsuh" w:cs="Gungsuh" w:eastAsia="Gungsuh" w:hAnsi="Gungsuh"/>
              <w:sz w:val="24"/>
              <w:szCs w:val="24"/>
              <w:rtl w:val="0"/>
            </w:rPr>
            <w:t xml:space="preserve">第45课 《走近佛陀，认识佛法》之一（观听视频，参阅文稿）</w:t>
          </w:r>
        </w:sdtContent>
      </w:sdt>
    </w:p>
    <w:p w:rsidR="00000000" w:rsidDel="00000000" w:rsidP="00000000" w:rsidRDefault="00000000" w:rsidRPr="00000000" w14:paraId="000001A3">
      <w:pPr>
        <w:widowControl w:val="1"/>
        <w:spacing w:line="276" w:lineRule="auto"/>
        <w:jc w:val="left"/>
        <w:rPr>
          <w:rFonts w:ascii="Times New Roman" w:cs="Times New Roman" w:eastAsia="Times New Roman" w:hAnsi="Times New Roman"/>
          <w:sz w:val="24"/>
          <w:szCs w:val="24"/>
        </w:rPr>
      </w:pPr>
      <w:sdt>
        <w:sdtPr>
          <w:id w:val="81230578"/>
          <w:tag w:val="goog_rdk_158"/>
        </w:sdtPr>
        <w:sdtContent>
          <w:r w:rsidDel="00000000" w:rsidR="00000000" w:rsidRPr="00000000">
            <w:rPr>
              <w:rFonts w:ascii="Gungsuh" w:cs="Gungsuh" w:eastAsia="Gungsuh" w:hAnsi="Gungsuh"/>
              <w:sz w:val="24"/>
              <w:szCs w:val="24"/>
              <w:rtl w:val="0"/>
            </w:rPr>
            <w:t xml:space="preserve">第46课 《走近佛陀，认识佛法》之二（观听视频，参阅文稿）</w:t>
          </w:r>
        </w:sdtContent>
      </w:sdt>
    </w:p>
    <w:p w:rsidR="00000000" w:rsidDel="00000000" w:rsidP="00000000" w:rsidRDefault="00000000" w:rsidRPr="00000000" w14:paraId="000001A4">
      <w:pPr>
        <w:widowControl w:val="1"/>
        <w:spacing w:line="276" w:lineRule="auto"/>
        <w:jc w:val="left"/>
        <w:rPr>
          <w:rFonts w:ascii="Times New Roman" w:cs="Times New Roman" w:eastAsia="Times New Roman" w:hAnsi="Times New Roman"/>
          <w:sz w:val="24"/>
          <w:szCs w:val="24"/>
        </w:rPr>
      </w:pPr>
      <w:sdt>
        <w:sdtPr>
          <w:id w:val="-304815209"/>
          <w:tag w:val="goog_rdk_159"/>
        </w:sdtPr>
        <w:sdtContent>
          <w:r w:rsidDel="00000000" w:rsidR="00000000" w:rsidRPr="00000000">
            <w:rPr>
              <w:rFonts w:ascii="Gungsuh" w:cs="Gungsuh" w:eastAsia="Gungsuh" w:hAnsi="Gungsuh"/>
              <w:sz w:val="24"/>
              <w:szCs w:val="24"/>
              <w:rtl w:val="0"/>
            </w:rPr>
            <w:t xml:space="preserve">第47课 《走近佛陀，认识佛法》之三（观听视频，参阅文稿）</w:t>
          </w:r>
        </w:sdtContent>
      </w:sdt>
    </w:p>
    <w:p w:rsidR="00000000" w:rsidDel="00000000" w:rsidP="00000000" w:rsidRDefault="00000000" w:rsidRPr="00000000" w14:paraId="000001A5">
      <w:pPr>
        <w:widowControl w:val="1"/>
        <w:spacing w:line="276" w:lineRule="auto"/>
        <w:jc w:val="left"/>
        <w:rPr>
          <w:rFonts w:ascii="Times New Roman" w:cs="Times New Roman" w:eastAsia="Times New Roman" w:hAnsi="Times New Roman"/>
          <w:sz w:val="24"/>
          <w:szCs w:val="24"/>
        </w:rPr>
      </w:pPr>
      <w:sdt>
        <w:sdtPr>
          <w:id w:val="1241027256"/>
          <w:tag w:val="goog_rdk_160"/>
        </w:sdtPr>
        <w:sdtContent>
          <w:r w:rsidDel="00000000" w:rsidR="00000000" w:rsidRPr="00000000">
            <w:rPr>
              <w:rFonts w:ascii="Gungsuh" w:cs="Gungsuh" w:eastAsia="Gungsuh" w:hAnsi="Gungsuh"/>
              <w:sz w:val="24"/>
              <w:szCs w:val="24"/>
              <w:rtl w:val="0"/>
            </w:rPr>
            <w:t xml:space="preserve">第48课 《走近佛陀，认识佛法》之四（观听视频，参阅文稿）</w:t>
          </w:r>
        </w:sdtContent>
      </w:sdt>
    </w:p>
    <w:p w:rsidR="00000000" w:rsidDel="00000000" w:rsidP="00000000" w:rsidRDefault="00000000" w:rsidRPr="00000000" w14:paraId="000001A6">
      <w:pPr>
        <w:widowControl w:val="1"/>
        <w:spacing w:line="276" w:lineRule="auto"/>
        <w:jc w:val="left"/>
        <w:rPr>
          <w:rFonts w:ascii="Times New Roman" w:cs="Times New Roman" w:eastAsia="Times New Roman" w:hAnsi="Times New Roman"/>
          <w:sz w:val="24"/>
          <w:szCs w:val="24"/>
        </w:rPr>
      </w:pPr>
      <w:sdt>
        <w:sdtPr>
          <w:id w:val="646766623"/>
          <w:tag w:val="goog_rdk_161"/>
        </w:sdtPr>
        <w:sdtContent>
          <w:r w:rsidDel="00000000" w:rsidR="00000000" w:rsidRPr="00000000">
            <w:rPr>
              <w:rFonts w:ascii="Gungsuh" w:cs="Gungsuh" w:eastAsia="Gungsuh" w:hAnsi="Gungsuh"/>
              <w:sz w:val="24"/>
              <w:szCs w:val="24"/>
              <w:rtl w:val="0"/>
            </w:rPr>
            <w:t xml:space="preserve">第49课 《走近佛陀，认识佛法》之五（观听视频，参阅文稿）</w:t>
          </w:r>
        </w:sdtContent>
      </w:sdt>
    </w:p>
    <w:p w:rsidR="00000000" w:rsidDel="00000000" w:rsidP="00000000" w:rsidRDefault="00000000" w:rsidRPr="00000000" w14:paraId="000001A7">
      <w:pPr>
        <w:widowControl w:val="1"/>
        <w:spacing w:line="276" w:lineRule="auto"/>
        <w:jc w:val="left"/>
        <w:rPr>
          <w:rFonts w:ascii="Times New Roman" w:cs="Times New Roman" w:eastAsia="Times New Roman" w:hAnsi="Times New Roman"/>
          <w:sz w:val="24"/>
          <w:szCs w:val="24"/>
        </w:rPr>
      </w:pPr>
      <w:sdt>
        <w:sdtPr>
          <w:id w:val="-580765296"/>
          <w:tag w:val="goog_rdk_162"/>
        </w:sdtPr>
        <w:sdtContent>
          <w:r w:rsidDel="00000000" w:rsidR="00000000" w:rsidRPr="00000000">
            <w:rPr>
              <w:rFonts w:ascii="Gungsuh" w:cs="Gungsuh" w:eastAsia="Gungsuh" w:hAnsi="Gungsuh"/>
              <w:sz w:val="24"/>
              <w:szCs w:val="24"/>
              <w:rtl w:val="0"/>
            </w:rPr>
            <w:t xml:space="preserve">第50课 “鹿野苑的开示”（观听视频）</w:t>
          </w:r>
        </w:sdtContent>
      </w:sdt>
    </w:p>
    <w:p w:rsidR="00000000" w:rsidDel="00000000" w:rsidP="00000000" w:rsidRDefault="00000000" w:rsidRPr="00000000" w14:paraId="000001A8">
      <w:pPr>
        <w:widowControl w:val="1"/>
        <w:spacing w:line="276" w:lineRule="auto"/>
        <w:jc w:val="left"/>
        <w:rPr>
          <w:rFonts w:ascii="Times New Roman" w:cs="Times New Roman" w:eastAsia="Times New Roman" w:hAnsi="Times New Roman"/>
          <w:sz w:val="24"/>
          <w:szCs w:val="24"/>
        </w:rPr>
      </w:pPr>
      <w:sdt>
        <w:sdtPr>
          <w:id w:val="-1126374427"/>
          <w:tag w:val="goog_rdk_163"/>
        </w:sdtPr>
        <w:sdtContent>
          <w:r w:rsidDel="00000000" w:rsidR="00000000" w:rsidRPr="00000000">
            <w:rPr>
              <w:rFonts w:ascii="Gungsuh" w:cs="Gungsuh" w:eastAsia="Gungsuh" w:hAnsi="Gungsuh"/>
              <w:sz w:val="24"/>
              <w:szCs w:val="24"/>
              <w:rtl w:val="0"/>
            </w:rPr>
            <w:t xml:space="preserve">复习课 高级同喜班复习课之一</w:t>
          </w:r>
        </w:sdtContent>
      </w:sdt>
    </w:p>
    <w:p w:rsidR="00000000" w:rsidDel="00000000" w:rsidP="00000000" w:rsidRDefault="00000000" w:rsidRPr="00000000" w14:paraId="000001A9">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Three (Advanced)</w:t>
      </w:r>
    </w:p>
    <w:p w:rsidR="00000000" w:rsidDel="00000000" w:rsidP="00000000" w:rsidRDefault="00000000" w:rsidRPr="00000000" w14:paraId="000001AB">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Objectives</w:t>
      </w:r>
    </w:p>
    <w:p w:rsidR="00000000" w:rsidDel="00000000" w:rsidP="00000000" w:rsidRDefault="00000000" w:rsidRPr="00000000" w14:paraId="000001AC">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Thoroughly understand the Three Jewels - Buddha, Dharma, and Sangha - establish faith in them, and aspire to cultivate the virtuous qualities of life exemplified by the Buddha. </w:t>
      </w:r>
    </w:p>
    <w:p w:rsidR="00000000" w:rsidDel="00000000" w:rsidP="00000000" w:rsidRDefault="00000000" w:rsidRPr="00000000" w14:paraId="000001AD">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Content</w:t>
      </w:r>
    </w:p>
    <w:p w:rsidR="00000000" w:rsidDel="00000000" w:rsidP="00000000" w:rsidRDefault="00000000" w:rsidRPr="00000000" w14:paraId="000001AE">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6: Knowing the Buddha</w:t>
      </w:r>
    </w:p>
    <w:p w:rsidR="00000000" w:rsidDel="00000000" w:rsidP="00000000" w:rsidRDefault="00000000" w:rsidRPr="00000000" w14:paraId="000001AF">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0">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45  Knowing the Buddha, Understanding the Dharma (Part One) </w:t>
      </w:r>
    </w:p>
    <w:p w:rsidR="00000000" w:rsidDel="00000000" w:rsidP="00000000" w:rsidRDefault="00000000" w:rsidRPr="00000000" w14:paraId="000001B1">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46  Knowing the Buddha, Understanding the Dharma (Part Two) </w:t>
      </w:r>
    </w:p>
    <w:p w:rsidR="00000000" w:rsidDel="00000000" w:rsidP="00000000" w:rsidRDefault="00000000" w:rsidRPr="00000000" w14:paraId="000001B2">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47  Knowing the Buddha, Understanding the Dharma (Part Three)  </w:t>
      </w:r>
    </w:p>
    <w:p w:rsidR="00000000" w:rsidDel="00000000" w:rsidP="00000000" w:rsidRDefault="00000000" w:rsidRPr="00000000" w14:paraId="000001B3">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48  Knowing the Buddha, Understanding the Dharma (Part Four) </w:t>
      </w:r>
    </w:p>
    <w:p w:rsidR="00000000" w:rsidDel="00000000" w:rsidP="00000000" w:rsidRDefault="00000000" w:rsidRPr="00000000" w14:paraId="000001B4">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49  Knowing the Buddha, Understanding the Dharma (Part Five) </w:t>
      </w:r>
    </w:p>
    <w:p w:rsidR="00000000" w:rsidDel="00000000" w:rsidP="00000000" w:rsidRDefault="00000000" w:rsidRPr="00000000" w14:paraId="000001B5">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50  A Discourse at Deer Park </w:t>
      </w:r>
    </w:p>
    <w:p w:rsidR="00000000" w:rsidDel="00000000" w:rsidP="00000000" w:rsidRDefault="00000000" w:rsidRPr="00000000" w14:paraId="000001B6">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Lesson Six Unit 6 Knowing the Buddha</w:t>
      </w:r>
    </w:p>
    <w:p w:rsidR="00000000" w:rsidDel="00000000" w:rsidP="00000000" w:rsidRDefault="00000000" w:rsidRPr="00000000" w14:paraId="000001B8">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widowControl w:val="1"/>
        <w:spacing w:line="276" w:lineRule="auto"/>
        <w:jc w:val="left"/>
        <w:rPr>
          <w:rFonts w:ascii="Times New Roman" w:cs="Times New Roman" w:eastAsia="Times New Roman" w:hAnsi="Times New Roman"/>
          <w:sz w:val="24"/>
          <w:szCs w:val="24"/>
        </w:rPr>
      </w:pPr>
      <w:sdt>
        <w:sdtPr>
          <w:id w:val="2093875848"/>
          <w:tag w:val="goog_rdk_164"/>
        </w:sdtPr>
        <w:sdtContent>
          <w:r w:rsidDel="00000000" w:rsidR="00000000" w:rsidRPr="00000000">
            <w:rPr>
              <w:rFonts w:ascii="Gungsuh" w:cs="Gungsuh" w:eastAsia="Gungsuh" w:hAnsi="Gungsuh"/>
              <w:sz w:val="24"/>
              <w:szCs w:val="24"/>
              <w:rtl w:val="0"/>
            </w:rPr>
            <w:t xml:space="preserve">第七单元　皈依篇（选修课程）</w:t>
          </w:r>
        </w:sdtContent>
      </w:sdt>
    </w:p>
    <w:p w:rsidR="00000000" w:rsidDel="00000000" w:rsidP="00000000" w:rsidRDefault="00000000" w:rsidRPr="00000000" w14:paraId="000001BB">
      <w:pPr>
        <w:widowControl w:val="1"/>
        <w:spacing w:line="276" w:lineRule="auto"/>
        <w:jc w:val="left"/>
        <w:rPr>
          <w:rFonts w:ascii="Times New Roman" w:cs="Times New Roman" w:eastAsia="Times New Roman" w:hAnsi="Times New Roman"/>
          <w:sz w:val="24"/>
          <w:szCs w:val="24"/>
        </w:rPr>
      </w:pPr>
      <w:sdt>
        <w:sdtPr>
          <w:id w:val="-1027887151"/>
          <w:tag w:val="goog_rdk_165"/>
        </w:sdtPr>
        <w:sdtContent>
          <w:r w:rsidDel="00000000" w:rsidR="00000000" w:rsidRPr="00000000">
            <w:rPr>
              <w:rFonts w:ascii="Gungsuh" w:cs="Gungsuh" w:eastAsia="Gungsuh" w:hAnsi="Gungsuh"/>
              <w:sz w:val="24"/>
              <w:szCs w:val="24"/>
              <w:rtl w:val="0"/>
            </w:rPr>
            <w:t xml:space="preserve">第51课 《皈依修学手册》之一（观听视频，参阅文稿）</w:t>
          </w:r>
        </w:sdtContent>
      </w:sdt>
    </w:p>
    <w:p w:rsidR="00000000" w:rsidDel="00000000" w:rsidP="00000000" w:rsidRDefault="00000000" w:rsidRPr="00000000" w14:paraId="000001BC">
      <w:pPr>
        <w:widowControl w:val="1"/>
        <w:spacing w:line="276" w:lineRule="auto"/>
        <w:jc w:val="left"/>
        <w:rPr>
          <w:rFonts w:ascii="Times New Roman" w:cs="Times New Roman" w:eastAsia="Times New Roman" w:hAnsi="Times New Roman"/>
          <w:sz w:val="24"/>
          <w:szCs w:val="24"/>
        </w:rPr>
      </w:pPr>
      <w:sdt>
        <w:sdtPr>
          <w:id w:val="-272942001"/>
          <w:tag w:val="goog_rdk_166"/>
        </w:sdtPr>
        <w:sdtContent>
          <w:r w:rsidDel="00000000" w:rsidR="00000000" w:rsidRPr="00000000">
            <w:rPr>
              <w:rFonts w:ascii="Gungsuh" w:cs="Gungsuh" w:eastAsia="Gungsuh" w:hAnsi="Gungsuh"/>
              <w:sz w:val="24"/>
              <w:szCs w:val="24"/>
              <w:rtl w:val="0"/>
            </w:rPr>
            <w:t xml:space="preserve">第52课 《皈依修学手册》之二（观听视频，参阅文稿）</w:t>
          </w:r>
        </w:sdtContent>
      </w:sdt>
    </w:p>
    <w:p w:rsidR="00000000" w:rsidDel="00000000" w:rsidP="00000000" w:rsidRDefault="00000000" w:rsidRPr="00000000" w14:paraId="000001BD">
      <w:pPr>
        <w:widowControl w:val="1"/>
        <w:spacing w:line="276" w:lineRule="auto"/>
        <w:jc w:val="left"/>
        <w:rPr>
          <w:rFonts w:ascii="Times New Roman" w:cs="Times New Roman" w:eastAsia="Times New Roman" w:hAnsi="Times New Roman"/>
          <w:sz w:val="24"/>
          <w:szCs w:val="24"/>
        </w:rPr>
      </w:pPr>
      <w:sdt>
        <w:sdtPr>
          <w:id w:val="-2043579007"/>
          <w:tag w:val="goog_rdk_167"/>
        </w:sdtPr>
        <w:sdtContent>
          <w:r w:rsidDel="00000000" w:rsidR="00000000" w:rsidRPr="00000000">
            <w:rPr>
              <w:rFonts w:ascii="Gungsuh" w:cs="Gungsuh" w:eastAsia="Gungsuh" w:hAnsi="Gungsuh"/>
              <w:sz w:val="24"/>
              <w:szCs w:val="24"/>
              <w:rtl w:val="0"/>
            </w:rPr>
            <w:t xml:space="preserve">第53课 《皈依修学手册》之三（观听视频，参阅文稿）</w:t>
          </w:r>
        </w:sdtContent>
      </w:sdt>
    </w:p>
    <w:p w:rsidR="00000000" w:rsidDel="00000000" w:rsidP="00000000" w:rsidRDefault="00000000" w:rsidRPr="00000000" w14:paraId="000001BE">
      <w:pPr>
        <w:widowControl w:val="1"/>
        <w:spacing w:line="276" w:lineRule="auto"/>
        <w:jc w:val="left"/>
        <w:rPr>
          <w:rFonts w:ascii="Times New Roman" w:cs="Times New Roman" w:eastAsia="Times New Roman" w:hAnsi="Times New Roman"/>
          <w:sz w:val="24"/>
          <w:szCs w:val="24"/>
        </w:rPr>
      </w:pPr>
      <w:sdt>
        <w:sdtPr>
          <w:id w:val="-41115151"/>
          <w:tag w:val="goog_rdk_168"/>
        </w:sdtPr>
        <w:sdtContent>
          <w:r w:rsidDel="00000000" w:rsidR="00000000" w:rsidRPr="00000000">
            <w:rPr>
              <w:rFonts w:ascii="Gungsuh" w:cs="Gungsuh" w:eastAsia="Gungsuh" w:hAnsi="Gungsuh"/>
              <w:sz w:val="24"/>
              <w:szCs w:val="24"/>
              <w:rtl w:val="0"/>
            </w:rPr>
            <w:t xml:space="preserve">第54课 《皈依修学手册》之四（观听视频，参阅文稿）</w:t>
          </w:r>
        </w:sdtContent>
      </w:sdt>
    </w:p>
    <w:p w:rsidR="00000000" w:rsidDel="00000000" w:rsidP="00000000" w:rsidRDefault="00000000" w:rsidRPr="00000000" w14:paraId="000001BF">
      <w:pPr>
        <w:widowControl w:val="1"/>
        <w:spacing w:line="276" w:lineRule="auto"/>
        <w:jc w:val="left"/>
        <w:rPr>
          <w:rFonts w:ascii="Times New Roman" w:cs="Times New Roman" w:eastAsia="Times New Roman" w:hAnsi="Times New Roman"/>
          <w:sz w:val="24"/>
          <w:szCs w:val="24"/>
        </w:rPr>
      </w:pPr>
      <w:sdt>
        <w:sdtPr>
          <w:id w:val="500877409"/>
          <w:tag w:val="goog_rdk_169"/>
        </w:sdtPr>
        <w:sdtContent>
          <w:r w:rsidDel="00000000" w:rsidR="00000000" w:rsidRPr="00000000">
            <w:rPr>
              <w:rFonts w:ascii="Gungsuh" w:cs="Gungsuh" w:eastAsia="Gungsuh" w:hAnsi="Gungsuh"/>
              <w:sz w:val="24"/>
              <w:szCs w:val="24"/>
              <w:rtl w:val="0"/>
            </w:rPr>
            <w:t xml:space="preserve">第55课 “导师领众修习皈依”（77分完整版）</w:t>
          </w:r>
        </w:sdtContent>
      </w:sdt>
    </w:p>
    <w:p w:rsidR="00000000" w:rsidDel="00000000" w:rsidP="00000000" w:rsidRDefault="00000000" w:rsidRPr="00000000" w14:paraId="000001C0">
      <w:pPr>
        <w:widowControl w:val="1"/>
        <w:spacing w:line="276" w:lineRule="auto"/>
        <w:jc w:val="left"/>
        <w:rPr>
          <w:rFonts w:ascii="Times New Roman" w:cs="Times New Roman" w:eastAsia="Times New Roman" w:hAnsi="Times New Roman"/>
          <w:sz w:val="24"/>
          <w:szCs w:val="24"/>
        </w:rPr>
      </w:pPr>
      <w:sdt>
        <w:sdtPr>
          <w:id w:val="-1172081366"/>
          <w:tag w:val="goog_rdk_170"/>
        </w:sdtPr>
        <w:sdtContent>
          <w:r w:rsidDel="00000000" w:rsidR="00000000" w:rsidRPr="00000000">
            <w:rPr>
              <w:rFonts w:ascii="Gungsuh" w:cs="Gungsuh" w:eastAsia="Gungsuh" w:hAnsi="Gungsuh"/>
              <w:sz w:val="24"/>
              <w:szCs w:val="24"/>
              <w:rtl w:val="0"/>
            </w:rPr>
            <w:t xml:space="preserve">复习课 高级同喜班复习课之二</w:t>
          </w:r>
        </w:sdtContent>
      </w:sdt>
    </w:p>
    <w:p w:rsidR="00000000" w:rsidDel="00000000" w:rsidP="00000000" w:rsidRDefault="00000000" w:rsidRPr="00000000" w14:paraId="000001C1">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7: The Path of Refuge (Elective)</w:t>
      </w:r>
    </w:p>
    <w:p w:rsidR="00000000" w:rsidDel="00000000" w:rsidP="00000000" w:rsidRDefault="00000000" w:rsidRPr="00000000" w14:paraId="000001C2">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51  A Handbook on the Practice of Taking Refuge (Part One) </w:t>
      </w:r>
    </w:p>
    <w:p w:rsidR="00000000" w:rsidDel="00000000" w:rsidP="00000000" w:rsidRDefault="00000000" w:rsidRPr="00000000" w14:paraId="000001C4">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52  A Handbook on the Practice of Taking Refuge (Part Two)</w:t>
      </w:r>
    </w:p>
    <w:p w:rsidR="00000000" w:rsidDel="00000000" w:rsidP="00000000" w:rsidRDefault="00000000" w:rsidRPr="00000000" w14:paraId="000001C5">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53  A Handbook on the Practice of Taking Refuge (Part Three) </w:t>
      </w:r>
    </w:p>
    <w:p w:rsidR="00000000" w:rsidDel="00000000" w:rsidP="00000000" w:rsidRDefault="00000000" w:rsidRPr="00000000" w14:paraId="000001C6">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54  A Handbook on the Practice of Taking Refuge (Part Four)  </w:t>
      </w:r>
    </w:p>
    <w:p w:rsidR="00000000" w:rsidDel="00000000" w:rsidP="00000000" w:rsidRDefault="00000000" w:rsidRPr="00000000" w14:paraId="000001C7">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55  Refuge Practice Guided by the Master (77-Minute Full Version)</w:t>
      </w:r>
    </w:p>
    <w:p w:rsidR="00000000" w:rsidDel="00000000" w:rsidP="00000000" w:rsidRDefault="00000000" w:rsidRPr="00000000" w14:paraId="000001C8">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Lesson Seven  Unit 7 The Path of Refuge</w:t>
      </w:r>
    </w:p>
    <w:p w:rsidR="00000000" w:rsidDel="00000000" w:rsidP="00000000" w:rsidRDefault="00000000" w:rsidRPr="00000000" w14:paraId="000001CA">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widowControl w:val="1"/>
        <w:spacing w:line="276" w:lineRule="auto"/>
        <w:jc w:val="left"/>
        <w:rPr>
          <w:rFonts w:ascii="Times New Roman" w:cs="Times New Roman" w:eastAsia="Times New Roman" w:hAnsi="Times New Roman"/>
          <w:sz w:val="24"/>
          <w:szCs w:val="24"/>
        </w:rPr>
      </w:pPr>
      <w:sdt>
        <w:sdtPr>
          <w:id w:val="-317230464"/>
          <w:tag w:val="goog_rdk_171"/>
        </w:sdtPr>
        <w:sdtContent>
          <w:r w:rsidDel="00000000" w:rsidR="00000000" w:rsidRPr="00000000">
            <w:rPr>
              <w:rFonts w:ascii="Gungsuh" w:cs="Gungsuh" w:eastAsia="Gungsuh" w:hAnsi="Gungsuh"/>
              <w:sz w:val="24"/>
              <w:szCs w:val="24"/>
              <w:rtl w:val="0"/>
            </w:rPr>
            <w:t xml:space="preserve">【修学要求】</w:t>
          </w:r>
        </w:sdtContent>
      </w:sdt>
    </w:p>
    <w:p w:rsidR="00000000" w:rsidDel="00000000" w:rsidP="00000000" w:rsidRDefault="00000000" w:rsidRPr="00000000" w14:paraId="000001CC">
      <w:pPr>
        <w:widowControl w:val="1"/>
        <w:spacing w:line="276" w:lineRule="auto"/>
        <w:jc w:val="left"/>
        <w:rPr>
          <w:rFonts w:ascii="Times New Roman" w:cs="Times New Roman" w:eastAsia="Times New Roman" w:hAnsi="Times New Roman"/>
          <w:sz w:val="24"/>
          <w:szCs w:val="24"/>
        </w:rPr>
      </w:pPr>
      <w:sdt>
        <w:sdtPr>
          <w:id w:val="1996130851"/>
          <w:tag w:val="goog_rdk_172"/>
        </w:sdtPr>
        <w:sdtContent>
          <w:r w:rsidDel="00000000" w:rsidR="00000000" w:rsidRPr="00000000">
            <w:rPr>
              <w:rFonts w:ascii="Gungsuh" w:cs="Gungsuh" w:eastAsia="Gungsuh" w:hAnsi="Gungsuh"/>
              <w:sz w:val="24"/>
              <w:szCs w:val="24"/>
              <w:rtl w:val="0"/>
            </w:rPr>
            <w:t xml:space="preserve">1.学习佛陀传记，探索生命真谛，思考人生意义。</w:t>
          </w:r>
        </w:sdtContent>
      </w:sdt>
    </w:p>
    <w:p w:rsidR="00000000" w:rsidDel="00000000" w:rsidP="00000000" w:rsidRDefault="00000000" w:rsidRPr="00000000" w14:paraId="000001CD">
      <w:pPr>
        <w:widowControl w:val="1"/>
        <w:spacing w:line="276" w:lineRule="auto"/>
        <w:jc w:val="left"/>
        <w:rPr>
          <w:rFonts w:ascii="Times New Roman" w:cs="Times New Roman" w:eastAsia="Times New Roman" w:hAnsi="Times New Roman"/>
          <w:sz w:val="24"/>
          <w:szCs w:val="24"/>
        </w:rPr>
      </w:pPr>
      <w:sdt>
        <w:sdtPr>
          <w:id w:val="-1206560951"/>
          <w:tag w:val="goog_rdk_173"/>
        </w:sdtPr>
        <w:sdtContent>
          <w:r w:rsidDel="00000000" w:rsidR="00000000" w:rsidRPr="00000000">
            <w:rPr>
              <w:rFonts w:ascii="Gungsuh" w:cs="Gungsuh" w:eastAsia="Gungsuh" w:hAnsi="Gungsuh"/>
              <w:sz w:val="24"/>
              <w:szCs w:val="24"/>
              <w:rtl w:val="0"/>
            </w:rPr>
            <w:t xml:space="preserve">2.学习《皈依修学手册》，正确认识皈依。</w:t>
          </w:r>
        </w:sdtContent>
      </w:sdt>
    </w:p>
    <w:p w:rsidR="00000000" w:rsidDel="00000000" w:rsidP="00000000" w:rsidRDefault="00000000" w:rsidRPr="00000000" w14:paraId="000001CE">
      <w:pPr>
        <w:widowControl w:val="1"/>
        <w:spacing w:line="276" w:lineRule="auto"/>
        <w:jc w:val="left"/>
        <w:rPr>
          <w:rFonts w:ascii="Times New Roman" w:cs="Times New Roman" w:eastAsia="Times New Roman" w:hAnsi="Times New Roman"/>
          <w:sz w:val="24"/>
          <w:szCs w:val="24"/>
        </w:rPr>
      </w:pPr>
      <w:sdt>
        <w:sdtPr>
          <w:id w:val="635963313"/>
          <w:tag w:val="goog_rdk_174"/>
        </w:sdtPr>
        <w:sdtContent>
          <w:r w:rsidDel="00000000" w:rsidR="00000000" w:rsidRPr="00000000">
            <w:rPr>
              <w:rFonts w:ascii="Gungsuh" w:cs="Gungsuh" w:eastAsia="Gungsuh" w:hAnsi="Gungsuh"/>
              <w:sz w:val="24"/>
              <w:szCs w:val="24"/>
              <w:rtl w:val="0"/>
            </w:rPr>
            <w:t xml:space="preserve">3.继续《慈经》定课，或以皈依为定课，继续培养巩固信仰之心。</w:t>
          </w:r>
        </w:sdtContent>
      </w:sdt>
    </w:p>
    <w:p w:rsidR="00000000" w:rsidDel="00000000" w:rsidP="00000000" w:rsidRDefault="00000000" w:rsidRPr="00000000" w14:paraId="000001CF">
      <w:pPr>
        <w:widowControl w:val="1"/>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Study Requirements</w:t>
      </w:r>
    </w:p>
    <w:p w:rsidR="00000000" w:rsidDel="00000000" w:rsidP="00000000" w:rsidRDefault="00000000" w:rsidRPr="00000000" w14:paraId="000001D0">
      <w:pPr>
        <w:widowControl w:val="1"/>
        <w:numPr>
          <w:ilvl w:val="0"/>
          <w:numId w:val="7"/>
        </w:numPr>
        <w:spacing w:line="276" w:lineRule="auto"/>
        <w:ind w:left="3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Study Knowing the Buddha, Understanding the Dharma to explore the truths of life and reflect on its meaning. </w:t>
      </w:r>
    </w:p>
    <w:p w:rsidR="00000000" w:rsidDel="00000000" w:rsidP="00000000" w:rsidRDefault="00000000" w:rsidRPr="00000000" w14:paraId="000001D1">
      <w:pPr>
        <w:widowControl w:val="1"/>
        <w:numPr>
          <w:ilvl w:val="0"/>
          <w:numId w:val="7"/>
        </w:numPr>
        <w:spacing w:line="276" w:lineRule="auto"/>
        <w:ind w:left="3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Study A Handbook for Training in Refuge to properly understand the practice of taking refuge. </w:t>
      </w:r>
    </w:p>
    <w:p w:rsidR="00000000" w:rsidDel="00000000" w:rsidP="00000000" w:rsidRDefault="00000000" w:rsidRPr="00000000" w14:paraId="000001D2">
      <w:pPr>
        <w:widowControl w:val="1"/>
        <w:numPr>
          <w:ilvl w:val="0"/>
          <w:numId w:val="7"/>
        </w:numPr>
        <w:spacing w:line="276" w:lineRule="auto"/>
        <w:ind w:left="3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Continue the daily practice of </w:t>
      </w:r>
      <w:r w:rsidDel="00000000" w:rsidR="00000000" w:rsidRPr="00000000">
        <w:rPr>
          <w:rFonts w:ascii="Times New Roman" w:cs="Times New Roman" w:eastAsia="Times New Roman" w:hAnsi="Times New Roman"/>
          <w:i w:val="1"/>
          <w:iCs w:val="1"/>
          <w:sz w:val="24"/>
          <w:szCs w:val="24"/>
          <w:rtl w:val="0"/>
        </w:rPr>
        <w:t xml:space="preserve">Metta Sutta</w:t>
      </w:r>
      <w:r w:rsidDel="00000000" w:rsidR="00000000" w:rsidRPr="00000000">
        <w:rPr>
          <w:rFonts w:ascii="Times New Roman" w:cs="Times New Roman" w:eastAsia="Times New Roman" w:hAnsi="Times New Roman"/>
          <w:sz w:val="24"/>
          <w:szCs w:val="24"/>
          <w:rtl w:val="0"/>
        </w:rPr>
        <w:t xml:space="preserve"> or Taking Refuge, to further cultivate and strengthen your faith.  </w:t>
      </w:r>
    </w:p>
    <w:p w:rsidR="00000000" w:rsidDel="00000000" w:rsidP="00000000" w:rsidRDefault="00000000" w:rsidRPr="00000000" w14:paraId="000001D3">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pStyle w:val="Heading1"/>
        <w:spacing w:line="276" w:lineRule="auto"/>
        <w:jc w:val="center"/>
        <w:rPr>
          <w:rFonts w:ascii="Times New Roman" w:cs="Times New Roman" w:eastAsia="Times New Roman" w:hAnsi="Times New Roman"/>
          <w:sz w:val="24"/>
          <w:szCs w:val="24"/>
        </w:rPr>
      </w:pPr>
      <w:bookmarkStart w:colFirst="0" w:colLast="0" w:name="_heading=h.uip04de7n0gq" w:id="0"/>
      <w:bookmarkEnd w:id="0"/>
      <w:sdt>
        <w:sdtPr>
          <w:id w:val="1883620385"/>
          <w:tag w:val="goog_rdk_175"/>
        </w:sdtPr>
        <w:sdtContent>
          <w:r w:rsidDel="00000000" w:rsidR="00000000" w:rsidRPr="00000000">
            <w:rPr>
              <w:rFonts w:ascii="Gungsuh" w:cs="Gungsuh" w:eastAsia="Gungsuh" w:hAnsi="Gungsuh"/>
              <w:sz w:val="24"/>
              <w:szCs w:val="24"/>
              <w:rtl w:val="0"/>
            </w:rPr>
            <w:t xml:space="preserve">【成长路径】</w:t>
          </w:r>
        </w:sdtContent>
      </w:sdt>
    </w:p>
    <w:p w:rsidR="00000000" w:rsidDel="00000000" w:rsidP="00000000" w:rsidRDefault="00000000" w:rsidRPr="00000000" w14:paraId="000001D5">
      <w:pPr>
        <w:pStyle w:val="Heading1"/>
        <w:keepNext w:val="0"/>
        <w:keepLines w:val="0"/>
        <w:widowControl w:val="1"/>
        <w:spacing w:after="340" w:line="276" w:lineRule="auto"/>
        <w:jc w:val="center"/>
        <w:rPr/>
      </w:pPr>
      <w:bookmarkStart w:colFirst="0" w:colLast="0" w:name="_heading=h.eh671lxukw04" w:id="1"/>
      <w:bookmarkEnd w:id="1"/>
      <w:r w:rsidDel="00000000" w:rsidR="00000000" w:rsidRPr="00000000">
        <w:rPr>
          <w:rFonts w:ascii="Times New Roman" w:cs="Times New Roman" w:eastAsia="Times New Roman" w:hAnsi="Times New Roman"/>
          <w:sz w:val="24"/>
          <w:szCs w:val="24"/>
          <w:rtl w:val="0"/>
        </w:rPr>
        <w:t xml:space="preserve">Path for Growth</w:t>
      </w:r>
      <w:r w:rsidDel="00000000" w:rsidR="00000000" w:rsidRPr="00000000">
        <w:rPr>
          <w:rtl w:val="0"/>
        </w:rPr>
      </w:r>
    </w:p>
    <w:p w:rsidR="00000000" w:rsidDel="00000000" w:rsidP="00000000" w:rsidRDefault="00000000" w:rsidRPr="00000000" w14:paraId="000001D6">
      <w:pPr>
        <w:pStyle w:val="Heading2"/>
        <w:spacing w:line="276" w:lineRule="auto"/>
        <w:ind w:firstLine="480"/>
        <w:jc w:val="center"/>
        <w:rPr>
          <w:rFonts w:ascii="Times New Roman" w:cs="Times New Roman" w:eastAsia="Times New Roman" w:hAnsi="Times New Roman"/>
          <w:color w:val="000000"/>
          <w:sz w:val="24"/>
          <w:szCs w:val="24"/>
        </w:rPr>
      </w:pPr>
      <w:bookmarkStart w:colFirst="0" w:colLast="0" w:name="_heading=h.6nukgob8jy62" w:id="2"/>
      <w:bookmarkEnd w:id="2"/>
      <w:sdt>
        <w:sdtPr>
          <w:id w:val="-539697509"/>
          <w:tag w:val="goog_rdk_176"/>
        </w:sdtPr>
        <w:sdtContent>
          <w:r w:rsidDel="00000000" w:rsidR="00000000" w:rsidRPr="00000000">
            <w:rPr>
              <w:rFonts w:ascii="Gungsuh" w:cs="Gungsuh" w:eastAsia="Gungsuh" w:hAnsi="Gungsuh"/>
              <w:color w:val="000000"/>
              <w:sz w:val="24"/>
              <w:szCs w:val="24"/>
              <w:rtl w:val="0"/>
            </w:rPr>
            <w:t xml:space="preserve">第一章  修学态度</w:t>
          </w:r>
        </w:sdtContent>
      </w:sdt>
    </w:p>
    <w:p w:rsidR="00000000" w:rsidDel="00000000" w:rsidP="00000000" w:rsidRDefault="00000000" w:rsidRPr="00000000" w14:paraId="000001D7">
      <w:pPr>
        <w:pStyle w:val="Heading2"/>
        <w:keepNext w:val="0"/>
        <w:keepLines w:val="0"/>
        <w:widowControl w:val="1"/>
        <w:spacing w:line="276" w:lineRule="auto"/>
        <w:rPr/>
      </w:pPr>
      <w:bookmarkStart w:colFirst="0" w:colLast="0" w:name="_heading=h.8f7oshg4chnt" w:id="3"/>
      <w:bookmarkEnd w:id="3"/>
      <w:r w:rsidDel="00000000" w:rsidR="00000000" w:rsidRPr="00000000">
        <w:rPr>
          <w:rFonts w:ascii="Times New Roman" w:cs="Times New Roman" w:eastAsia="Times New Roman" w:hAnsi="Times New Roman"/>
          <w:sz w:val="24"/>
          <w:szCs w:val="24"/>
          <w:rtl w:val="0"/>
        </w:rPr>
        <w:t xml:space="preserve">Chapter One: Attitudes Towards Study and Practice</w:t>
      </w:r>
      <w:r w:rsidDel="00000000" w:rsidR="00000000" w:rsidRPr="00000000">
        <w:rPr>
          <w:rtl w:val="0"/>
        </w:rPr>
      </w:r>
    </w:p>
    <w:p w:rsidR="00000000" w:rsidDel="00000000" w:rsidP="00000000" w:rsidRDefault="00000000" w:rsidRPr="00000000" w14:paraId="000001D8">
      <w:pPr>
        <w:spacing w:line="276" w:lineRule="auto"/>
        <w:rPr>
          <w:rFonts w:ascii="Times New Roman" w:cs="Times New Roman" w:eastAsia="Times New Roman" w:hAnsi="Times New Roman"/>
          <w:color w:val="000000"/>
          <w:sz w:val="24"/>
          <w:szCs w:val="24"/>
        </w:rPr>
      </w:pPr>
      <w:sdt>
        <w:sdtPr>
          <w:id w:val="1909313220"/>
          <w:tag w:val="goog_rdk_177"/>
        </w:sdtPr>
        <w:sdtContent>
          <w:r w:rsidDel="00000000" w:rsidR="00000000" w:rsidRPr="00000000">
            <w:rPr>
              <w:rFonts w:ascii="Gungsuh" w:cs="Gungsuh" w:eastAsia="Gungsuh" w:hAnsi="Gungsuh"/>
              <w:color w:val="000000"/>
              <w:sz w:val="24"/>
              <w:szCs w:val="24"/>
              <w:rtl w:val="0"/>
            </w:rPr>
            <w:t xml:space="preserve">学员要端正学习态度，做到“真诚、认真、老实</w:t>
          </w:r>
        </w:sdtContent>
      </w:sdt>
      <w:sdt>
        <w:sdtPr>
          <w:id w:val="1764048507"/>
          <w:tag w:val="goog_rdk_178"/>
        </w:sdtPr>
        <w:sdtContent>
          <w:r w:rsidDel="00000000" w:rsidR="00000000" w:rsidRPr="00000000">
            <w:rPr>
              <w:rFonts w:ascii="Gungsuh" w:cs="Gungsuh" w:eastAsia="Gungsuh" w:hAnsi="Gungsuh"/>
              <w:sz w:val="24"/>
              <w:szCs w:val="24"/>
              <w:rtl w:val="0"/>
            </w:rPr>
            <w:t xml:space="preserve">、</w:t>
          </w:r>
        </w:sdtContent>
      </w:sdt>
      <w:sdt>
        <w:sdtPr>
          <w:id w:val="1349038094"/>
          <w:tag w:val="goog_rdk_179"/>
        </w:sdtPr>
        <w:sdtContent>
          <w:r w:rsidDel="00000000" w:rsidR="00000000" w:rsidRPr="00000000">
            <w:rPr>
              <w:rFonts w:ascii="Gungsuh" w:cs="Gungsuh" w:eastAsia="Gungsuh" w:hAnsi="Gungsuh"/>
              <w:sz w:val="24"/>
              <w:szCs w:val="24"/>
              <w:rtl w:val="0"/>
            </w:rPr>
            <w:t xml:space="preserve">主动”</w:t>
          </w:r>
        </w:sdtContent>
      </w:sdt>
      <w:sdt>
        <w:sdtPr>
          <w:id w:val="1467844988"/>
          <w:tag w:val="goog_rdk_180"/>
        </w:sdtPr>
        <w:sdtContent>
          <w:r w:rsidDel="00000000" w:rsidR="00000000" w:rsidRPr="00000000">
            <w:rPr>
              <w:rFonts w:ascii="Gungsuh" w:cs="Gungsuh" w:eastAsia="Gungsuh" w:hAnsi="Gungsuh"/>
              <w:color w:val="000000"/>
              <w:sz w:val="24"/>
              <w:szCs w:val="24"/>
              <w:rtl w:val="0"/>
            </w:rPr>
            <w:t xml:space="preserve">。</w:t>
          </w:r>
        </w:sdtContent>
      </w:sdt>
    </w:p>
    <w:p w:rsidR="00000000" w:rsidDel="00000000" w:rsidP="00000000" w:rsidRDefault="00000000" w:rsidRPr="00000000" w14:paraId="000001D9">
      <w:pPr>
        <w:widowControl w:val="1"/>
        <w:spacing w:after="240" w:before="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should be serious about learning, adopting the attitudes of “honesty, earnestness, commitment, </w:t>
      </w:r>
      <w:r w:rsidDel="00000000" w:rsidR="00000000" w:rsidRPr="00000000">
        <w:rPr>
          <w:rFonts w:ascii="Times New Roman" w:cs="Times New Roman" w:eastAsia="Times New Roman" w:hAnsi="Times New Roman"/>
          <w:sz w:val="24"/>
          <w:szCs w:val="24"/>
          <w:rtl w:val="0"/>
        </w:rPr>
        <w:t xml:space="preserve">and self-motivation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A">
      <w:pPr>
        <w:numPr>
          <w:ilvl w:val="0"/>
          <w:numId w:val="22"/>
        </w:numPr>
        <w:spacing w:after="0" w:afterAutospacing="0" w:line="276" w:lineRule="auto"/>
        <w:ind w:left="-420" w:firstLine="420"/>
        <w:rPr>
          <w:rFonts w:ascii="Times New Roman" w:cs="Times New Roman" w:eastAsia="Times New Roman" w:hAnsi="Times New Roman"/>
          <w:sz w:val="24"/>
          <w:szCs w:val="24"/>
        </w:rPr>
      </w:pPr>
      <w:sdt>
        <w:sdtPr>
          <w:id w:val="-2009254814"/>
          <w:tag w:val="goog_rdk_181"/>
        </w:sdtPr>
        <w:sdtContent>
          <w:r w:rsidDel="00000000" w:rsidR="00000000" w:rsidRPr="00000000">
            <w:rPr>
              <w:rFonts w:ascii="Gungsuh" w:cs="Gungsuh" w:eastAsia="Gungsuh" w:hAnsi="Gungsuh"/>
              <w:sz w:val="24"/>
              <w:szCs w:val="24"/>
              <w:rtl w:val="0"/>
            </w:rPr>
            <w:t xml:space="preserve">真诚：以佛法为镜，真诚面对生命存在的过患，认识到自己是充满迷惑烦恼的凡夫，是轮回的重病患者，勇于自我检讨，不自欺，不逃避。唯有看清这些问题，才能本着治病的心态修学。否则，学佛可能只是生活中的一种点缀。我们不仅要真诚面对自己，还要真诚地面对法，</w:t>
          </w:r>
        </w:sdtContent>
      </w:sdt>
      <w:sdt>
        <w:sdtPr>
          <w:id w:val="222531120"/>
          <w:tag w:val="goog_rdk_182"/>
        </w:sdtPr>
        <w:sdtContent>
          <w:r w:rsidDel="00000000" w:rsidR="00000000" w:rsidRPr="00000000">
            <w:rPr>
              <w:rFonts w:ascii="Gungsuh" w:cs="Gungsuh" w:eastAsia="Gungsuh" w:hAnsi="Gungsuh"/>
              <w:sz w:val="24"/>
              <w:szCs w:val="24"/>
              <w:rtl w:val="0"/>
            </w:rPr>
            <w:t xml:space="preserve">面对善知识，把法当作疗病的良药，把善知识当作觉醒道路上的指路人，把同修当作互相增上的伙伴。</w:t>
          </w:r>
        </w:sdtContent>
      </w:sdt>
      <w:r w:rsidDel="00000000" w:rsidR="00000000" w:rsidRPr="00000000">
        <w:rPr>
          <w:rtl w:val="0"/>
        </w:rPr>
      </w:r>
    </w:p>
    <w:p w:rsidR="00000000" w:rsidDel="00000000" w:rsidP="00000000" w:rsidRDefault="00000000" w:rsidRPr="00000000" w14:paraId="000001DB">
      <w:pPr>
        <w:widowControl w:val="1"/>
        <w:numPr>
          <w:ilvl w:val="0"/>
          <w:numId w:val="30"/>
        </w:numPr>
        <w:spacing w:after="240" w:before="0" w:beforeAutospacing="0" w:line="276" w:lineRule="auto"/>
        <w:ind w:left="3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Honesty:</w:t>
      </w:r>
      <w:r w:rsidDel="00000000" w:rsidR="00000000" w:rsidRPr="00000000">
        <w:rPr>
          <w:rFonts w:ascii="Times New Roman" w:cs="Times New Roman" w:eastAsia="Times New Roman" w:hAnsi="Times New Roman"/>
          <w:sz w:val="24"/>
          <w:szCs w:val="24"/>
          <w:rtl w:val="0"/>
        </w:rPr>
        <w:t xml:space="preserve"> Using the Dharma as a mirror, we face the afflictions and limitations inherent in our lives with honesty. We come to recognize that we are ordinary beings, filled with delusion and affliction—like seriously ill patients caught in the cycle of samsara. This calls for the courage to reflect, without self-deception or avoidance. Only by clearly seeing these conditions can we approach study and practice with a mindset of treating an illness. Otherwise, learning the Dharma may remain nothing more than an ornament in life. Honesty is not only in how we face ourselves, but also in how we relate to the Dharma and the virtuous teacher. We come to regard the Dharma as medicine for healing, the virtuous teacher as a guide on the path of awakening, and fellow practitioners as companions who support one another’s growth.</w:t>
      </w:r>
    </w:p>
    <w:p w:rsidR="00000000" w:rsidDel="00000000" w:rsidP="00000000" w:rsidRDefault="00000000" w:rsidRPr="00000000" w14:paraId="000001DC">
      <w:pPr>
        <w:widowControl w:val="1"/>
        <w:spacing w:after="240" w:before="240" w:line="276"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numPr>
          <w:ilvl w:val="0"/>
          <w:numId w:val="22"/>
        </w:numPr>
        <w:spacing w:line="276" w:lineRule="auto"/>
        <w:ind w:left="-420" w:firstLine="420"/>
        <w:rPr>
          <w:rFonts w:ascii="SimSun" w:cs="SimSun" w:eastAsia="SimSun" w:hAnsi="SimSun"/>
          <w:color w:val="000000"/>
          <w:sz w:val="24"/>
          <w:szCs w:val="24"/>
        </w:rPr>
      </w:pPr>
      <w:sdt>
        <w:sdtPr>
          <w:id w:val="-879383278"/>
          <w:tag w:val="goog_rdk_183"/>
        </w:sdtPr>
        <w:sdtContent>
          <w:r w:rsidDel="00000000" w:rsidR="00000000" w:rsidRPr="00000000">
            <w:rPr>
              <w:rFonts w:ascii="Gungsuh" w:cs="Gungsuh" w:eastAsia="Gungsuh" w:hAnsi="Gungsuh"/>
              <w:color w:val="000000"/>
              <w:sz w:val="24"/>
              <w:szCs w:val="24"/>
              <w:rtl w:val="0"/>
            </w:rPr>
            <w:t xml:space="preserve">认真：用心投入修学，严格要求自己，按照《菩提道次第略论》听闻轨则</w:t>
          </w:r>
        </w:sdtContent>
      </w:sdt>
      <w:sdt>
        <w:sdtPr>
          <w:id w:val="1056180116"/>
          <w:tag w:val="goog_rdk_184"/>
        </w:sdtPr>
        <w:sdtContent>
          <w:r w:rsidDel="00000000" w:rsidR="00000000" w:rsidRPr="00000000">
            <w:rPr>
              <w:rFonts w:ascii="Gungsuh" w:cs="Gungsuh" w:eastAsia="Gungsuh" w:hAnsi="Gungsuh"/>
              <w:color w:val="000000"/>
              <w:sz w:val="24"/>
              <w:szCs w:val="24"/>
              <w:rtl w:val="0"/>
            </w:rPr>
            <w:t xml:space="preserve">的要求，扎实、深入地学好每次课程内容，反复闻思，认真理解法义，让佛法进入心相续中，完成生命的自我改造。</w:t>
          </w:r>
        </w:sdtContent>
      </w:sdt>
      <w:r w:rsidDel="00000000" w:rsidR="00000000" w:rsidRPr="00000000">
        <w:rPr>
          <w:rtl w:val="0"/>
        </w:rPr>
      </w:r>
    </w:p>
    <w:p w:rsidR="00000000" w:rsidDel="00000000" w:rsidP="00000000" w:rsidRDefault="00000000" w:rsidRPr="00000000" w14:paraId="000001DE">
      <w:pPr>
        <w:widowControl w:val="1"/>
        <w:numPr>
          <w:ilvl w:val="0"/>
          <w:numId w:val="30"/>
        </w:numPr>
        <w:spacing w:after="240" w:before="240" w:line="276" w:lineRule="auto"/>
        <w:ind w:left="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Earnestness: </w:t>
      </w:r>
      <w:r w:rsidDel="00000000" w:rsidR="00000000" w:rsidRPr="00000000">
        <w:rPr>
          <w:rFonts w:ascii="Times New Roman" w:cs="Times New Roman" w:eastAsia="Times New Roman" w:hAnsi="Times New Roman"/>
          <w:sz w:val="24"/>
          <w:szCs w:val="24"/>
          <w:rtl w:val="0"/>
        </w:rPr>
        <w:t xml:space="preserve">With wholehearted commitment, we engage in study and practice, holding ourselves to clear and disciplined standards. Following the guidelines for listening to the Dharma as presented in the </w:t>
      </w:r>
      <w:r w:rsidDel="00000000" w:rsidR="00000000" w:rsidRPr="00000000">
        <w:rPr>
          <w:rFonts w:ascii="Times New Roman" w:cs="Times New Roman" w:eastAsia="Times New Roman" w:hAnsi="Times New Roman"/>
          <w:i w:val="1"/>
          <w:iCs w:val="1"/>
          <w:sz w:val="24"/>
          <w:szCs w:val="24"/>
          <w:rtl w:val="0"/>
        </w:rPr>
        <w:t xml:space="preserve">Stages of the Path</w:t>
      </w:r>
      <w:r w:rsidDel="00000000" w:rsidR="00000000" w:rsidRPr="00000000">
        <w:rPr>
          <w:rFonts w:ascii="Times New Roman" w:cs="Times New Roman" w:eastAsia="Times New Roman" w:hAnsi="Times New Roman"/>
          <w:sz w:val="24"/>
          <w:szCs w:val="24"/>
          <w:rtl w:val="0"/>
        </w:rPr>
        <w:t xml:space="preserve">, we approach each lesson with depth and care. Through repeated study and reflection, we deepen our understanding of the Dharma, allowing it to take root in the continuity of the mind and bring about a genuine transformation of life.</w:t>
      </w:r>
    </w:p>
    <w:p w:rsidR="00000000" w:rsidDel="00000000" w:rsidP="00000000" w:rsidRDefault="00000000" w:rsidRPr="00000000" w14:paraId="000001DF">
      <w:pPr>
        <w:numPr>
          <w:ilvl w:val="0"/>
          <w:numId w:val="22"/>
        </w:numPr>
        <w:spacing w:line="276" w:lineRule="auto"/>
        <w:ind w:left="-420" w:firstLine="420"/>
        <w:rPr>
          <w:rFonts w:ascii="Times New Roman" w:cs="Times New Roman" w:eastAsia="Times New Roman" w:hAnsi="Times New Roman"/>
          <w:color w:val="000000"/>
          <w:sz w:val="24"/>
          <w:szCs w:val="24"/>
        </w:rPr>
      </w:pPr>
      <w:sdt>
        <w:sdtPr>
          <w:id w:val="997982802"/>
          <w:tag w:val="goog_rdk_185"/>
        </w:sdtPr>
        <w:sdtContent>
          <w:r w:rsidDel="00000000" w:rsidR="00000000" w:rsidRPr="00000000">
            <w:rPr>
              <w:rFonts w:ascii="Gungsuh" w:cs="Gungsuh" w:eastAsia="Gungsuh" w:hAnsi="Gungsuh"/>
              <w:color w:val="000000"/>
              <w:sz w:val="24"/>
              <w:szCs w:val="24"/>
              <w:rtl w:val="0"/>
            </w:rPr>
            <w:t xml:space="preserve">老实：认同静心学堂模式后，要老老实实地按照模式一门深入，不要被混乱的凡夫心左右，到处攀缘。如果不能珍惜法缘，安心学习</w:t>
          </w:r>
        </w:sdtContent>
      </w:sdt>
      <w:r w:rsidDel="00000000" w:rsidR="00000000" w:rsidRPr="00000000">
        <w:rPr>
          <w:rFonts w:ascii="Times New Roman" w:cs="Times New Roman" w:eastAsia="Times New Roman" w:hAnsi="Times New Roman"/>
          <w:color w:val="000000"/>
          <w:sz w:val="24"/>
          <w:szCs w:val="24"/>
          <w:vertAlign w:val="superscript"/>
        </w:rPr>
        <w:footnoteReference w:customMarkFollows="0" w:id="0"/>
      </w:r>
      <w:sdt>
        <w:sdtPr>
          <w:id w:val="-1855935703"/>
          <w:tag w:val="goog_rdk_186"/>
        </w:sdtPr>
        <w:sdtContent>
          <w:r w:rsidDel="00000000" w:rsidR="00000000" w:rsidRPr="00000000">
            <w:rPr>
              <w:rFonts w:ascii="Gungsuh" w:cs="Gungsuh" w:eastAsia="Gungsuh" w:hAnsi="Gungsuh"/>
              <w:color w:val="000000"/>
              <w:sz w:val="24"/>
              <w:szCs w:val="24"/>
              <w:rtl w:val="0"/>
            </w:rPr>
            <w:t xml:space="preserve">，是难有受用的。</w:t>
          </w:r>
        </w:sdtContent>
      </w:sdt>
      <w:r w:rsidDel="00000000" w:rsidR="00000000" w:rsidRPr="00000000">
        <w:rPr>
          <w:rtl w:val="0"/>
        </w:rPr>
      </w:r>
    </w:p>
    <w:p w:rsidR="00000000" w:rsidDel="00000000" w:rsidP="00000000" w:rsidRDefault="00000000" w:rsidRPr="00000000" w14:paraId="000001E0">
      <w:pPr>
        <w:widowControl w:val="1"/>
        <w:numPr>
          <w:ilvl w:val="0"/>
          <w:numId w:val="30"/>
        </w:numPr>
        <w:spacing w:after="240" w:before="240" w:line="276" w:lineRule="auto"/>
        <w:ind w:left="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Commitment: </w:t>
      </w:r>
      <w:r w:rsidDel="00000000" w:rsidR="00000000" w:rsidRPr="00000000">
        <w:rPr>
          <w:rFonts w:ascii="Times New Roman" w:cs="Times New Roman" w:eastAsia="Times New Roman" w:hAnsi="Times New Roman"/>
          <w:sz w:val="24"/>
          <w:szCs w:val="24"/>
          <w:rtl w:val="0"/>
        </w:rPr>
        <w:t xml:space="preserve">Once we recognize the value of the Mindful Peace Academy Curriculum, we commit to following its structure, focusing on one path rather than being led by the restless tendencies of the deluded mind. Instead of chasing after scattered interests and distractions, we learn to remain grounded and steady in our practice. Without cherishing this opportunity for learning and settling the mind, it is difficult for the Dharma to bring about genuine benefit.</w:t>
      </w:r>
    </w:p>
    <w:p w:rsidR="00000000" w:rsidDel="00000000" w:rsidP="00000000" w:rsidRDefault="00000000" w:rsidRPr="00000000" w14:paraId="000001E1">
      <w:pPr>
        <w:widowControl w:val="1"/>
        <w:spacing w:after="240" w:before="240" w:line="276" w:lineRule="auto"/>
        <w:jc w:val="left"/>
        <w:rPr>
          <w:rFonts w:ascii="Times New Roman" w:cs="Times New Roman" w:eastAsia="Times New Roman" w:hAnsi="Times New Roman"/>
          <w:sz w:val="24"/>
          <w:szCs w:val="24"/>
        </w:rPr>
      </w:pPr>
      <w:sdt>
        <w:sdtPr>
          <w:id w:val="-2060333950"/>
          <w:tag w:val="goog_rdk_187"/>
        </w:sdtPr>
        <w:sdtContent>
          <w:r w:rsidDel="00000000" w:rsidR="00000000" w:rsidRPr="00000000">
            <w:rPr>
              <w:rFonts w:ascii="Gungsuh" w:cs="Gungsuh" w:eastAsia="Gungsuh" w:hAnsi="Gungsuh"/>
              <w:sz w:val="24"/>
              <w:szCs w:val="24"/>
              <w:rtl w:val="0"/>
            </w:rPr>
            <w:t xml:space="preserve">四、主动：你是自己生命的主人，也是修学的主人。不是等别人催促才学习， 而是主动规划、主动参与、主动分享、主动承担。当你把修学当作自己的事，成长就会自然发生。</w:t>
          </w:r>
        </w:sdtContent>
      </w:sdt>
    </w:p>
    <w:p w:rsidR="00000000" w:rsidDel="00000000" w:rsidP="00000000" w:rsidRDefault="00000000" w:rsidRPr="00000000" w14:paraId="000001E2">
      <w:pPr>
        <w:widowControl w:val="1"/>
        <w:numPr>
          <w:ilvl w:val="0"/>
          <w:numId w:val="30"/>
        </w:numPr>
        <w:spacing w:after="240" w:before="240" w:line="276" w:lineRule="auto"/>
        <w:ind w:left="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Self-motivation</w:t>
      </w:r>
      <w:r w:rsidDel="00000000" w:rsidR="00000000" w:rsidRPr="00000000">
        <w:rPr>
          <w:rFonts w:ascii="Times New Roman" w:cs="Times New Roman" w:eastAsia="Times New Roman" w:hAnsi="Times New Roman"/>
          <w:sz w:val="24"/>
          <w:szCs w:val="24"/>
          <w:rtl w:val="0"/>
        </w:rPr>
        <w:t xml:space="preserve">: We take initiative in our own lives and in our study and practice. </w:t>
      </w:r>
      <w:r w:rsidDel="00000000" w:rsidR="00000000" w:rsidRPr="00000000">
        <w:rPr>
          <w:rFonts w:ascii="Times New Roman" w:cs="Times New Roman" w:eastAsia="Times New Roman" w:hAnsi="Times New Roman"/>
          <w:sz w:val="24"/>
          <w:szCs w:val="24"/>
          <w:rtl w:val="0"/>
        </w:rPr>
        <w:t xml:space="preserve">Rather than waiting for others to remind or push us,</w:t>
      </w:r>
      <w:r w:rsidDel="00000000" w:rsidR="00000000" w:rsidRPr="00000000">
        <w:rPr>
          <w:rFonts w:ascii="Times New Roman" w:cs="Times New Roman" w:eastAsia="Times New Roman" w:hAnsi="Times New Roman"/>
          <w:sz w:val="24"/>
          <w:szCs w:val="24"/>
          <w:rtl w:val="0"/>
        </w:rPr>
        <w:t xml:space="preserve"> we actively plan, participate, share, and take responsibility. When we truly regard study and practice as our own responsibility, growth naturally happens.</w:t>
      </w:r>
    </w:p>
    <w:p w:rsidR="00000000" w:rsidDel="00000000" w:rsidP="00000000" w:rsidRDefault="00000000" w:rsidRPr="00000000" w14:paraId="000001E3">
      <w:pPr>
        <w:pStyle w:val="Heading2"/>
        <w:spacing w:line="276" w:lineRule="auto"/>
        <w:jc w:val="center"/>
        <w:rPr>
          <w:rFonts w:ascii="Times New Roman" w:cs="Times New Roman" w:eastAsia="Times New Roman" w:hAnsi="Times New Roman"/>
          <w:color w:val="000000"/>
          <w:sz w:val="24"/>
          <w:szCs w:val="24"/>
        </w:rPr>
      </w:pPr>
      <w:bookmarkStart w:colFirst="0" w:colLast="0" w:name="_heading=h.pzhgu3rg9pm0" w:id="4"/>
      <w:bookmarkEnd w:id="4"/>
      <w:sdt>
        <w:sdtPr>
          <w:id w:val="107693483"/>
          <w:tag w:val="goog_rdk_188"/>
        </w:sdtPr>
        <w:sdtContent>
          <w:r w:rsidDel="00000000" w:rsidR="00000000" w:rsidRPr="00000000">
            <w:rPr>
              <w:rFonts w:ascii="Gungsuh" w:cs="Gungsuh" w:eastAsia="Gungsuh" w:hAnsi="Gungsuh"/>
              <w:color w:val="000000"/>
              <w:sz w:val="24"/>
              <w:szCs w:val="24"/>
              <w:rtl w:val="0"/>
            </w:rPr>
            <w:t xml:space="preserve">第二章  修学方法</w:t>
          </w:r>
        </w:sdtContent>
      </w:sdt>
    </w:p>
    <w:p w:rsidR="00000000" w:rsidDel="00000000" w:rsidP="00000000" w:rsidRDefault="00000000" w:rsidRPr="00000000" w14:paraId="000001E4">
      <w:pPr>
        <w:widowControl w:val="1"/>
        <w:spacing w:after="30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Chapter Two: Methods of Study</w:t>
      </w:r>
      <w:r w:rsidDel="00000000" w:rsidR="00000000" w:rsidRPr="00000000">
        <w:rPr>
          <w:rtl w:val="0"/>
        </w:rPr>
      </w:r>
    </w:p>
    <w:p w:rsidR="00000000" w:rsidDel="00000000" w:rsidP="00000000" w:rsidRDefault="00000000" w:rsidRPr="00000000" w14:paraId="000001E5">
      <w:pPr>
        <w:spacing w:line="276" w:lineRule="auto"/>
        <w:jc w:val="center"/>
        <w:rPr>
          <w:rFonts w:ascii="Times New Roman" w:cs="Times New Roman" w:eastAsia="Times New Roman" w:hAnsi="Times New Roman"/>
          <w:b w:val="1"/>
          <w:bCs w:val="1"/>
          <w:color w:val="000000"/>
          <w:sz w:val="24"/>
          <w:szCs w:val="24"/>
        </w:rPr>
      </w:pPr>
      <w:sdt>
        <w:sdtPr>
          <w:id w:val="-1416194098"/>
          <w:tag w:val="goog_rdk_189"/>
        </w:sdtPr>
        <w:sdtContent>
          <w:r w:rsidDel="00000000" w:rsidR="00000000" w:rsidRPr="00000000">
            <w:rPr>
              <w:rFonts w:ascii="Gungsuh" w:cs="Gungsuh" w:eastAsia="Gungsuh" w:hAnsi="Gungsuh"/>
              <w:b w:val="1"/>
              <w:bCs w:val="1"/>
              <w:color w:val="000000"/>
              <w:sz w:val="24"/>
              <w:szCs w:val="24"/>
              <w:rtl w:val="0"/>
            </w:rPr>
            <w:t xml:space="preserve">一、八步骤三种禅修</w:t>
          </w:r>
        </w:sdtContent>
      </w:sdt>
    </w:p>
    <w:p w:rsidR="00000000" w:rsidDel="00000000" w:rsidP="00000000" w:rsidRDefault="00000000" w:rsidRPr="00000000" w14:paraId="000001E6">
      <w:pPr>
        <w:widowControl w:val="1"/>
        <w:spacing w:after="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Eight Steps and Three Types of Meditation</w:t>
      </w:r>
    </w:p>
    <w:p w:rsidR="00000000" w:rsidDel="00000000" w:rsidP="00000000" w:rsidRDefault="00000000" w:rsidRPr="00000000" w14:paraId="000001E7">
      <w:pPr>
        <w:widowControl w:val="1"/>
        <w:spacing w:after="240" w:line="276" w:lineRule="auto"/>
        <w:rPr>
          <w:rFonts w:ascii="Times New Roman" w:cs="Times New Roman" w:eastAsia="Times New Roman" w:hAnsi="Times New Roman"/>
          <w:b w:val="1"/>
          <w:bCs w:val="1"/>
          <w:color w:val="000000"/>
          <w:sz w:val="24"/>
          <w:szCs w:val="24"/>
        </w:rPr>
      </w:pPr>
      <w:sdt>
        <w:sdtPr>
          <w:id w:val="337030432"/>
          <w:tag w:val="goog_rdk_190"/>
        </w:sdtPr>
        <w:sdtContent>
          <w:r w:rsidDel="00000000" w:rsidR="00000000" w:rsidRPr="00000000">
            <w:rPr>
              <w:rFonts w:ascii="Gungsuh" w:cs="Gungsuh" w:eastAsia="Gungsuh" w:hAnsi="Gungsuh"/>
              <w:b w:val="1"/>
              <w:bCs w:val="1"/>
              <w:color w:val="000000"/>
              <w:sz w:val="24"/>
              <w:szCs w:val="24"/>
              <w:rtl w:val="0"/>
            </w:rPr>
            <w:t xml:space="preserve">（一）依据</w:t>
          </w:r>
        </w:sdtContent>
      </w:sdt>
    </w:p>
    <w:p w:rsidR="00000000" w:rsidDel="00000000" w:rsidP="00000000" w:rsidRDefault="00000000" w:rsidRPr="00000000" w14:paraId="000001E8">
      <w:pPr>
        <w:spacing w:line="276" w:lineRule="auto"/>
        <w:jc w:val="left"/>
        <w:rPr>
          <w:rFonts w:ascii="Times New Roman" w:cs="Times New Roman" w:eastAsia="Times New Roman" w:hAnsi="Times New Roman"/>
          <w:color w:val="000000"/>
          <w:sz w:val="24"/>
          <w:szCs w:val="24"/>
        </w:rPr>
      </w:pPr>
      <w:sdt>
        <w:sdtPr>
          <w:id w:val="-1609780132"/>
          <w:tag w:val="goog_rdk_191"/>
        </w:sdtPr>
        <w:sdtContent>
          <w:r w:rsidDel="00000000" w:rsidR="00000000" w:rsidRPr="00000000">
            <w:rPr>
              <w:rFonts w:ascii="Gungsuh" w:cs="Gungsuh" w:eastAsia="Gungsuh" w:hAnsi="Gungsuh"/>
              <w:color w:val="000000"/>
              <w:sz w:val="24"/>
              <w:szCs w:val="24"/>
              <w:rtl w:val="0"/>
            </w:rPr>
            <w:t xml:space="preserve">佛法修行中，处处强调如理思维的重要性。如：</w:t>
          </w:r>
        </w:sdtContent>
      </w:sdt>
    </w:p>
    <w:p w:rsidR="00000000" w:rsidDel="00000000" w:rsidP="00000000" w:rsidRDefault="00000000" w:rsidRPr="00000000" w14:paraId="000001E9">
      <w:pPr>
        <w:spacing w:line="276" w:lineRule="auto"/>
        <w:jc w:val="left"/>
        <w:rPr>
          <w:rFonts w:ascii="Times New Roman" w:cs="Times New Roman" w:eastAsia="Times New Roman" w:hAnsi="Times New Roman"/>
          <w:color w:val="000000"/>
          <w:sz w:val="24"/>
          <w:szCs w:val="24"/>
        </w:rPr>
      </w:pPr>
      <w:sdt>
        <w:sdtPr>
          <w:id w:val="537824217"/>
          <w:tag w:val="goog_rdk_192"/>
        </w:sdtPr>
        <w:sdtContent>
          <w:r w:rsidDel="00000000" w:rsidR="00000000" w:rsidRPr="00000000">
            <w:rPr>
              <w:rFonts w:ascii="Gungsuh" w:cs="Gungsuh" w:eastAsia="Gungsuh" w:hAnsi="Gungsuh"/>
              <w:color w:val="000000"/>
              <w:sz w:val="24"/>
              <w:szCs w:val="24"/>
              <w:rtl w:val="0"/>
            </w:rPr>
            <w:t xml:space="preserve">四法行：亲近善知识、听闻正法、如理作意、法随法行。</w:t>
          </w:r>
        </w:sdtContent>
      </w:sdt>
    </w:p>
    <w:p w:rsidR="00000000" w:rsidDel="00000000" w:rsidP="00000000" w:rsidRDefault="00000000" w:rsidRPr="00000000" w14:paraId="000001EA">
      <w:pPr>
        <w:spacing w:line="276" w:lineRule="auto"/>
        <w:jc w:val="left"/>
        <w:rPr>
          <w:rFonts w:ascii="Times New Roman" w:cs="Times New Roman" w:eastAsia="Times New Roman" w:hAnsi="Times New Roman"/>
          <w:color w:val="000000"/>
          <w:sz w:val="24"/>
          <w:szCs w:val="24"/>
        </w:rPr>
      </w:pPr>
      <w:sdt>
        <w:sdtPr>
          <w:id w:val="-863028598"/>
          <w:tag w:val="goog_rdk_193"/>
        </w:sdtPr>
        <w:sdtContent>
          <w:r w:rsidDel="00000000" w:rsidR="00000000" w:rsidRPr="00000000">
            <w:rPr>
              <w:rFonts w:ascii="Gungsuh" w:cs="Gungsuh" w:eastAsia="Gungsuh" w:hAnsi="Gungsuh"/>
              <w:color w:val="000000"/>
              <w:sz w:val="24"/>
              <w:szCs w:val="24"/>
              <w:rtl w:val="0"/>
            </w:rPr>
            <w:t xml:space="preserve">八正道：正见、正思维、正语、正业、正命、正精进、正念、正定。</w:t>
          </w:r>
        </w:sdtContent>
      </w:sdt>
    </w:p>
    <w:p w:rsidR="00000000" w:rsidDel="00000000" w:rsidP="00000000" w:rsidRDefault="00000000" w:rsidRPr="00000000" w14:paraId="000001EB">
      <w:pPr>
        <w:spacing w:line="276" w:lineRule="auto"/>
        <w:jc w:val="left"/>
        <w:rPr>
          <w:rFonts w:ascii="Times New Roman" w:cs="Times New Roman" w:eastAsia="Times New Roman" w:hAnsi="Times New Roman"/>
          <w:color w:val="000000"/>
          <w:sz w:val="24"/>
          <w:szCs w:val="24"/>
        </w:rPr>
      </w:pPr>
      <w:sdt>
        <w:sdtPr>
          <w:id w:val="-1403829018"/>
          <w:tag w:val="goog_rdk_194"/>
        </w:sdtPr>
        <w:sdtContent>
          <w:r w:rsidDel="00000000" w:rsidR="00000000" w:rsidRPr="00000000">
            <w:rPr>
              <w:rFonts w:ascii="Gungsuh" w:cs="Gungsuh" w:eastAsia="Gungsuh" w:hAnsi="Gungsuh"/>
              <w:color w:val="000000"/>
              <w:sz w:val="24"/>
              <w:szCs w:val="24"/>
              <w:rtl w:val="0"/>
            </w:rPr>
            <w:t xml:space="preserve">修学三次第：闻、思、修。</w:t>
          </w:r>
        </w:sdtContent>
      </w:sdt>
    </w:p>
    <w:p w:rsidR="00000000" w:rsidDel="00000000" w:rsidP="00000000" w:rsidRDefault="00000000" w:rsidRPr="00000000" w14:paraId="000001EC">
      <w:pPr>
        <w:spacing w:line="276" w:lineRule="auto"/>
        <w:jc w:val="left"/>
        <w:rPr>
          <w:rFonts w:ascii="Times New Roman" w:cs="Times New Roman" w:eastAsia="Times New Roman" w:hAnsi="Times New Roman"/>
          <w:color w:val="000000"/>
          <w:sz w:val="24"/>
          <w:szCs w:val="24"/>
        </w:rPr>
      </w:pPr>
      <w:sdt>
        <w:sdtPr>
          <w:id w:val="1186080073"/>
          <w:tag w:val="goog_rdk_195"/>
        </w:sdtPr>
        <w:sdtContent>
          <w:r w:rsidDel="00000000" w:rsidR="00000000" w:rsidRPr="00000000">
            <w:rPr>
              <w:rFonts w:ascii="Gungsuh" w:cs="Gungsuh" w:eastAsia="Gungsuh" w:hAnsi="Gungsuh"/>
              <w:color w:val="000000"/>
              <w:sz w:val="24"/>
              <w:szCs w:val="24"/>
              <w:rtl w:val="0"/>
            </w:rPr>
            <w:t xml:space="preserve">修学四要领：信、解、行、证。</w:t>
          </w:r>
        </w:sdtContent>
      </w:sdt>
    </w:p>
    <w:p w:rsidR="00000000" w:rsidDel="00000000" w:rsidP="00000000" w:rsidRDefault="00000000" w:rsidRPr="00000000" w14:paraId="000001ED">
      <w:pPr>
        <w:spacing w:line="276" w:lineRule="auto"/>
        <w:jc w:val="left"/>
        <w:rPr>
          <w:rFonts w:ascii="Times New Roman" w:cs="Times New Roman" w:eastAsia="Times New Roman" w:hAnsi="Times New Roman"/>
          <w:color w:val="000000"/>
          <w:sz w:val="24"/>
          <w:szCs w:val="24"/>
        </w:rPr>
      </w:pPr>
      <w:sdt>
        <w:sdtPr>
          <w:id w:val="1221032944"/>
          <w:tag w:val="goog_rdk_196"/>
        </w:sdtPr>
        <w:sdtContent>
          <w:r w:rsidDel="00000000" w:rsidR="00000000" w:rsidRPr="00000000">
            <w:rPr>
              <w:rFonts w:ascii="Gungsuh" w:cs="Gungsuh" w:eastAsia="Gungsuh" w:hAnsi="Gungsuh"/>
              <w:color w:val="000000"/>
              <w:sz w:val="24"/>
              <w:szCs w:val="24"/>
              <w:rtl w:val="0"/>
            </w:rPr>
            <w:t xml:space="preserve">唯识五位中，从加行位至见道位要修习四寻思。</w:t>
          </w:r>
        </w:sdtContent>
      </w:sdt>
    </w:p>
    <w:p w:rsidR="00000000" w:rsidDel="00000000" w:rsidP="00000000" w:rsidRDefault="00000000" w:rsidRPr="00000000" w14:paraId="000001EE">
      <w:pPr>
        <w:spacing w:line="276" w:lineRule="auto"/>
        <w:jc w:val="left"/>
        <w:rPr>
          <w:rFonts w:ascii="Times New Roman" w:cs="Times New Roman" w:eastAsia="Times New Roman" w:hAnsi="Times New Roman"/>
          <w:color w:val="000000"/>
          <w:sz w:val="24"/>
          <w:szCs w:val="24"/>
        </w:rPr>
      </w:pPr>
      <w:sdt>
        <w:sdtPr>
          <w:id w:val="-1418746466"/>
          <w:tag w:val="goog_rdk_197"/>
        </w:sdtPr>
        <w:sdtContent>
          <w:r w:rsidDel="00000000" w:rsidR="00000000" w:rsidRPr="00000000">
            <w:rPr>
              <w:rFonts w:ascii="Gungsuh" w:cs="Gungsuh" w:eastAsia="Gungsuh" w:hAnsi="Gungsuh"/>
              <w:color w:val="000000"/>
              <w:sz w:val="24"/>
              <w:szCs w:val="24"/>
              <w:rtl w:val="0"/>
            </w:rPr>
            <w:t xml:space="preserve">以上都说明如理思维对修学的重要性。</w:t>
          </w:r>
        </w:sdtContent>
      </w:sdt>
    </w:p>
    <w:p w:rsidR="00000000" w:rsidDel="00000000" w:rsidP="00000000" w:rsidRDefault="00000000" w:rsidRPr="00000000" w14:paraId="000001EF">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Basis</w:t>
      </w:r>
      <w:r w:rsidDel="00000000" w:rsidR="00000000" w:rsidRPr="00000000">
        <w:rPr>
          <w:rtl w:val="0"/>
        </w:rPr>
      </w:r>
    </w:p>
    <w:p w:rsidR="00000000" w:rsidDel="00000000" w:rsidP="00000000" w:rsidRDefault="00000000" w:rsidRPr="00000000" w14:paraId="000001F0">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Buddhist practice repeatedly emphasizes the importance of correct reasoning. For instance,</w:t>
      </w:r>
    </w:p>
    <w:p w:rsidR="00000000" w:rsidDel="00000000" w:rsidP="00000000" w:rsidRDefault="00000000" w:rsidRPr="00000000" w14:paraId="000001F1">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 Dharma Practices: following virtuous teachers, listening to the right Dharma, contemplating according to the Dharma, and practicing according to the Dharma.</w:t>
      </w:r>
    </w:p>
    <w:p w:rsidR="00000000" w:rsidDel="00000000" w:rsidP="00000000" w:rsidRDefault="00000000" w:rsidRPr="00000000" w14:paraId="000001F2">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Noble Eightfold Path: right view, right thought, right speech, right action, right livelihood, right effort, right mindfulness, and right concentration.</w:t>
      </w:r>
    </w:p>
    <w:p w:rsidR="00000000" w:rsidDel="00000000" w:rsidP="00000000" w:rsidRDefault="00000000" w:rsidRPr="00000000" w14:paraId="000001F3">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Threefold Practice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learning, contemplating, and practicing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4">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Fourfold Practice</w:t>
      </w:r>
      <w:r w:rsidDel="00000000" w:rsidR="00000000" w:rsidRPr="00000000">
        <w:rPr>
          <w:rFonts w:ascii="Times New Roman" w:cs="Times New Roman" w:eastAsia="Times New Roman" w:hAnsi="Times New Roman"/>
          <w:sz w:val="24"/>
          <w:szCs w:val="24"/>
          <w:rtl w:val="0"/>
        </w:rPr>
        <w:t xml:space="preserve">: faith, understanding, practice, and realization.</w:t>
      </w:r>
    </w:p>
    <w:p w:rsidR="00000000" w:rsidDel="00000000" w:rsidP="00000000" w:rsidRDefault="00000000" w:rsidRPr="00000000" w14:paraId="000001F5">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Five Stages of Yogacara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one must cultivate the four kinds of investigation from the stage of applied practices to the stage of insight.</w:t>
      </w:r>
    </w:p>
    <w:p w:rsidR="00000000" w:rsidDel="00000000" w:rsidP="00000000" w:rsidRDefault="00000000" w:rsidRPr="00000000" w14:paraId="000001F6">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these highlight the importance of right reasoning.</w:t>
      </w:r>
    </w:p>
    <w:p w:rsidR="00000000" w:rsidDel="00000000" w:rsidP="00000000" w:rsidRDefault="00000000" w:rsidRPr="00000000" w14:paraId="000001F7">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F8">
      <w:pPr>
        <w:spacing w:line="276" w:lineRule="auto"/>
        <w:rPr>
          <w:rFonts w:ascii="Times New Roman" w:cs="Times New Roman" w:eastAsia="Times New Roman" w:hAnsi="Times New Roman"/>
          <w:b w:val="1"/>
          <w:bCs w:val="1"/>
          <w:color w:val="000000"/>
          <w:sz w:val="24"/>
          <w:szCs w:val="24"/>
        </w:rPr>
      </w:pPr>
      <w:sdt>
        <w:sdtPr>
          <w:id w:val="-1657733338"/>
          <w:tag w:val="goog_rdk_198"/>
        </w:sdtPr>
        <w:sdtContent>
          <w:r w:rsidDel="00000000" w:rsidR="00000000" w:rsidRPr="00000000">
            <w:rPr>
              <w:rFonts w:ascii="Gungsuh" w:cs="Gungsuh" w:eastAsia="Gungsuh" w:hAnsi="Gungsuh"/>
              <w:b w:val="1"/>
              <w:bCs w:val="1"/>
              <w:color w:val="000000"/>
              <w:sz w:val="24"/>
              <w:szCs w:val="24"/>
              <w:rtl w:val="0"/>
            </w:rPr>
            <w:t xml:space="preserve">（二）八步骤</w:t>
          </w:r>
        </w:sdtContent>
      </w:sdt>
    </w:p>
    <w:p w:rsidR="00000000" w:rsidDel="00000000" w:rsidP="00000000" w:rsidRDefault="00000000" w:rsidRPr="00000000" w14:paraId="000001F9">
      <w:pPr>
        <w:spacing w:line="276" w:lineRule="auto"/>
        <w:rPr>
          <w:rFonts w:ascii="Times New Roman" w:cs="Times New Roman" w:eastAsia="Times New Roman" w:hAnsi="Times New Roman"/>
          <w:color w:val="000000"/>
          <w:sz w:val="24"/>
          <w:szCs w:val="24"/>
        </w:rPr>
      </w:pPr>
      <w:sdt>
        <w:sdtPr>
          <w:id w:val="473175348"/>
          <w:tag w:val="goog_rdk_199"/>
        </w:sdtPr>
        <w:sdtContent>
          <w:r w:rsidDel="00000000" w:rsidR="00000000" w:rsidRPr="00000000">
            <w:rPr>
              <w:rFonts w:ascii="Gungsuh" w:cs="Gungsuh" w:eastAsia="Gungsuh" w:hAnsi="Gungsuh"/>
              <w:color w:val="000000"/>
              <w:sz w:val="24"/>
              <w:szCs w:val="24"/>
              <w:rtl w:val="0"/>
            </w:rPr>
            <w:t xml:space="preserve">基于以上修学原理，并契合现代人的特点，导师提出八步骤的修学方法：</w:t>
          </w:r>
        </w:sdtContent>
      </w:sdt>
    </w:p>
    <w:p w:rsidR="00000000" w:rsidDel="00000000" w:rsidP="00000000" w:rsidRDefault="00000000" w:rsidRPr="00000000" w14:paraId="000001FA">
      <w:pPr>
        <w:spacing w:line="276" w:lineRule="auto"/>
        <w:rPr>
          <w:rFonts w:ascii="Times New Roman" w:cs="Times New Roman" w:eastAsia="Times New Roman" w:hAnsi="Times New Roman"/>
          <w:color w:val="000000"/>
          <w:sz w:val="24"/>
          <w:szCs w:val="24"/>
        </w:rPr>
      </w:pPr>
      <w:sdt>
        <w:sdtPr>
          <w:id w:val="-535356549"/>
          <w:tag w:val="goog_rdk_200"/>
        </w:sdtPr>
        <w:sdtContent>
          <w:r w:rsidDel="00000000" w:rsidR="00000000" w:rsidRPr="00000000">
            <w:rPr>
              <w:rFonts w:ascii="Gungsuh" w:cs="Gungsuh" w:eastAsia="Gungsuh" w:hAnsi="Gungsuh"/>
              <w:color w:val="000000"/>
              <w:sz w:val="24"/>
              <w:szCs w:val="24"/>
              <w:u w:val="single"/>
              <w:rtl w:val="0"/>
            </w:rPr>
            <w:t xml:space="preserve">第一步</w:t>
          </w:r>
        </w:sdtContent>
      </w:sdt>
      <w:sdt>
        <w:sdtPr>
          <w:id w:val="-1597232491"/>
          <w:tag w:val="goog_rdk_201"/>
        </w:sdtPr>
        <w:sdtContent>
          <w:r w:rsidDel="00000000" w:rsidR="00000000" w:rsidRPr="00000000">
            <w:rPr>
              <w:rFonts w:ascii="Gungsuh" w:cs="Gungsuh" w:eastAsia="Gungsuh" w:hAnsi="Gungsuh"/>
              <w:color w:val="000000"/>
              <w:sz w:val="24"/>
              <w:szCs w:val="24"/>
              <w:rtl w:val="0"/>
            </w:rPr>
            <w:t xml:space="preserve">：学习书本和音像内容，了解每句话的含义。</w:t>
          </w:r>
        </w:sdtContent>
      </w:sdt>
    </w:p>
    <w:p w:rsidR="00000000" w:rsidDel="00000000" w:rsidP="00000000" w:rsidRDefault="00000000" w:rsidRPr="00000000" w14:paraId="000001FB">
      <w:pPr>
        <w:spacing w:line="276" w:lineRule="auto"/>
        <w:rPr>
          <w:rFonts w:ascii="Times New Roman" w:cs="Times New Roman" w:eastAsia="Times New Roman" w:hAnsi="Times New Roman"/>
          <w:color w:val="000000"/>
          <w:sz w:val="24"/>
          <w:szCs w:val="24"/>
        </w:rPr>
      </w:pPr>
      <w:sdt>
        <w:sdtPr>
          <w:id w:val="1560582702"/>
          <w:tag w:val="goog_rdk_202"/>
        </w:sdtPr>
        <w:sdtContent>
          <w:r w:rsidDel="00000000" w:rsidR="00000000" w:rsidRPr="00000000">
            <w:rPr>
              <w:rFonts w:ascii="Gungsuh" w:cs="Gungsuh" w:eastAsia="Gungsuh" w:hAnsi="Gungsuh"/>
              <w:color w:val="000000"/>
              <w:sz w:val="24"/>
              <w:szCs w:val="24"/>
              <w:u w:val="single"/>
              <w:rtl w:val="0"/>
            </w:rPr>
            <w:t xml:space="preserve">第二步</w:t>
          </w:r>
        </w:sdtContent>
      </w:sdt>
      <w:sdt>
        <w:sdtPr>
          <w:id w:val="1441748472"/>
          <w:tag w:val="goog_rdk_203"/>
        </w:sdtPr>
        <w:sdtContent>
          <w:r w:rsidDel="00000000" w:rsidR="00000000" w:rsidRPr="00000000">
            <w:rPr>
              <w:rFonts w:ascii="Gungsuh" w:cs="Gungsuh" w:eastAsia="Gungsuh" w:hAnsi="Gungsuh"/>
              <w:color w:val="000000"/>
              <w:sz w:val="24"/>
              <w:szCs w:val="24"/>
              <w:rtl w:val="0"/>
            </w:rPr>
            <w:t xml:space="preserve">：正确理解每个段落、章节的法义。</w:t>
          </w:r>
        </w:sdtContent>
      </w:sdt>
    </w:p>
    <w:p w:rsidR="00000000" w:rsidDel="00000000" w:rsidP="00000000" w:rsidRDefault="00000000" w:rsidRPr="00000000" w14:paraId="000001FC">
      <w:pPr>
        <w:spacing w:line="276" w:lineRule="auto"/>
        <w:rPr>
          <w:rFonts w:ascii="Times New Roman" w:cs="Times New Roman" w:eastAsia="Times New Roman" w:hAnsi="Times New Roman"/>
          <w:color w:val="000000"/>
          <w:sz w:val="24"/>
          <w:szCs w:val="24"/>
        </w:rPr>
      </w:pPr>
      <w:sdt>
        <w:sdtPr>
          <w:id w:val="1481896428"/>
          <w:tag w:val="goog_rdk_204"/>
        </w:sdtPr>
        <w:sdtContent>
          <w:r w:rsidDel="00000000" w:rsidR="00000000" w:rsidRPr="00000000">
            <w:rPr>
              <w:rFonts w:ascii="Gungsuh" w:cs="Gungsuh" w:eastAsia="Gungsuh" w:hAnsi="Gungsuh"/>
              <w:color w:val="000000"/>
              <w:sz w:val="24"/>
              <w:szCs w:val="24"/>
              <w:u w:val="single"/>
              <w:rtl w:val="0"/>
            </w:rPr>
            <w:t xml:space="preserve">第三步</w:t>
          </w:r>
        </w:sdtContent>
      </w:sdt>
      <w:sdt>
        <w:sdtPr>
          <w:id w:val="2002412296"/>
          <w:tag w:val="goog_rdk_205"/>
        </w:sdtPr>
        <w:sdtContent>
          <w:r w:rsidDel="00000000" w:rsidR="00000000" w:rsidRPr="00000000">
            <w:rPr>
              <w:rFonts w:ascii="Gungsuh" w:cs="Gungsuh" w:eastAsia="Gungsuh" w:hAnsi="Gungsuh"/>
              <w:color w:val="000000"/>
              <w:sz w:val="24"/>
              <w:szCs w:val="24"/>
              <w:rtl w:val="0"/>
            </w:rPr>
            <w:t xml:space="preserve">：带着问题学习，知道每个章节说明什么问题，经论中又以什么方式说明。</w:t>
          </w:r>
        </w:sdtContent>
      </w:sdt>
    </w:p>
    <w:p w:rsidR="00000000" w:rsidDel="00000000" w:rsidP="00000000" w:rsidRDefault="00000000" w:rsidRPr="00000000" w14:paraId="000001FD">
      <w:pPr>
        <w:spacing w:line="276" w:lineRule="auto"/>
        <w:rPr>
          <w:rFonts w:ascii="Times New Roman" w:cs="Times New Roman" w:eastAsia="Times New Roman" w:hAnsi="Times New Roman"/>
          <w:color w:val="000000"/>
          <w:sz w:val="24"/>
          <w:szCs w:val="24"/>
        </w:rPr>
      </w:pPr>
      <w:sdt>
        <w:sdtPr>
          <w:id w:val="2081450484"/>
          <w:tag w:val="goog_rdk_206"/>
        </w:sdtPr>
        <w:sdtContent>
          <w:r w:rsidDel="00000000" w:rsidR="00000000" w:rsidRPr="00000000">
            <w:rPr>
              <w:rFonts w:ascii="Gungsuh" w:cs="Gungsuh" w:eastAsia="Gungsuh" w:hAnsi="Gungsuh"/>
              <w:color w:val="000000"/>
              <w:sz w:val="24"/>
              <w:szCs w:val="24"/>
              <w:u w:val="single"/>
              <w:rtl w:val="0"/>
            </w:rPr>
            <w:t xml:space="preserve">第四步</w:t>
          </w:r>
        </w:sdtContent>
      </w:sdt>
      <w:sdt>
        <w:sdtPr>
          <w:id w:val="218943401"/>
          <w:tag w:val="goog_rdk_207"/>
        </w:sdtPr>
        <w:sdtContent>
          <w:r w:rsidDel="00000000" w:rsidR="00000000" w:rsidRPr="00000000">
            <w:rPr>
              <w:rFonts w:ascii="Gungsuh" w:cs="Gungsuh" w:eastAsia="Gungsuh" w:hAnsi="Gungsuh"/>
              <w:color w:val="000000"/>
              <w:sz w:val="24"/>
              <w:szCs w:val="24"/>
              <w:rtl w:val="0"/>
            </w:rPr>
            <w:t xml:space="preserve">：把经论所说的问题和现实人生相联系，建立正确的认识和人生观，并安住在这种认识和观念中。</w:t>
          </w:r>
        </w:sdtContent>
      </w:sdt>
    </w:p>
    <w:p w:rsidR="00000000" w:rsidDel="00000000" w:rsidP="00000000" w:rsidRDefault="00000000" w:rsidRPr="00000000" w14:paraId="000001FE">
      <w:pPr>
        <w:spacing w:line="276" w:lineRule="auto"/>
        <w:rPr>
          <w:rFonts w:ascii="Times New Roman" w:cs="Times New Roman" w:eastAsia="Times New Roman" w:hAnsi="Times New Roman"/>
          <w:color w:val="000000"/>
          <w:sz w:val="24"/>
          <w:szCs w:val="24"/>
        </w:rPr>
      </w:pPr>
      <w:sdt>
        <w:sdtPr>
          <w:id w:val="-522242691"/>
          <w:tag w:val="goog_rdk_208"/>
        </w:sdtPr>
        <w:sdtContent>
          <w:r w:rsidDel="00000000" w:rsidR="00000000" w:rsidRPr="00000000">
            <w:rPr>
              <w:rFonts w:ascii="Gungsuh" w:cs="Gungsuh" w:eastAsia="Gungsuh" w:hAnsi="Gungsuh"/>
              <w:color w:val="000000"/>
              <w:sz w:val="24"/>
              <w:szCs w:val="24"/>
              <w:u w:val="single"/>
              <w:rtl w:val="0"/>
            </w:rPr>
            <w:t xml:space="preserve">第五步</w:t>
          </w:r>
        </w:sdtContent>
      </w:sdt>
      <w:sdt>
        <w:sdtPr>
          <w:id w:val="-8556675"/>
          <w:tag w:val="goog_rdk_209"/>
        </w:sdtPr>
        <w:sdtContent>
          <w:r w:rsidDel="00000000" w:rsidR="00000000" w:rsidRPr="00000000">
            <w:rPr>
              <w:rFonts w:ascii="Gungsuh" w:cs="Gungsuh" w:eastAsia="Gungsuh" w:hAnsi="Gungsuh"/>
              <w:color w:val="000000"/>
              <w:sz w:val="24"/>
              <w:szCs w:val="24"/>
              <w:rtl w:val="0"/>
            </w:rPr>
            <w:t xml:space="preserve">：学会用佛法智慧（正见）重新审视人生，指导人生，解决现实问题。</w:t>
          </w:r>
        </w:sdtContent>
      </w:sdt>
    </w:p>
    <w:p w:rsidR="00000000" w:rsidDel="00000000" w:rsidP="00000000" w:rsidRDefault="00000000" w:rsidRPr="00000000" w14:paraId="000001FF">
      <w:pPr>
        <w:spacing w:line="276" w:lineRule="auto"/>
        <w:rPr>
          <w:rFonts w:ascii="Times New Roman" w:cs="Times New Roman" w:eastAsia="Times New Roman" w:hAnsi="Times New Roman"/>
          <w:color w:val="000000"/>
          <w:sz w:val="24"/>
          <w:szCs w:val="24"/>
        </w:rPr>
      </w:pPr>
      <w:sdt>
        <w:sdtPr>
          <w:id w:val="-745550600"/>
          <w:tag w:val="goog_rdk_210"/>
        </w:sdtPr>
        <w:sdtContent>
          <w:r w:rsidDel="00000000" w:rsidR="00000000" w:rsidRPr="00000000">
            <w:rPr>
              <w:rFonts w:ascii="Gungsuh" w:cs="Gungsuh" w:eastAsia="Gungsuh" w:hAnsi="Gungsuh"/>
              <w:color w:val="000000"/>
              <w:sz w:val="24"/>
              <w:szCs w:val="24"/>
              <w:u w:val="single"/>
              <w:rtl w:val="0"/>
            </w:rPr>
            <w:t xml:space="preserve">第六步</w:t>
          </w:r>
        </w:sdtContent>
      </w:sdt>
      <w:sdt>
        <w:sdtPr>
          <w:id w:val="-1396619248"/>
          <w:tag w:val="goog_rdk_211"/>
        </w:sdtPr>
        <w:sdtContent>
          <w:r w:rsidDel="00000000" w:rsidR="00000000" w:rsidRPr="00000000">
            <w:rPr>
              <w:rFonts w:ascii="Gungsuh" w:cs="Gungsuh" w:eastAsia="Gungsuh" w:hAnsi="Gungsuh"/>
              <w:color w:val="000000"/>
              <w:sz w:val="24"/>
              <w:szCs w:val="24"/>
              <w:rtl w:val="0"/>
            </w:rPr>
            <w:t xml:space="preserve">：摆脱不良串习，建立正向心理。安住于正向心理，完成心态的改变。</w:t>
          </w:r>
        </w:sdtContent>
      </w:sdt>
    </w:p>
    <w:p w:rsidR="00000000" w:rsidDel="00000000" w:rsidP="00000000" w:rsidRDefault="00000000" w:rsidRPr="00000000" w14:paraId="00000200">
      <w:pPr>
        <w:spacing w:line="276" w:lineRule="auto"/>
        <w:rPr>
          <w:rFonts w:ascii="Times New Roman" w:cs="Times New Roman" w:eastAsia="Times New Roman" w:hAnsi="Times New Roman"/>
          <w:color w:val="000000"/>
          <w:sz w:val="24"/>
          <w:szCs w:val="24"/>
        </w:rPr>
      </w:pPr>
      <w:sdt>
        <w:sdtPr>
          <w:id w:val="1277363617"/>
          <w:tag w:val="goog_rdk_212"/>
        </w:sdtPr>
        <w:sdtContent>
          <w:r w:rsidDel="00000000" w:rsidR="00000000" w:rsidRPr="00000000">
            <w:rPr>
              <w:rFonts w:ascii="Gungsuh" w:cs="Gungsuh" w:eastAsia="Gungsuh" w:hAnsi="Gungsuh"/>
              <w:color w:val="000000"/>
              <w:sz w:val="24"/>
              <w:szCs w:val="24"/>
              <w:u w:val="single"/>
              <w:rtl w:val="0"/>
            </w:rPr>
            <w:t xml:space="preserve">第七步</w:t>
          </w:r>
        </w:sdtContent>
      </w:sdt>
      <w:sdt>
        <w:sdtPr>
          <w:id w:val="48875615"/>
          <w:tag w:val="goog_rdk_213"/>
        </w:sdtPr>
        <w:sdtContent>
          <w:r w:rsidDel="00000000" w:rsidR="00000000" w:rsidRPr="00000000">
            <w:rPr>
              <w:rFonts w:ascii="Gungsuh" w:cs="Gungsuh" w:eastAsia="Gungsuh" w:hAnsi="Gungsuh"/>
              <w:color w:val="000000"/>
              <w:sz w:val="24"/>
              <w:szCs w:val="24"/>
              <w:rtl w:val="0"/>
            </w:rPr>
            <w:t xml:space="preserve">：思维不良心态的过患，依正见观察思考，摆脱不良心态。</w:t>
          </w:r>
        </w:sdtContent>
      </w:sdt>
    </w:p>
    <w:p w:rsidR="00000000" w:rsidDel="00000000" w:rsidP="00000000" w:rsidRDefault="00000000" w:rsidRPr="00000000" w14:paraId="00000201">
      <w:pPr>
        <w:spacing w:line="276" w:lineRule="auto"/>
        <w:rPr>
          <w:rFonts w:ascii="Times New Roman" w:cs="Times New Roman" w:eastAsia="Times New Roman" w:hAnsi="Times New Roman"/>
          <w:color w:val="000000"/>
          <w:sz w:val="24"/>
          <w:szCs w:val="24"/>
        </w:rPr>
      </w:pPr>
      <w:sdt>
        <w:sdtPr>
          <w:id w:val="168603612"/>
          <w:tag w:val="goog_rdk_214"/>
        </w:sdtPr>
        <w:sdtContent>
          <w:r w:rsidDel="00000000" w:rsidR="00000000" w:rsidRPr="00000000">
            <w:rPr>
              <w:rFonts w:ascii="Gungsuh" w:cs="Gungsuh" w:eastAsia="Gungsuh" w:hAnsi="Gungsuh"/>
              <w:color w:val="000000"/>
              <w:sz w:val="24"/>
              <w:szCs w:val="24"/>
              <w:u w:val="single"/>
              <w:rtl w:val="0"/>
            </w:rPr>
            <w:t xml:space="preserve">第八步</w:t>
          </w:r>
        </w:sdtContent>
      </w:sdt>
      <w:sdt>
        <w:sdtPr>
          <w:id w:val="1083030360"/>
          <w:tag w:val="goog_rdk_215"/>
        </w:sdtPr>
        <w:sdtContent>
          <w:r w:rsidDel="00000000" w:rsidR="00000000" w:rsidRPr="00000000">
            <w:rPr>
              <w:rFonts w:ascii="Gungsuh" w:cs="Gungsuh" w:eastAsia="Gungsuh" w:hAnsi="Gungsuh"/>
              <w:color w:val="000000"/>
              <w:sz w:val="24"/>
              <w:szCs w:val="24"/>
              <w:rtl w:val="0"/>
            </w:rPr>
            <w:t xml:space="preserve">：思维正向心态的利益，依正见深入思考。不断熟悉和重复正向心态，完成生命品质的改变。</w:t>
          </w:r>
        </w:sdtContent>
      </w:sdt>
    </w:p>
    <w:p w:rsidR="00000000" w:rsidDel="00000000" w:rsidP="00000000" w:rsidRDefault="00000000" w:rsidRPr="00000000" w14:paraId="00000202">
      <w:pPr>
        <w:spacing w:line="276" w:lineRule="auto"/>
        <w:rPr>
          <w:rFonts w:ascii="Times New Roman" w:cs="Times New Roman" w:eastAsia="Times New Roman" w:hAnsi="Times New Roman"/>
          <w:color w:val="000000"/>
          <w:sz w:val="24"/>
          <w:szCs w:val="24"/>
        </w:rPr>
      </w:pPr>
      <w:sdt>
        <w:sdtPr>
          <w:id w:val="-613697022"/>
          <w:tag w:val="goog_rdk_216"/>
        </w:sdtPr>
        <w:sdtContent>
          <w:r w:rsidDel="00000000" w:rsidR="00000000" w:rsidRPr="00000000">
            <w:rPr>
              <w:rFonts w:ascii="Gungsuh" w:cs="Gungsuh" w:eastAsia="Gungsuh" w:hAnsi="Gungsuh"/>
              <w:color w:val="000000"/>
              <w:sz w:val="24"/>
              <w:szCs w:val="24"/>
              <w:rtl w:val="0"/>
            </w:rPr>
            <w:t xml:space="preserve">八步骤贯穿学习教理到转变生命品质的过程。其中，第一、第二步是基础，第三、第四步是关键，第五、第六步是提升和运用，第七、第八步是达到圆满。八步骤也是十六字窍诀“树立正见，认清真相，摆脱错误，重复正确”的实践方法，前四步是帮助我们“树立正见，认清真相”，后四步则是引导我们“摆脱错误，重复正确”。如果前四步，尤其是第三步没有完成，就无法树立正见，也就不能认清真相，摆脱错误，更谈不上重复正确了。只要运用八步骤修学，不论自修还是交流，都属于座上修的范畴，把由此建立的正确观念和心态带到生活中，就是座下修。</w:t>
          </w:r>
        </w:sdtContent>
      </w:sdt>
    </w:p>
    <w:p w:rsidR="00000000" w:rsidDel="00000000" w:rsidP="00000000" w:rsidRDefault="00000000" w:rsidRPr="00000000" w14:paraId="00000203">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Eight-Step </w:t>
      </w:r>
      <w:r w:rsidDel="00000000" w:rsidR="00000000" w:rsidRPr="00000000">
        <w:rPr>
          <w:rFonts w:ascii="Times New Roman" w:cs="Times New Roman" w:eastAsia="Times New Roman" w:hAnsi="Times New Roman"/>
          <w:b w:val="1"/>
          <w:bCs w:val="1"/>
          <w:sz w:val="24"/>
          <w:szCs w:val="24"/>
          <w:rtl w:val="0"/>
        </w:rPr>
        <w:t xml:space="preserve">Approach</w:t>
      </w:r>
      <w:r w:rsidDel="00000000" w:rsidR="00000000" w:rsidRPr="00000000">
        <w:rPr>
          <w:rtl w:val="0"/>
        </w:rPr>
      </w:r>
    </w:p>
    <w:p w:rsidR="00000000" w:rsidDel="00000000" w:rsidP="00000000" w:rsidRDefault="00000000" w:rsidRPr="00000000" w14:paraId="00000204">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above </w:t>
      </w:r>
      <w:r w:rsidDel="00000000" w:rsidR="00000000" w:rsidRPr="00000000">
        <w:rPr>
          <w:rFonts w:ascii="Times New Roman" w:cs="Times New Roman" w:eastAsia="Times New Roman" w:hAnsi="Times New Roman"/>
          <w:sz w:val="24"/>
          <w:szCs w:val="24"/>
          <w:rtl w:val="0"/>
        </w:rPr>
        <w:t xml:space="preserve">basic principles</w:t>
      </w:r>
      <w:r w:rsidDel="00000000" w:rsidR="00000000" w:rsidRPr="00000000">
        <w:rPr>
          <w:rFonts w:ascii="Times New Roman" w:cs="Times New Roman" w:eastAsia="Times New Roman" w:hAnsi="Times New Roman"/>
          <w:sz w:val="24"/>
          <w:szCs w:val="24"/>
          <w:rtl w:val="0"/>
        </w:rPr>
        <w:t xml:space="preserve"> of learning, Master Jiqun has proposed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Eight-Step </w:t>
      </w:r>
      <w:r w:rsidDel="00000000" w:rsidR="00000000" w:rsidRPr="00000000">
        <w:rPr>
          <w:rFonts w:ascii="Times New Roman" w:cs="Times New Roman" w:eastAsia="Times New Roman" w:hAnsi="Times New Roman"/>
          <w:sz w:val="24"/>
          <w:szCs w:val="24"/>
          <w:rtl w:val="0"/>
        </w:rPr>
        <w:t xml:space="preserve">Approach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5">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One: Study the texts and audio-visual materials to understand the meaning of each sentence.</w:t>
      </w:r>
    </w:p>
    <w:p w:rsidR="00000000" w:rsidDel="00000000" w:rsidP="00000000" w:rsidRDefault="00000000" w:rsidRPr="00000000" w14:paraId="00000206">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Two: Accurately comprehend the Dharma teachings in each paragraph and chapter.</w:t>
      </w:r>
    </w:p>
    <w:p w:rsidR="00000000" w:rsidDel="00000000" w:rsidP="00000000" w:rsidRDefault="00000000" w:rsidRPr="00000000" w14:paraId="00000207">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Three: Learn with questions in mind, know what issue each chapter addresses, and how the teachings explain it.</w:t>
      </w:r>
    </w:p>
    <w:p w:rsidR="00000000" w:rsidDel="00000000" w:rsidP="00000000" w:rsidRDefault="00000000" w:rsidRPr="00000000" w14:paraId="00000208">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Four: Connect Buddhist teachings to real-life experiences. Establish correct understandings and views on life, and rest the mind in this understanding.</w:t>
      </w:r>
    </w:p>
    <w:p w:rsidR="00000000" w:rsidDel="00000000" w:rsidP="00000000" w:rsidRDefault="00000000" w:rsidRPr="00000000" w14:paraId="00000209">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Five: Use the wisdom of the Dharma (Right View) to re-examine life, guide the actions, and solve real-life problems.</w:t>
      </w:r>
    </w:p>
    <w:p w:rsidR="00000000" w:rsidDel="00000000" w:rsidP="00000000" w:rsidRDefault="00000000" w:rsidRPr="00000000" w14:paraId="0000020A">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Six: Overcome negative mental habits and cultivate wholesome ones. Then, settle the mind in them to complete the transformation of mindset.</w:t>
      </w:r>
    </w:p>
    <w:p w:rsidR="00000000" w:rsidDel="00000000" w:rsidP="00000000" w:rsidRDefault="00000000" w:rsidRPr="00000000" w14:paraId="0000020B">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Seven: Reflect on the drawbacks of negative mindsets, analyze them with Right View, and free </w:t>
      </w:r>
      <w:r w:rsidDel="00000000" w:rsidR="00000000" w:rsidRPr="00000000">
        <w:rPr>
          <w:rFonts w:ascii="Times New Roman" w:cs="Times New Roman" w:eastAsia="Times New Roman" w:hAnsi="Times New Roman"/>
          <w:sz w:val="24"/>
          <w:szCs w:val="24"/>
          <w:rtl w:val="0"/>
        </w:rPr>
        <w:t xml:space="preserve">oneself</w:t>
      </w:r>
      <w:r w:rsidDel="00000000" w:rsidR="00000000" w:rsidRPr="00000000">
        <w:rPr>
          <w:rFonts w:ascii="Times New Roman" w:cs="Times New Roman" w:eastAsia="Times New Roman" w:hAnsi="Times New Roman"/>
          <w:sz w:val="24"/>
          <w:szCs w:val="24"/>
          <w:rtl w:val="0"/>
        </w:rPr>
        <w:t xml:space="preserve"> from negative mindsets.</w:t>
      </w:r>
    </w:p>
    <w:p w:rsidR="00000000" w:rsidDel="00000000" w:rsidP="00000000" w:rsidRDefault="00000000" w:rsidRPr="00000000" w14:paraId="0000020C">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Eight: Contemplate the benefits of wholesome mindsets, deepen the understanding through Right View. Continuously familiarize with and repeat these wholesome mindsets, thus completing the transformation of the quality of life. </w:t>
      </w:r>
    </w:p>
    <w:p w:rsidR="00000000" w:rsidDel="00000000" w:rsidP="00000000" w:rsidRDefault="00000000" w:rsidRPr="00000000" w14:paraId="0000020D">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Eight-Step Approach encompasses the entire process from learning the teachings to transforming life quality. Among these, the first and second steps form the foundation, the third and fourth steps are the key, the fifth and sixth steps focus on improvement and application, and the seventh and eighth steps lead to perfection. The Eight-Step </w:t>
      </w:r>
      <w:r w:rsidDel="00000000" w:rsidR="00000000" w:rsidRPr="00000000">
        <w:rPr>
          <w:rFonts w:ascii="Times New Roman" w:cs="Times New Roman" w:eastAsia="Times New Roman" w:hAnsi="Times New Roman"/>
          <w:sz w:val="24"/>
          <w:szCs w:val="24"/>
          <w:rtl w:val="0"/>
        </w:rPr>
        <w:t xml:space="preserve">Approach</w:t>
      </w:r>
      <w:r w:rsidDel="00000000" w:rsidR="00000000" w:rsidRPr="00000000">
        <w:rPr>
          <w:rFonts w:ascii="Times New Roman" w:cs="Times New Roman" w:eastAsia="Times New Roman" w:hAnsi="Times New Roman"/>
          <w:sz w:val="24"/>
          <w:szCs w:val="24"/>
          <w:rtl w:val="0"/>
        </w:rPr>
        <w:t xml:space="preserve"> is also a practical method to the twelve-word key formula: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Establish Right Views, Recognize the Truth, Eliminate the Wrong, Repeat the Correct.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first four steps help us “Establish Right View and Recognize the Truth,” while the last four steps guide us to “Eliminate the Wrong and Repeat the Correct.” If the first four steps, especially the third step, are not completed, one cannot </w:t>
      </w:r>
      <w:r w:rsidDel="00000000" w:rsidR="00000000" w:rsidRPr="00000000">
        <w:rPr>
          <w:rFonts w:ascii="Times New Roman" w:cs="Times New Roman" w:eastAsia="Times New Roman" w:hAnsi="Times New Roman"/>
          <w:sz w:val="24"/>
          <w:szCs w:val="24"/>
          <w:rtl w:val="0"/>
        </w:rPr>
        <w:t xml:space="preserve">establish the Right Views or recognize the truth, let alone eliminate the wrong or repeat the correct</w:t>
      </w:r>
      <w:r w:rsidDel="00000000" w:rsidR="00000000" w:rsidRPr="00000000">
        <w:rPr>
          <w:rFonts w:ascii="Times New Roman" w:cs="Times New Roman" w:eastAsia="Times New Roman" w:hAnsi="Times New Roman"/>
          <w:sz w:val="24"/>
          <w:szCs w:val="24"/>
          <w:rtl w:val="0"/>
        </w:rPr>
        <w:t xml:space="preserve">. Applying the Eight-Step </w:t>
      </w:r>
      <w:r w:rsidDel="00000000" w:rsidR="00000000" w:rsidRPr="00000000">
        <w:rPr>
          <w:rFonts w:ascii="Times New Roman" w:cs="Times New Roman" w:eastAsia="Times New Roman" w:hAnsi="Times New Roman"/>
          <w:sz w:val="24"/>
          <w:szCs w:val="24"/>
          <w:rtl w:val="0"/>
        </w:rPr>
        <w:t xml:space="preserve">Approach</w:t>
      </w:r>
      <w:r w:rsidDel="00000000" w:rsidR="00000000" w:rsidRPr="00000000">
        <w:rPr>
          <w:rFonts w:ascii="Times New Roman" w:cs="Times New Roman" w:eastAsia="Times New Roman" w:hAnsi="Times New Roman"/>
          <w:sz w:val="24"/>
          <w:szCs w:val="24"/>
          <w:rtl w:val="0"/>
        </w:rPr>
        <w:t xml:space="preserve"> in self-study or group discussions is called Seated Meditation. Integrating the right views and mindsets cultivated during Seated Meditation into daily life is known as Off-Cushion Meditation.</w:t>
      </w:r>
    </w:p>
    <w:p w:rsidR="00000000" w:rsidDel="00000000" w:rsidP="00000000" w:rsidRDefault="00000000" w:rsidRPr="00000000" w14:paraId="0000020E">
      <w:pPr>
        <w:spacing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0F">
      <w:pPr>
        <w:spacing w:line="276" w:lineRule="auto"/>
        <w:rPr>
          <w:rFonts w:ascii="Times New Roman" w:cs="Times New Roman" w:eastAsia="Times New Roman" w:hAnsi="Times New Roman"/>
          <w:b w:val="1"/>
          <w:bCs w:val="1"/>
          <w:color w:val="000000"/>
          <w:sz w:val="24"/>
          <w:szCs w:val="24"/>
        </w:rPr>
      </w:pPr>
      <w:sdt>
        <w:sdtPr>
          <w:id w:val="230858635"/>
          <w:tag w:val="goog_rdk_217"/>
        </w:sdtPr>
        <w:sdtContent>
          <w:r w:rsidDel="00000000" w:rsidR="00000000" w:rsidRPr="00000000">
            <w:rPr>
              <w:rFonts w:ascii="Gungsuh" w:cs="Gungsuh" w:eastAsia="Gungsuh" w:hAnsi="Gungsuh"/>
              <w:b w:val="1"/>
              <w:bCs w:val="1"/>
              <w:color w:val="000000"/>
              <w:sz w:val="24"/>
              <w:szCs w:val="24"/>
              <w:rtl w:val="0"/>
            </w:rPr>
            <w:t xml:space="preserve">（三）三种禅修</w:t>
          </w:r>
        </w:sdtContent>
      </w:sdt>
    </w:p>
    <w:p w:rsidR="00000000" w:rsidDel="00000000" w:rsidP="00000000" w:rsidRDefault="00000000" w:rsidRPr="00000000" w14:paraId="00000210">
      <w:pPr>
        <w:widowControl w:val="1"/>
        <w:spacing w:after="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Three Types of Meditation</w:t>
      </w:r>
    </w:p>
    <w:p w:rsidR="00000000" w:rsidDel="00000000" w:rsidP="00000000" w:rsidRDefault="00000000" w:rsidRPr="00000000" w14:paraId="00000211">
      <w:pPr>
        <w:spacing w:line="276" w:lineRule="auto"/>
        <w:rPr>
          <w:rFonts w:ascii="Times New Roman" w:cs="Times New Roman" w:eastAsia="Times New Roman" w:hAnsi="Times New Roman"/>
          <w:color w:val="000000"/>
          <w:sz w:val="24"/>
          <w:szCs w:val="24"/>
        </w:rPr>
      </w:pPr>
      <w:sdt>
        <w:sdtPr>
          <w:id w:val="1714496426"/>
          <w:tag w:val="goog_rdk_218"/>
        </w:sdtPr>
        <w:sdtContent>
          <w:r w:rsidDel="00000000" w:rsidR="00000000" w:rsidRPr="00000000">
            <w:rPr>
              <w:rFonts w:ascii="Gungsuh" w:cs="Gungsuh" w:eastAsia="Gungsuh" w:hAnsi="Gungsuh"/>
              <w:color w:val="000000"/>
              <w:sz w:val="24"/>
              <w:szCs w:val="24"/>
              <w:rtl w:val="0"/>
            </w:rPr>
            <w:t xml:space="preserve">依八步骤提出三种禅修，即观念的禅修、心态的禅修和生命品质的禅修。</w:t>
          </w:r>
        </w:sdtContent>
      </w:sdt>
    </w:p>
    <w:p w:rsidR="00000000" w:rsidDel="00000000" w:rsidP="00000000" w:rsidRDefault="00000000" w:rsidRPr="00000000" w14:paraId="00000212">
      <w:pPr>
        <w:widowControl w:val="1"/>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Eight-Step Approach, Three Types of Meditation are proposed:</w:t>
      </w:r>
    </w:p>
    <w:p w:rsidR="00000000" w:rsidDel="00000000" w:rsidP="00000000" w:rsidRDefault="00000000" w:rsidRPr="00000000" w14:paraId="00000213">
      <w:pPr>
        <w:numPr>
          <w:ilvl w:val="0"/>
          <w:numId w:val="23"/>
        </w:numPr>
        <w:spacing w:line="276" w:lineRule="auto"/>
        <w:ind w:left="425" w:hanging="425"/>
        <w:rPr>
          <w:rFonts w:ascii="Times New Roman" w:cs="Times New Roman" w:eastAsia="Times New Roman" w:hAnsi="Times New Roman"/>
          <w:color w:val="000000"/>
          <w:sz w:val="24"/>
          <w:szCs w:val="24"/>
        </w:rPr>
      </w:pPr>
      <w:sdt>
        <w:sdtPr>
          <w:id w:val="-872266673"/>
          <w:tag w:val="goog_rdk_219"/>
        </w:sdtPr>
        <w:sdtContent>
          <w:r w:rsidDel="00000000" w:rsidR="00000000" w:rsidRPr="00000000">
            <w:rPr>
              <w:rFonts w:ascii="Gungsuh" w:cs="Gungsuh" w:eastAsia="Gungsuh" w:hAnsi="Gungsuh"/>
              <w:color w:val="000000"/>
              <w:sz w:val="24"/>
              <w:szCs w:val="24"/>
              <w:u w:val="single"/>
              <w:rtl w:val="0"/>
            </w:rPr>
            <w:t xml:space="preserve">观念的禅修（一到四步）</w:t>
          </w:r>
        </w:sdtContent>
      </w:sdt>
    </w:p>
    <w:p w:rsidR="00000000" w:rsidDel="00000000" w:rsidP="00000000" w:rsidRDefault="00000000" w:rsidRPr="00000000" w14:paraId="00000214">
      <w:pPr>
        <w:spacing w:line="276" w:lineRule="auto"/>
        <w:rPr>
          <w:rFonts w:ascii="Times New Roman" w:cs="Times New Roman" w:eastAsia="Times New Roman" w:hAnsi="Times New Roman"/>
          <w:color w:val="000000"/>
          <w:sz w:val="24"/>
          <w:szCs w:val="24"/>
        </w:rPr>
      </w:pPr>
      <w:sdt>
        <w:sdtPr>
          <w:id w:val="183385437"/>
          <w:tag w:val="goog_rdk_220"/>
        </w:sdtPr>
        <w:sdtContent>
          <w:r w:rsidDel="00000000" w:rsidR="00000000" w:rsidRPr="00000000">
            <w:rPr>
              <w:rFonts w:ascii="Gungsuh" w:cs="Gungsuh" w:eastAsia="Gungsuh" w:hAnsi="Gungsuh"/>
              <w:color w:val="000000"/>
              <w:sz w:val="24"/>
              <w:szCs w:val="24"/>
              <w:rtl w:val="0"/>
            </w:rPr>
            <w:t xml:space="preserve">禅修要领：运用所学法义，结合现实人生思考，完成观念的改变。</w:t>
          </w:r>
        </w:sdtContent>
      </w:sdt>
    </w:p>
    <w:p w:rsidR="00000000" w:rsidDel="00000000" w:rsidP="00000000" w:rsidRDefault="00000000" w:rsidRPr="00000000" w14:paraId="00000215">
      <w:pPr>
        <w:numPr>
          <w:ilvl w:val="0"/>
          <w:numId w:val="24"/>
        </w:numPr>
        <w:spacing w:line="276" w:lineRule="auto"/>
        <w:ind w:left="845" w:hanging="425"/>
        <w:rPr>
          <w:rFonts w:ascii="Times New Roman" w:cs="Times New Roman" w:eastAsia="Times New Roman" w:hAnsi="Times New Roman"/>
          <w:color w:val="000000"/>
          <w:sz w:val="24"/>
          <w:szCs w:val="24"/>
        </w:rPr>
      </w:pPr>
      <w:sdt>
        <w:sdtPr>
          <w:id w:val="215142359"/>
          <w:tag w:val="goog_rdk_221"/>
        </w:sdtPr>
        <w:sdtContent>
          <w:r w:rsidDel="00000000" w:rsidR="00000000" w:rsidRPr="00000000">
            <w:rPr>
              <w:rFonts w:ascii="Gungsuh" w:cs="Gungsuh" w:eastAsia="Gungsuh" w:hAnsi="Gungsuh"/>
              <w:color w:val="000000"/>
              <w:sz w:val="24"/>
              <w:szCs w:val="24"/>
              <w:rtl w:val="0"/>
            </w:rPr>
            <w:t xml:space="preserve">观察修</w:t>
          </w:r>
        </w:sdtContent>
      </w:sdt>
    </w:p>
    <w:p w:rsidR="00000000" w:rsidDel="00000000" w:rsidP="00000000" w:rsidRDefault="00000000" w:rsidRPr="00000000" w14:paraId="00000216">
      <w:pPr>
        <w:spacing w:line="276" w:lineRule="auto"/>
        <w:ind w:left="420" w:firstLine="0"/>
        <w:rPr>
          <w:rFonts w:ascii="Times New Roman" w:cs="Times New Roman" w:eastAsia="Times New Roman" w:hAnsi="Times New Roman"/>
          <w:color w:val="000000"/>
          <w:sz w:val="24"/>
          <w:szCs w:val="24"/>
        </w:rPr>
      </w:pPr>
      <w:sdt>
        <w:sdtPr>
          <w:id w:val="495386596"/>
          <w:tag w:val="goog_rdk_222"/>
        </w:sdtPr>
        <w:sdtContent>
          <w:r w:rsidDel="00000000" w:rsidR="00000000" w:rsidRPr="00000000">
            <w:rPr>
              <w:rFonts w:ascii="Gungsuh" w:cs="Gungsuh" w:eastAsia="Gungsuh" w:hAnsi="Gungsuh"/>
              <w:color w:val="000000"/>
              <w:sz w:val="24"/>
              <w:szCs w:val="24"/>
              <w:rtl w:val="0"/>
            </w:rPr>
            <w:t xml:space="preserve">通过对法义（书本和音像）的学习，结合现实问题思考，由此获得正见。</w:t>
          </w:r>
        </w:sdtContent>
      </w:sdt>
    </w:p>
    <w:p w:rsidR="00000000" w:rsidDel="00000000" w:rsidP="00000000" w:rsidRDefault="00000000" w:rsidRPr="00000000" w14:paraId="00000217">
      <w:pPr>
        <w:numPr>
          <w:ilvl w:val="0"/>
          <w:numId w:val="24"/>
        </w:numPr>
        <w:spacing w:line="276" w:lineRule="auto"/>
        <w:ind w:left="845" w:hanging="425"/>
        <w:rPr>
          <w:rFonts w:ascii="Times New Roman" w:cs="Times New Roman" w:eastAsia="Times New Roman" w:hAnsi="Times New Roman"/>
          <w:color w:val="000000"/>
          <w:sz w:val="24"/>
          <w:szCs w:val="24"/>
        </w:rPr>
      </w:pPr>
      <w:sdt>
        <w:sdtPr>
          <w:id w:val="-1010461337"/>
          <w:tag w:val="goog_rdk_223"/>
        </w:sdtPr>
        <w:sdtContent>
          <w:r w:rsidDel="00000000" w:rsidR="00000000" w:rsidRPr="00000000">
            <w:rPr>
              <w:rFonts w:ascii="Gungsuh" w:cs="Gungsuh" w:eastAsia="Gungsuh" w:hAnsi="Gungsuh"/>
              <w:color w:val="000000"/>
              <w:sz w:val="24"/>
              <w:szCs w:val="24"/>
              <w:rtl w:val="0"/>
            </w:rPr>
            <w:t xml:space="preserve">安住修</w:t>
          </w:r>
        </w:sdtContent>
      </w:sdt>
    </w:p>
    <w:p w:rsidR="00000000" w:rsidDel="00000000" w:rsidP="00000000" w:rsidRDefault="00000000" w:rsidRPr="00000000" w14:paraId="00000218">
      <w:pPr>
        <w:spacing w:line="276" w:lineRule="auto"/>
        <w:ind w:left="420" w:firstLine="0"/>
        <w:rPr>
          <w:rFonts w:ascii="Times New Roman" w:cs="Times New Roman" w:eastAsia="Times New Roman" w:hAnsi="Times New Roman"/>
          <w:color w:val="000000"/>
          <w:sz w:val="24"/>
          <w:szCs w:val="24"/>
        </w:rPr>
      </w:pPr>
      <w:sdt>
        <w:sdtPr>
          <w:id w:val="-1332905479"/>
          <w:tag w:val="goog_rdk_224"/>
        </w:sdtPr>
        <w:sdtContent>
          <w:r w:rsidDel="00000000" w:rsidR="00000000" w:rsidRPr="00000000">
            <w:rPr>
              <w:rFonts w:ascii="Gungsuh" w:cs="Gungsuh" w:eastAsia="Gungsuh" w:hAnsi="Gungsuh"/>
              <w:color w:val="000000"/>
              <w:sz w:val="24"/>
              <w:szCs w:val="24"/>
              <w:rtl w:val="0"/>
            </w:rPr>
            <w:t xml:space="preserve">安住于正见，不断地熟悉、重复、巩固。</w:t>
          </w:r>
        </w:sdtContent>
      </w:sdt>
    </w:p>
    <w:p w:rsidR="00000000" w:rsidDel="00000000" w:rsidP="00000000" w:rsidRDefault="00000000" w:rsidRPr="00000000" w14:paraId="00000219">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Meditation on Views (Steps 1–4)</w:t>
      </w:r>
      <w:r w:rsidDel="00000000" w:rsidR="00000000" w:rsidRPr="00000000">
        <w:rPr>
          <w:rtl w:val="0"/>
        </w:rPr>
      </w:r>
    </w:p>
    <w:p w:rsidR="00000000" w:rsidDel="00000000" w:rsidP="00000000" w:rsidRDefault="00000000" w:rsidRPr="00000000" w14:paraId="0000021A">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Principle: Apply Buddhist teachings, reflect on real-life situations, and transform one's views.</w:t>
      </w:r>
    </w:p>
    <w:p w:rsidR="00000000" w:rsidDel="00000000" w:rsidP="00000000" w:rsidRDefault="00000000" w:rsidRPr="00000000" w14:paraId="0000021B">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Contemplative Meditation: Study teachings (books and videos), analyze real-life issues, and gain the right view.</w:t>
      </w:r>
    </w:p>
    <w:p w:rsidR="00000000" w:rsidDel="00000000" w:rsidP="00000000" w:rsidRDefault="00000000" w:rsidRPr="00000000" w14:paraId="0000021C">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Abiding Meditation: Abide in the right view, continuously familiarize, repeat, and reinforce it.</w:t>
      </w:r>
    </w:p>
    <w:p w:rsidR="00000000" w:rsidDel="00000000" w:rsidP="00000000" w:rsidRDefault="00000000" w:rsidRPr="00000000" w14:paraId="0000021D">
      <w:pPr>
        <w:numPr>
          <w:ilvl w:val="0"/>
          <w:numId w:val="23"/>
        </w:numPr>
        <w:spacing w:line="276" w:lineRule="auto"/>
        <w:ind w:left="425" w:hanging="425"/>
        <w:rPr>
          <w:rFonts w:ascii="Times New Roman" w:cs="Times New Roman" w:eastAsia="Times New Roman" w:hAnsi="Times New Roman"/>
          <w:color w:val="000000"/>
          <w:sz w:val="24"/>
          <w:szCs w:val="24"/>
        </w:rPr>
      </w:pPr>
      <w:sdt>
        <w:sdtPr>
          <w:id w:val="1388535041"/>
          <w:tag w:val="goog_rdk_225"/>
        </w:sdtPr>
        <w:sdtContent>
          <w:r w:rsidDel="00000000" w:rsidR="00000000" w:rsidRPr="00000000">
            <w:rPr>
              <w:rFonts w:ascii="Gungsuh" w:cs="Gungsuh" w:eastAsia="Gungsuh" w:hAnsi="Gungsuh"/>
              <w:color w:val="000000"/>
              <w:sz w:val="24"/>
              <w:szCs w:val="24"/>
              <w:u w:val="single"/>
              <w:rtl w:val="0"/>
            </w:rPr>
            <w:t xml:space="preserve">心态的禅修（五到六步）</w:t>
          </w:r>
        </w:sdtContent>
      </w:sdt>
    </w:p>
    <w:p w:rsidR="00000000" w:rsidDel="00000000" w:rsidP="00000000" w:rsidRDefault="00000000" w:rsidRPr="00000000" w14:paraId="0000021E">
      <w:pPr>
        <w:spacing w:line="276" w:lineRule="auto"/>
        <w:ind w:firstLine="480"/>
        <w:rPr>
          <w:rFonts w:ascii="Times New Roman" w:cs="Times New Roman" w:eastAsia="Times New Roman" w:hAnsi="Times New Roman"/>
          <w:color w:val="000000"/>
          <w:sz w:val="24"/>
          <w:szCs w:val="24"/>
        </w:rPr>
      </w:pPr>
      <w:sdt>
        <w:sdtPr>
          <w:id w:val="-925394625"/>
          <w:tag w:val="goog_rdk_226"/>
        </w:sdtPr>
        <w:sdtContent>
          <w:r w:rsidDel="00000000" w:rsidR="00000000" w:rsidRPr="00000000">
            <w:rPr>
              <w:rFonts w:ascii="Gungsuh" w:cs="Gungsuh" w:eastAsia="Gungsuh" w:hAnsi="Gungsuh"/>
              <w:color w:val="000000"/>
              <w:sz w:val="24"/>
              <w:szCs w:val="24"/>
              <w:rtl w:val="0"/>
            </w:rPr>
            <w:t xml:space="preserve">禅修要领：运用正确观念指导人生，处理问题，完成心态的改变。</w:t>
          </w:r>
        </w:sdtContent>
      </w:sdt>
    </w:p>
    <w:p w:rsidR="00000000" w:rsidDel="00000000" w:rsidP="00000000" w:rsidRDefault="00000000" w:rsidRPr="00000000" w14:paraId="0000021F">
      <w:pPr>
        <w:numPr>
          <w:ilvl w:val="0"/>
          <w:numId w:val="25"/>
        </w:numPr>
        <w:spacing w:line="276" w:lineRule="auto"/>
        <w:ind w:left="845" w:hanging="425"/>
        <w:rPr>
          <w:rFonts w:ascii="Times New Roman" w:cs="Times New Roman" w:eastAsia="Times New Roman" w:hAnsi="Times New Roman"/>
          <w:color w:val="000000"/>
          <w:sz w:val="24"/>
          <w:szCs w:val="24"/>
        </w:rPr>
      </w:pPr>
      <w:sdt>
        <w:sdtPr>
          <w:id w:val="904069325"/>
          <w:tag w:val="goog_rdk_227"/>
        </w:sdtPr>
        <w:sdtContent>
          <w:r w:rsidDel="00000000" w:rsidR="00000000" w:rsidRPr="00000000">
            <w:rPr>
              <w:rFonts w:ascii="Gungsuh" w:cs="Gungsuh" w:eastAsia="Gungsuh" w:hAnsi="Gungsuh"/>
              <w:color w:val="000000"/>
              <w:sz w:val="24"/>
              <w:szCs w:val="24"/>
              <w:rtl w:val="0"/>
            </w:rPr>
            <w:t xml:space="preserve">观察修</w:t>
          </w:r>
        </w:sdtContent>
      </w:sdt>
    </w:p>
    <w:p w:rsidR="00000000" w:rsidDel="00000000" w:rsidP="00000000" w:rsidRDefault="00000000" w:rsidRPr="00000000" w14:paraId="00000220">
      <w:pPr>
        <w:spacing w:line="276" w:lineRule="auto"/>
        <w:ind w:left="420" w:firstLine="0"/>
        <w:rPr>
          <w:rFonts w:ascii="Times New Roman" w:cs="Times New Roman" w:eastAsia="Times New Roman" w:hAnsi="Times New Roman"/>
          <w:color w:val="000000"/>
          <w:sz w:val="24"/>
          <w:szCs w:val="24"/>
        </w:rPr>
      </w:pPr>
      <w:sdt>
        <w:sdtPr>
          <w:id w:val="-1070541094"/>
          <w:tag w:val="goog_rdk_228"/>
        </w:sdtPr>
        <w:sdtContent>
          <w:r w:rsidDel="00000000" w:rsidR="00000000" w:rsidRPr="00000000">
            <w:rPr>
              <w:rFonts w:ascii="Gungsuh" w:cs="Gungsuh" w:eastAsia="Gungsuh" w:hAnsi="Gungsuh"/>
              <w:color w:val="000000"/>
              <w:sz w:val="24"/>
              <w:szCs w:val="24"/>
              <w:rtl w:val="0"/>
            </w:rPr>
            <w:t xml:space="preserve">运用正确观念指导人生，处理问题，改变不良心态，获得正向心理。</w:t>
          </w:r>
        </w:sdtContent>
      </w:sdt>
    </w:p>
    <w:p w:rsidR="00000000" w:rsidDel="00000000" w:rsidP="00000000" w:rsidRDefault="00000000" w:rsidRPr="00000000" w14:paraId="00000221">
      <w:pPr>
        <w:numPr>
          <w:ilvl w:val="0"/>
          <w:numId w:val="25"/>
        </w:numPr>
        <w:spacing w:line="276" w:lineRule="auto"/>
        <w:ind w:left="845" w:hanging="425"/>
        <w:rPr>
          <w:rFonts w:ascii="Times New Roman" w:cs="Times New Roman" w:eastAsia="Times New Roman" w:hAnsi="Times New Roman"/>
          <w:color w:val="000000"/>
          <w:sz w:val="24"/>
          <w:szCs w:val="24"/>
        </w:rPr>
      </w:pPr>
      <w:sdt>
        <w:sdtPr>
          <w:id w:val="812746178"/>
          <w:tag w:val="goog_rdk_229"/>
        </w:sdtPr>
        <w:sdtContent>
          <w:r w:rsidDel="00000000" w:rsidR="00000000" w:rsidRPr="00000000">
            <w:rPr>
              <w:rFonts w:ascii="Gungsuh" w:cs="Gungsuh" w:eastAsia="Gungsuh" w:hAnsi="Gungsuh"/>
              <w:color w:val="000000"/>
              <w:sz w:val="24"/>
              <w:szCs w:val="24"/>
              <w:rtl w:val="0"/>
            </w:rPr>
            <w:t xml:space="preserve">安住修</w:t>
          </w:r>
        </w:sdtContent>
      </w:sdt>
    </w:p>
    <w:p w:rsidR="00000000" w:rsidDel="00000000" w:rsidP="00000000" w:rsidRDefault="00000000" w:rsidRPr="00000000" w14:paraId="00000222">
      <w:pPr>
        <w:spacing w:line="276" w:lineRule="auto"/>
        <w:ind w:left="420" w:firstLine="0"/>
        <w:rPr>
          <w:rFonts w:ascii="Times New Roman" w:cs="Times New Roman" w:eastAsia="Times New Roman" w:hAnsi="Times New Roman"/>
          <w:color w:val="000000"/>
          <w:sz w:val="24"/>
          <w:szCs w:val="24"/>
        </w:rPr>
      </w:pPr>
      <w:sdt>
        <w:sdtPr>
          <w:id w:val="1813873808"/>
          <w:tag w:val="goog_rdk_230"/>
        </w:sdtPr>
        <w:sdtContent>
          <w:r w:rsidDel="00000000" w:rsidR="00000000" w:rsidRPr="00000000">
            <w:rPr>
              <w:rFonts w:ascii="Gungsuh" w:cs="Gungsuh" w:eastAsia="Gungsuh" w:hAnsi="Gungsuh"/>
              <w:color w:val="000000"/>
              <w:sz w:val="24"/>
              <w:szCs w:val="24"/>
              <w:rtl w:val="0"/>
            </w:rPr>
            <w:t xml:space="preserve">安住于正向心理，不断熟悉并重复，完成心态的改变。</w:t>
          </w:r>
        </w:sdtContent>
      </w:sdt>
    </w:p>
    <w:p w:rsidR="00000000" w:rsidDel="00000000" w:rsidP="00000000" w:rsidRDefault="00000000" w:rsidRPr="00000000" w14:paraId="00000223">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Meditation on Mindsets (Steps 5–6)</w:t>
      </w:r>
      <w:r w:rsidDel="00000000" w:rsidR="00000000" w:rsidRPr="00000000">
        <w:rPr>
          <w:rtl w:val="0"/>
        </w:rPr>
      </w:r>
    </w:p>
    <w:p w:rsidR="00000000" w:rsidDel="00000000" w:rsidP="00000000" w:rsidRDefault="00000000" w:rsidRPr="00000000" w14:paraId="00000224">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Principle: Use the correct views to guide life, resolve challenges, and transform one's mindset.</w:t>
      </w:r>
    </w:p>
    <w:p w:rsidR="00000000" w:rsidDel="00000000" w:rsidP="00000000" w:rsidRDefault="00000000" w:rsidRPr="00000000" w14:paraId="00000225">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Contemplative Meditation: Apply correct views to guide life, handle problems, replace negative mindsets, and cultivate </w:t>
      </w:r>
      <w:r w:rsidDel="00000000" w:rsidR="00000000" w:rsidRPr="00000000">
        <w:rPr>
          <w:rFonts w:ascii="Times New Roman" w:cs="Times New Roman" w:eastAsia="Times New Roman" w:hAnsi="Times New Roman"/>
          <w:sz w:val="24"/>
          <w:szCs w:val="24"/>
          <w:rtl w:val="0"/>
        </w:rPr>
        <w:t xml:space="preserve">wholesome </w:t>
      </w:r>
      <w:r w:rsidDel="00000000" w:rsidR="00000000" w:rsidRPr="00000000">
        <w:rPr>
          <w:rFonts w:ascii="Times New Roman" w:cs="Times New Roman" w:eastAsia="Times New Roman" w:hAnsi="Times New Roman"/>
          <w:sz w:val="24"/>
          <w:szCs w:val="24"/>
          <w:rtl w:val="0"/>
        </w:rPr>
        <w:t xml:space="preserve">mindsets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26">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Abiding Meditation: Abide in wholesome mindsets, continuously familiarize and repeat it, completing the transformation of mindset.</w:t>
      </w:r>
    </w:p>
    <w:p w:rsidR="00000000" w:rsidDel="00000000" w:rsidP="00000000" w:rsidRDefault="00000000" w:rsidRPr="00000000" w14:paraId="00000227">
      <w:pPr>
        <w:numPr>
          <w:ilvl w:val="0"/>
          <w:numId w:val="23"/>
        </w:numPr>
        <w:spacing w:line="276" w:lineRule="auto"/>
        <w:ind w:left="425" w:hanging="425"/>
        <w:rPr>
          <w:rFonts w:ascii="Times New Roman" w:cs="Times New Roman" w:eastAsia="Times New Roman" w:hAnsi="Times New Roman"/>
          <w:color w:val="000000"/>
          <w:sz w:val="24"/>
          <w:szCs w:val="24"/>
        </w:rPr>
      </w:pPr>
      <w:sdt>
        <w:sdtPr>
          <w:id w:val="765530527"/>
          <w:tag w:val="goog_rdk_231"/>
        </w:sdtPr>
        <w:sdtContent>
          <w:r w:rsidDel="00000000" w:rsidR="00000000" w:rsidRPr="00000000">
            <w:rPr>
              <w:rFonts w:ascii="Gungsuh" w:cs="Gungsuh" w:eastAsia="Gungsuh" w:hAnsi="Gungsuh"/>
              <w:color w:val="000000"/>
              <w:sz w:val="24"/>
              <w:szCs w:val="24"/>
              <w:u w:val="single"/>
              <w:rtl w:val="0"/>
            </w:rPr>
            <w:t xml:space="preserve">生命品质的禅修（七到八步）</w:t>
          </w:r>
        </w:sdtContent>
      </w:sdt>
    </w:p>
    <w:p w:rsidR="00000000" w:rsidDel="00000000" w:rsidP="00000000" w:rsidRDefault="00000000" w:rsidRPr="00000000" w14:paraId="00000228">
      <w:pPr>
        <w:spacing w:line="276" w:lineRule="auto"/>
        <w:ind w:firstLine="480"/>
        <w:rPr>
          <w:rFonts w:ascii="Times New Roman" w:cs="Times New Roman" w:eastAsia="Times New Roman" w:hAnsi="Times New Roman"/>
          <w:color w:val="000000"/>
          <w:sz w:val="24"/>
          <w:szCs w:val="24"/>
        </w:rPr>
      </w:pPr>
      <w:sdt>
        <w:sdtPr>
          <w:id w:val="-792869662"/>
          <w:tag w:val="goog_rdk_232"/>
        </w:sdtPr>
        <w:sdtContent>
          <w:r w:rsidDel="00000000" w:rsidR="00000000" w:rsidRPr="00000000">
            <w:rPr>
              <w:rFonts w:ascii="Gungsuh" w:cs="Gungsuh" w:eastAsia="Gungsuh" w:hAnsi="Gungsuh"/>
              <w:color w:val="000000"/>
              <w:sz w:val="24"/>
              <w:szCs w:val="24"/>
              <w:rtl w:val="0"/>
            </w:rPr>
            <w:t xml:space="preserve">禅修要领：不断摆脱错误的观念和心态，重复正确的观念和心态，完成生命品质的改变。</w:t>
          </w:r>
        </w:sdtContent>
      </w:sdt>
    </w:p>
    <w:p w:rsidR="00000000" w:rsidDel="00000000" w:rsidP="00000000" w:rsidRDefault="00000000" w:rsidRPr="00000000" w14:paraId="00000229">
      <w:pPr>
        <w:numPr>
          <w:ilvl w:val="0"/>
          <w:numId w:val="26"/>
        </w:numPr>
        <w:spacing w:line="276" w:lineRule="auto"/>
        <w:ind w:left="845" w:hanging="425"/>
        <w:rPr>
          <w:rFonts w:ascii="Times New Roman" w:cs="Times New Roman" w:eastAsia="Times New Roman" w:hAnsi="Times New Roman"/>
          <w:color w:val="000000"/>
          <w:sz w:val="24"/>
          <w:szCs w:val="24"/>
        </w:rPr>
      </w:pPr>
      <w:sdt>
        <w:sdtPr>
          <w:id w:val="-288988390"/>
          <w:tag w:val="goog_rdk_233"/>
        </w:sdtPr>
        <w:sdtContent>
          <w:r w:rsidDel="00000000" w:rsidR="00000000" w:rsidRPr="00000000">
            <w:rPr>
              <w:rFonts w:ascii="Gungsuh" w:cs="Gungsuh" w:eastAsia="Gungsuh" w:hAnsi="Gungsuh"/>
              <w:color w:val="000000"/>
              <w:sz w:val="24"/>
              <w:szCs w:val="24"/>
              <w:rtl w:val="0"/>
            </w:rPr>
            <w:t xml:space="preserve">观察修</w:t>
          </w:r>
        </w:sdtContent>
      </w:sdt>
    </w:p>
    <w:p w:rsidR="00000000" w:rsidDel="00000000" w:rsidP="00000000" w:rsidRDefault="00000000" w:rsidRPr="00000000" w14:paraId="0000022A">
      <w:pPr>
        <w:spacing w:line="276" w:lineRule="auto"/>
        <w:ind w:left="420" w:firstLine="0"/>
        <w:rPr>
          <w:rFonts w:ascii="Times New Roman" w:cs="Times New Roman" w:eastAsia="Times New Roman" w:hAnsi="Times New Roman"/>
          <w:color w:val="000000"/>
          <w:sz w:val="24"/>
          <w:szCs w:val="24"/>
        </w:rPr>
      </w:pPr>
      <w:sdt>
        <w:sdtPr>
          <w:id w:val="-1942328068"/>
          <w:tag w:val="goog_rdk_234"/>
        </w:sdtPr>
        <w:sdtContent>
          <w:r w:rsidDel="00000000" w:rsidR="00000000" w:rsidRPr="00000000">
            <w:rPr>
              <w:rFonts w:ascii="Gungsuh" w:cs="Gungsuh" w:eastAsia="Gungsuh" w:hAnsi="Gungsuh"/>
              <w:color w:val="000000"/>
              <w:sz w:val="24"/>
              <w:szCs w:val="24"/>
              <w:rtl w:val="0"/>
            </w:rPr>
            <w:t xml:space="preserve">运用正见，不断摆脱不良心态，重复正向心理，获得良性的生命品质。</w:t>
          </w:r>
        </w:sdtContent>
      </w:sdt>
    </w:p>
    <w:p w:rsidR="00000000" w:rsidDel="00000000" w:rsidP="00000000" w:rsidRDefault="00000000" w:rsidRPr="00000000" w14:paraId="0000022B">
      <w:pPr>
        <w:numPr>
          <w:ilvl w:val="0"/>
          <w:numId w:val="26"/>
        </w:numPr>
        <w:spacing w:line="276" w:lineRule="auto"/>
        <w:ind w:left="845" w:hanging="425"/>
        <w:rPr>
          <w:rFonts w:ascii="Times New Roman" w:cs="Times New Roman" w:eastAsia="Times New Roman" w:hAnsi="Times New Roman"/>
          <w:color w:val="000000"/>
          <w:sz w:val="24"/>
          <w:szCs w:val="24"/>
        </w:rPr>
      </w:pPr>
      <w:sdt>
        <w:sdtPr>
          <w:id w:val="1700967099"/>
          <w:tag w:val="goog_rdk_235"/>
        </w:sdtPr>
        <w:sdtContent>
          <w:r w:rsidDel="00000000" w:rsidR="00000000" w:rsidRPr="00000000">
            <w:rPr>
              <w:rFonts w:ascii="Gungsuh" w:cs="Gungsuh" w:eastAsia="Gungsuh" w:hAnsi="Gungsuh"/>
              <w:color w:val="000000"/>
              <w:sz w:val="24"/>
              <w:szCs w:val="24"/>
              <w:rtl w:val="0"/>
            </w:rPr>
            <w:t xml:space="preserve">安住修</w:t>
          </w:r>
        </w:sdtContent>
      </w:sdt>
    </w:p>
    <w:p w:rsidR="00000000" w:rsidDel="00000000" w:rsidP="00000000" w:rsidRDefault="00000000" w:rsidRPr="00000000" w14:paraId="0000022C">
      <w:pPr>
        <w:spacing w:line="276" w:lineRule="auto"/>
        <w:ind w:left="420" w:firstLine="0"/>
        <w:rPr>
          <w:rFonts w:ascii="Times New Roman" w:cs="Times New Roman" w:eastAsia="Times New Roman" w:hAnsi="Times New Roman"/>
          <w:color w:val="000000"/>
          <w:sz w:val="24"/>
          <w:szCs w:val="24"/>
        </w:rPr>
      </w:pPr>
      <w:sdt>
        <w:sdtPr>
          <w:id w:val="218519834"/>
          <w:tag w:val="goog_rdk_236"/>
        </w:sdtPr>
        <w:sdtContent>
          <w:r w:rsidDel="00000000" w:rsidR="00000000" w:rsidRPr="00000000">
            <w:rPr>
              <w:rFonts w:ascii="Gungsuh" w:cs="Gungsuh" w:eastAsia="Gungsuh" w:hAnsi="Gungsuh"/>
              <w:color w:val="000000"/>
              <w:sz w:val="24"/>
              <w:szCs w:val="24"/>
              <w:rtl w:val="0"/>
            </w:rPr>
            <w:t xml:space="preserve">安住在良性生命品质中，不断熟悉并重复相关心行。</w:t>
          </w:r>
        </w:sdtContent>
      </w:sdt>
    </w:p>
    <w:p w:rsidR="00000000" w:rsidDel="00000000" w:rsidP="00000000" w:rsidRDefault="00000000" w:rsidRPr="00000000" w14:paraId="0000022D">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Meditation on Life Quality (Steps 7–8)</w:t>
      </w:r>
      <w:r w:rsidDel="00000000" w:rsidR="00000000" w:rsidRPr="00000000">
        <w:rPr>
          <w:rtl w:val="0"/>
        </w:rPr>
      </w:r>
    </w:p>
    <w:p w:rsidR="00000000" w:rsidDel="00000000" w:rsidP="00000000" w:rsidRDefault="00000000" w:rsidRPr="00000000" w14:paraId="0000022E">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Principle: Continually eliminate wrong views and mindsets, reinforce correct ones, and transform one’s life quality.</w:t>
      </w:r>
    </w:p>
    <w:p w:rsidR="00000000" w:rsidDel="00000000" w:rsidP="00000000" w:rsidRDefault="00000000" w:rsidRPr="00000000" w14:paraId="0000022F">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Contemplative Meditation: Use right views to let go of negative mindsets, repeat wholesome mindsets, and establish a wholesome life quality.</w:t>
      </w:r>
    </w:p>
    <w:p w:rsidR="00000000" w:rsidDel="00000000" w:rsidP="00000000" w:rsidRDefault="00000000" w:rsidRPr="00000000" w14:paraId="00000230">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Abiding Meditation: Abide in this wholesome life quality, continuously reinforce and repeat corresponding mindsets.</w:t>
      </w:r>
    </w:p>
    <w:p w:rsidR="00000000" w:rsidDel="00000000" w:rsidP="00000000" w:rsidRDefault="00000000" w:rsidRPr="00000000" w14:paraId="00000231">
      <w:pPr>
        <w:spacing w:line="276" w:lineRule="auto"/>
        <w:ind w:firstLine="360"/>
        <w:rPr>
          <w:rFonts w:ascii="Times New Roman" w:cs="Times New Roman" w:eastAsia="Times New Roman" w:hAnsi="Times New Roman"/>
          <w:color w:val="000000"/>
          <w:sz w:val="24"/>
          <w:szCs w:val="24"/>
        </w:rPr>
      </w:pPr>
      <w:sdt>
        <w:sdtPr>
          <w:id w:val="-1565386386"/>
          <w:tag w:val="goog_rdk_237"/>
        </w:sdtPr>
        <w:sdtContent>
          <w:r w:rsidDel="00000000" w:rsidR="00000000" w:rsidRPr="00000000">
            <w:rPr>
              <w:rFonts w:ascii="Gungsuh" w:cs="Gungsuh" w:eastAsia="Gungsuh" w:hAnsi="Gungsuh"/>
              <w:color w:val="000000"/>
              <w:sz w:val="24"/>
              <w:szCs w:val="24"/>
              <w:rtl w:val="0"/>
            </w:rPr>
            <w:t xml:space="preserve">总之，八步骤三种禅修是通过学习佛法知识，正确理解法义，完成观念的改变；运用正确观念指导人生，待人处世，完成心态的改变；摆脱不良心态，重复良性心理，完成生命品质的改变。</w:t>
          </w:r>
        </w:sdtContent>
      </w:sdt>
    </w:p>
    <w:p w:rsidR="00000000" w:rsidDel="00000000" w:rsidP="00000000" w:rsidRDefault="00000000" w:rsidRPr="00000000" w14:paraId="00000232">
      <w:pPr>
        <w:widowControl w:val="1"/>
        <w:spacing w:after="240" w:before="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short, the Eight Steps and Three Types of Meditation provide a complete methodology for studying the Dharma. First, through learning the Dharma and correctly understanding its meaning, learners complete the transformation of views. Then, by applying this right understanding to daily life and interpersonal relationships, they complete the transformation of mindsets. Finally, by letting go of negative mindsets and repeatedly cultivating wholesome ones, they complete the transformation of life quality.</w:t>
      </w:r>
    </w:p>
    <w:p w:rsidR="00000000" w:rsidDel="00000000" w:rsidP="00000000" w:rsidRDefault="00000000" w:rsidRPr="00000000" w14:paraId="00000233">
      <w:pPr>
        <w:widowControl w:val="1"/>
        <w:spacing w:after="240" w:before="240" w:line="276" w:lineRule="auto"/>
        <w:jc w:val="left"/>
        <w:rPr>
          <w:rFonts w:ascii="Times New Roman" w:cs="Times New Roman" w:eastAsia="Times New Roman" w:hAnsi="Times New Roman"/>
          <w:color w:val="741b47"/>
          <w:sz w:val="24"/>
          <w:szCs w:val="24"/>
        </w:rPr>
      </w:pPr>
      <w:sdt>
        <w:sdtPr>
          <w:id w:val="-1807811600"/>
          <w:tag w:val="goog_rdk_240"/>
        </w:sdtPr>
        <w:sdtContent>
          <w:r w:rsidDel="00000000" w:rsidR="00000000" w:rsidRPr="00000000">
            <w:rPr>
              <w:rFonts w:ascii="Gungsuh" w:cs="Gungsuh" w:eastAsia="Gungsuh" w:hAnsi="Gungsuh"/>
              <w:color w:val="741b47"/>
              <w:sz w:val="24"/>
              <w:szCs w:val="24"/>
              <w:rtl w:val="0"/>
            </w:rPr>
            <w:t xml:space="preserve">二、三级正念禅修</w:t>
          </w:r>
        </w:sdtContent>
      </w:sdt>
      <w:sdt>
        <w:sdtPr>
          <w:id w:val="551744901"/>
          <w:tag w:val="goog_rdk_238"/>
        </w:sdtPr>
        <w:sdtContent>
          <w:commentRangeStart w:id="0"/>
        </w:sdtContent>
      </w:sdt>
      <w:sdt>
        <w:sdtPr>
          <w:id w:val="1733618000"/>
          <w:tag w:val="goog_rdk_239"/>
        </w:sdtPr>
        <w:sdtContent>
          <w:commentRangeStart w:id="1"/>
        </w:sdtContent>
      </w:sdt>
      <w:r w:rsidDel="00000000" w:rsidR="00000000" w:rsidRPr="00000000">
        <w:rPr>
          <w:rtl w:val="0"/>
        </w:rPr>
      </w:r>
    </w:p>
    <w:p w:rsidR="00000000" w:rsidDel="00000000" w:rsidP="00000000" w:rsidRDefault="00000000" w:rsidRPr="00000000" w14:paraId="00000234">
      <w:pPr>
        <w:widowControl w:val="1"/>
        <w:spacing w:after="240" w:before="240" w:line="276" w:lineRule="auto"/>
        <w:jc w:val="left"/>
        <w:rPr>
          <w:rFonts w:ascii="Times New Roman" w:cs="Times New Roman" w:eastAsia="Times New Roman" w:hAnsi="Times New Roman"/>
          <w:color w:val="741b47"/>
          <w:sz w:val="24"/>
          <w:szCs w:val="24"/>
        </w:rPr>
      </w:pPr>
      <w:commentRangeEnd w:id="0"/>
      <w:r w:rsidDel="00000000" w:rsidR="00000000" w:rsidRPr="00000000">
        <w:commentReference w:id="0"/>
      </w:r>
      <w:commentRangeEnd w:id="1"/>
      <w:r w:rsidDel="00000000" w:rsidR="00000000" w:rsidRPr="00000000">
        <w:commentReference w:id="1"/>
      </w:r>
      <w:sdt>
        <w:sdtPr>
          <w:id w:val="103585782"/>
          <w:tag w:val="goog_rdk_241"/>
        </w:sdtPr>
        <w:sdtContent>
          <w:r w:rsidDel="00000000" w:rsidR="00000000" w:rsidRPr="00000000">
            <w:rPr>
              <w:rFonts w:ascii="Gungsuh" w:cs="Gungsuh" w:eastAsia="Gungsuh" w:hAnsi="Gungsuh"/>
              <w:color w:val="741b47"/>
              <w:sz w:val="24"/>
              <w:szCs w:val="24"/>
              <w:rtl w:val="0"/>
            </w:rPr>
            <w:t xml:space="preserve">（一）初级正念禅修：选择善所缘，培养专注和觉知力</w:t>
          </w:r>
        </w:sdtContent>
      </w:sdt>
    </w:p>
    <w:p w:rsidR="00000000" w:rsidDel="00000000" w:rsidP="00000000" w:rsidRDefault="00000000" w:rsidRPr="00000000" w14:paraId="00000235">
      <w:pPr>
        <w:widowControl w:val="1"/>
        <w:spacing w:after="240" w:before="240" w:line="276" w:lineRule="auto"/>
        <w:jc w:val="left"/>
        <w:rPr>
          <w:rFonts w:ascii="Times New Roman" w:cs="Times New Roman" w:eastAsia="Times New Roman" w:hAnsi="Times New Roman"/>
          <w:color w:val="741b47"/>
          <w:sz w:val="24"/>
          <w:szCs w:val="24"/>
        </w:rPr>
      </w:pPr>
      <w:sdt>
        <w:sdtPr>
          <w:id w:val="-848121500"/>
          <w:tag w:val="goog_rdk_242"/>
        </w:sdtPr>
        <w:sdtContent>
          <w:r w:rsidDel="00000000" w:rsidR="00000000" w:rsidRPr="00000000">
            <w:rPr>
              <w:rFonts w:ascii="Gungsuh" w:cs="Gungsuh" w:eastAsia="Gungsuh" w:hAnsi="Gungsuh"/>
              <w:color w:val="741b47"/>
              <w:sz w:val="24"/>
              <w:szCs w:val="24"/>
              <w:rtl w:val="0"/>
            </w:rPr>
            <w:t xml:space="preserve">同喜和同修第一阶段，以初级正念禅修、静茶七式、八段锦、皈依共修、佛随念（1.0）、经行等方式，选择一个善所缘，培养专注和觉知力。</w:t>
          </w:r>
        </w:sdtContent>
      </w:sdt>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741b47"/>
          <w:sz w:val="24"/>
          <w:szCs w:val="24"/>
        </w:rPr>
      </w:pPr>
      <w:sdt>
        <w:sdtPr>
          <w:id w:val="-739566475"/>
          <w:tag w:val="goog_rdk_243"/>
        </w:sdtPr>
        <w:sdtContent>
          <w:r w:rsidDel="00000000" w:rsidR="00000000" w:rsidRPr="00000000">
            <w:rPr>
              <w:rFonts w:ascii="Gungsuh" w:cs="Gungsuh" w:eastAsia="Gungsuh" w:hAnsi="Gungsuh"/>
              <w:color w:val="741b47"/>
              <w:sz w:val="24"/>
              <w:szCs w:val="24"/>
              <w:rtl w:val="0"/>
            </w:rPr>
            <w:t xml:space="preserve">初级正念相关的心理建设：认识、建立、培养、训练正见、作意、定（止）、慧（观）。</w:t>
          </w:r>
        </w:sdtContent>
      </w:sdt>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color w:val="741b47"/>
          <w:sz w:val="24"/>
          <w:szCs w:val="24"/>
        </w:rPr>
      </w:pPr>
      <w:r w:rsidDel="00000000" w:rsidR="00000000" w:rsidRPr="00000000">
        <w:rPr>
          <w:rFonts w:ascii="Times New Roman" w:cs="Times New Roman" w:eastAsia="Times New Roman" w:hAnsi="Times New Roman"/>
          <w:b w:val="1"/>
          <w:bCs w:val="1"/>
          <w:color w:val="741b47"/>
          <w:sz w:val="24"/>
          <w:szCs w:val="24"/>
          <w:rtl w:val="0"/>
        </w:rPr>
        <w:t xml:space="preserve">2. Three Levels of Mindfulness Meditation</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color w:val="741b47"/>
          <w:sz w:val="24"/>
          <w:szCs w:val="24"/>
        </w:rPr>
      </w:pPr>
      <w:r w:rsidDel="00000000" w:rsidR="00000000" w:rsidRPr="00000000">
        <w:rPr>
          <w:rFonts w:ascii="Times New Roman" w:cs="Times New Roman" w:eastAsia="Times New Roman" w:hAnsi="Times New Roman"/>
          <w:b w:val="1"/>
          <w:bCs w:val="1"/>
          <w:color w:val="741b47"/>
          <w:sz w:val="24"/>
          <w:szCs w:val="24"/>
          <w:rtl w:val="0"/>
        </w:rPr>
        <w:t xml:space="preserve">(1) Beginner-Level Mindfulness Meditation: Cultivating Concentration and Awareness Through a Wholesome Object of Focus</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Tongxi and Tongxiu (Stage 1) cultivate concentration and awareness by choosing a wholesome object of focus through practices such as Beginner-Level Mindfulness Meditation, the Seven Steps of Mindful Tea, Mindful Baduanjin, Refuge Group Practice, Buddha Recitation (1.0), and mindful walking meditation.</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Mindsets in connection with beginner-level mindfulness meditation include: recognize, establish, cultivate, and train right view, attention, Concentration (Samatha), and wisdom (Vipassana).</w:t>
      </w:r>
    </w:p>
    <w:p w:rsidR="00000000" w:rsidDel="00000000" w:rsidP="00000000" w:rsidRDefault="00000000" w:rsidRPr="00000000" w14:paraId="0000023B">
      <w:pPr>
        <w:widowControl w:val="1"/>
        <w:spacing w:after="240" w:before="240" w:line="276" w:lineRule="auto"/>
        <w:jc w:val="left"/>
        <w:rPr>
          <w:rFonts w:ascii="Times New Roman" w:cs="Times New Roman" w:eastAsia="Times New Roman" w:hAnsi="Times New Roman"/>
          <w:color w:val="741b47"/>
          <w:sz w:val="24"/>
          <w:szCs w:val="24"/>
        </w:rPr>
      </w:pPr>
      <w:sdt>
        <w:sdtPr>
          <w:id w:val="1842160440"/>
          <w:tag w:val="goog_rdk_244"/>
        </w:sdtPr>
        <w:sdtContent>
          <w:r w:rsidDel="00000000" w:rsidR="00000000" w:rsidRPr="00000000">
            <w:rPr>
              <w:rFonts w:ascii="Gungsuh" w:cs="Gungsuh" w:eastAsia="Gungsuh" w:hAnsi="Gungsuh"/>
              <w:color w:val="741b47"/>
              <w:sz w:val="24"/>
              <w:szCs w:val="24"/>
              <w:rtl w:val="0"/>
            </w:rPr>
            <w:t xml:space="preserve">（二）中级正念禅修：依四念住拓展觉知，体会心的清明 </w:t>
          </w:r>
        </w:sdtContent>
      </w:sdt>
    </w:p>
    <w:p w:rsidR="00000000" w:rsidDel="00000000" w:rsidP="00000000" w:rsidRDefault="00000000" w:rsidRPr="00000000" w14:paraId="0000023C">
      <w:pPr>
        <w:widowControl w:val="1"/>
        <w:spacing w:after="240" w:before="240" w:line="276" w:lineRule="auto"/>
        <w:jc w:val="left"/>
        <w:rPr>
          <w:rFonts w:ascii="Times New Roman" w:cs="Times New Roman" w:eastAsia="Times New Roman" w:hAnsi="Times New Roman"/>
          <w:color w:val="741b47"/>
          <w:sz w:val="24"/>
          <w:szCs w:val="24"/>
        </w:rPr>
      </w:pPr>
      <w:sdt>
        <w:sdtPr>
          <w:id w:val="996010779"/>
          <w:tag w:val="goog_rdk_245"/>
        </w:sdtPr>
        <w:sdtContent>
          <w:r w:rsidDel="00000000" w:rsidR="00000000" w:rsidRPr="00000000">
            <w:rPr>
              <w:rFonts w:ascii="Gungsuh" w:cs="Gungsuh" w:eastAsia="Gungsuh" w:hAnsi="Gungsuh"/>
              <w:color w:val="741b47"/>
              <w:sz w:val="24"/>
              <w:szCs w:val="24"/>
              <w:rtl w:val="0"/>
            </w:rPr>
            <w:t xml:space="preserve">同修第二、第三和第四阶段，修学《百法》《辩修对治品》“皈依共修2.0 版““正念经行““正念引导”，依托三十七道品，立足于四念处，通过对身受心法的观察，把心带到每个当下，拓展觉知，体会心的清明。</w:t>
          </w:r>
        </w:sdtContent>
      </w:sdt>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741b47"/>
          <w:sz w:val="24"/>
          <w:szCs w:val="24"/>
        </w:rPr>
      </w:pPr>
      <w:sdt>
        <w:sdtPr>
          <w:id w:val="-1348852268"/>
          <w:tag w:val="goog_rdk_246"/>
        </w:sdtPr>
        <w:sdtContent>
          <w:r w:rsidDel="00000000" w:rsidR="00000000" w:rsidRPr="00000000">
            <w:rPr>
              <w:rFonts w:ascii="Gungsuh" w:cs="Gungsuh" w:eastAsia="Gungsuh" w:hAnsi="Gungsuh"/>
              <w:color w:val="741b47"/>
              <w:sz w:val="24"/>
              <w:szCs w:val="24"/>
              <w:rtl w:val="0"/>
            </w:rPr>
            <w:t xml:space="preserve">中级正念相关的心理建设：认识、建立、培养、训练、熟悉胜解、无贪、无嗔、无痴、轻安、行舍、不放逸，同时培养、训练、熟悉初级正念相关心理。 </w:t>
          </w:r>
        </w:sdtContent>
      </w:sdt>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color w:val="741b47"/>
          <w:sz w:val="24"/>
          <w:szCs w:val="24"/>
        </w:rPr>
      </w:pPr>
      <w:r w:rsidDel="00000000" w:rsidR="00000000" w:rsidRPr="00000000">
        <w:rPr>
          <w:rFonts w:ascii="Times New Roman" w:cs="Times New Roman" w:eastAsia="Times New Roman" w:hAnsi="Times New Roman"/>
          <w:b w:val="1"/>
          <w:bCs w:val="1"/>
          <w:color w:val="741b47"/>
          <w:sz w:val="24"/>
          <w:szCs w:val="24"/>
          <w:rtl w:val="0"/>
        </w:rPr>
        <w:t xml:space="preserve">(2) Intermediate-Level Mindfulness Meditation: Expanding Awareness Through the Four Foundations of Mindfulness and Experiencing Clarity of Mind</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Tongxiu (Stages 2, 3, and 4) study and practice </w:t>
      </w:r>
      <w:r w:rsidDel="00000000" w:rsidR="00000000" w:rsidRPr="00000000">
        <w:rPr>
          <w:rFonts w:ascii="Times New Roman" w:cs="Times New Roman" w:eastAsia="Times New Roman" w:hAnsi="Times New Roman"/>
          <w:i w:val="1"/>
          <w:iCs w:val="1"/>
          <w:color w:val="741b47"/>
          <w:sz w:val="24"/>
          <w:szCs w:val="24"/>
          <w:rtl w:val="0"/>
        </w:rPr>
        <w:t xml:space="preserve">The Treatise on the Hundred Dharmas</w:t>
      </w:r>
      <w:r w:rsidDel="00000000" w:rsidR="00000000" w:rsidRPr="00000000">
        <w:rPr>
          <w:rFonts w:ascii="Times New Roman" w:cs="Times New Roman" w:eastAsia="Times New Roman" w:hAnsi="Times New Roman"/>
          <w:color w:val="741b47"/>
          <w:sz w:val="24"/>
          <w:szCs w:val="24"/>
          <w:rtl w:val="0"/>
        </w:rPr>
        <w:t xml:space="preserve">, </w:t>
      </w:r>
      <w:r w:rsidDel="00000000" w:rsidR="00000000" w:rsidRPr="00000000">
        <w:rPr>
          <w:rFonts w:ascii="Times New Roman" w:cs="Times New Roman" w:eastAsia="Times New Roman" w:hAnsi="Times New Roman"/>
          <w:i w:val="1"/>
          <w:iCs w:val="1"/>
          <w:color w:val="741b47"/>
          <w:sz w:val="24"/>
          <w:szCs w:val="24"/>
          <w:rtl w:val="0"/>
        </w:rPr>
        <w:t xml:space="preserve">The Discussion of the Cultivation of Antidotes</w:t>
      </w:r>
      <w:r w:rsidDel="00000000" w:rsidR="00000000" w:rsidRPr="00000000">
        <w:rPr>
          <w:rFonts w:ascii="Times New Roman" w:cs="Times New Roman" w:eastAsia="Times New Roman" w:hAnsi="Times New Roman"/>
          <w:color w:val="741b47"/>
          <w:sz w:val="24"/>
          <w:szCs w:val="24"/>
          <w:rtl w:val="0"/>
        </w:rPr>
        <w:t xml:space="preserve">, Refuge Group Practice 2.0, Mindful Walking Meditation, and Mindfulness Guidance. Grounded in the Thirty-Seven Aids to Enlightenment and based on the Four Foundations of Mindfulness—observing the body, feelings, mind, and dharmas (phenomena)—practitioners bring the mind into each present moment, expand awareness, and experience clarity of mind.</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Mindsets in connection with intermediate-level mindfulness meditation include: recognize, establish, cultivate, train, and familiarize oneself with resolution, Non-Attachment, Non-Hatred, Non-Ignorance, Pliancy, Equanimity, and Non-Laziness, while also continuing to cultivate, train, and familiarize mindsets in connection with beginner-level mindfulness.</w:t>
      </w:r>
    </w:p>
    <w:p w:rsidR="00000000" w:rsidDel="00000000" w:rsidP="00000000" w:rsidRDefault="00000000" w:rsidRPr="00000000" w14:paraId="00000241">
      <w:pPr>
        <w:widowControl w:val="1"/>
        <w:spacing w:after="240" w:before="240" w:line="276" w:lineRule="auto"/>
        <w:jc w:val="left"/>
        <w:rPr>
          <w:rFonts w:ascii="Times New Roman" w:cs="Times New Roman" w:eastAsia="Times New Roman" w:hAnsi="Times New Roman"/>
          <w:color w:val="741b47"/>
          <w:sz w:val="24"/>
          <w:szCs w:val="24"/>
        </w:rPr>
      </w:pPr>
      <w:sdt>
        <w:sdtPr>
          <w:id w:val="-1553208018"/>
          <w:tag w:val="goog_rdk_247"/>
        </w:sdtPr>
        <w:sdtContent>
          <w:r w:rsidDel="00000000" w:rsidR="00000000" w:rsidRPr="00000000">
            <w:rPr>
              <w:rFonts w:ascii="Gungsuh" w:cs="Gungsuh" w:eastAsia="Gungsuh" w:hAnsi="Gungsuh"/>
              <w:color w:val="741b47"/>
              <w:sz w:val="24"/>
              <w:szCs w:val="24"/>
              <w:rtl w:val="0"/>
            </w:rPr>
            <w:t xml:space="preserve">（三）高级正念禅修：消除二元执著，放下觉知，体认无念 </w:t>
          </w:r>
        </w:sdtContent>
      </w:sdt>
    </w:p>
    <w:p w:rsidR="00000000" w:rsidDel="00000000" w:rsidP="00000000" w:rsidRDefault="00000000" w:rsidRPr="00000000" w14:paraId="00000242">
      <w:pPr>
        <w:widowControl w:val="1"/>
        <w:spacing w:after="240" w:before="240" w:line="276" w:lineRule="auto"/>
        <w:jc w:val="left"/>
        <w:rPr>
          <w:rFonts w:ascii="Times New Roman" w:cs="Times New Roman" w:eastAsia="Times New Roman" w:hAnsi="Times New Roman"/>
          <w:color w:val="741b47"/>
          <w:sz w:val="24"/>
          <w:szCs w:val="24"/>
        </w:rPr>
      </w:pPr>
      <w:sdt>
        <w:sdtPr>
          <w:id w:val="478224398"/>
          <w:tag w:val="goog_rdk_248"/>
        </w:sdtPr>
        <w:sdtContent>
          <w:r w:rsidDel="00000000" w:rsidR="00000000" w:rsidRPr="00000000">
            <w:rPr>
              <w:rFonts w:ascii="Gungsuh" w:cs="Gungsuh" w:eastAsia="Gungsuh" w:hAnsi="Gungsuh"/>
              <w:color w:val="741b47"/>
              <w:sz w:val="24"/>
              <w:szCs w:val="24"/>
              <w:rtl w:val="0"/>
            </w:rPr>
            <w:t xml:space="preserve">同德第一、第二和第三阶段，在中级正念禅修的基础上，依托三十七道品立足于四念处，以普贤行愿见、唯识见、无自性空见及禅宗正见，做空性禅修，消除二元对立和执著，放下觉知，体认并熟悉无念，于空性禅修中清理串习。</w:t>
          </w:r>
        </w:sdtContent>
      </w:sdt>
    </w:p>
    <w:p w:rsidR="00000000" w:rsidDel="00000000" w:rsidP="00000000" w:rsidRDefault="00000000" w:rsidRPr="00000000" w14:paraId="00000243">
      <w:pPr>
        <w:widowControl w:val="1"/>
        <w:spacing w:after="240" w:before="240" w:line="276" w:lineRule="auto"/>
        <w:jc w:val="left"/>
        <w:rPr>
          <w:rFonts w:ascii="Times New Roman" w:cs="Times New Roman" w:eastAsia="Times New Roman" w:hAnsi="Times New Roman"/>
          <w:color w:val="741b47"/>
          <w:sz w:val="24"/>
          <w:szCs w:val="24"/>
        </w:rPr>
      </w:pPr>
      <w:sdt>
        <w:sdtPr>
          <w:id w:val="558898026"/>
          <w:tag w:val="goog_rdk_249"/>
        </w:sdtPr>
        <w:sdtContent>
          <w:r w:rsidDel="00000000" w:rsidR="00000000" w:rsidRPr="00000000">
            <w:rPr>
              <w:rFonts w:ascii="Gungsuh" w:cs="Gungsuh" w:eastAsia="Gungsuh" w:hAnsi="Gungsuh"/>
              <w:color w:val="741b47"/>
              <w:sz w:val="24"/>
              <w:szCs w:val="24"/>
              <w:rtl w:val="0"/>
            </w:rPr>
            <w:t xml:space="preserve">高级正念相关心理建设：认识、建立、培养、训练无所得心、无念、平常心，同时训练、熟悉、提升、圆满初级和中级正念相关心理。</w:t>
          </w:r>
        </w:sdtContent>
      </w:sdt>
    </w:p>
    <w:p w:rsidR="00000000" w:rsidDel="00000000" w:rsidP="00000000" w:rsidRDefault="00000000" w:rsidRPr="00000000" w14:paraId="00000244">
      <w:pPr>
        <w:pStyle w:val="Heading3"/>
        <w:keepNext w:val="0"/>
        <w:keepLines w:val="0"/>
        <w:widowControl w:val="1"/>
        <w:spacing w:line="276" w:lineRule="auto"/>
        <w:jc w:val="left"/>
        <w:rPr>
          <w:rFonts w:ascii="Times New Roman" w:cs="Times New Roman" w:eastAsia="Times New Roman" w:hAnsi="Times New Roman"/>
          <w:color w:val="741b47"/>
          <w:sz w:val="26"/>
          <w:szCs w:val="26"/>
        </w:rPr>
      </w:pPr>
      <w:bookmarkStart w:colFirst="0" w:colLast="0" w:name="_heading=h.q11xnlxgl8c" w:id="5"/>
      <w:bookmarkEnd w:id="5"/>
      <w:r w:rsidDel="00000000" w:rsidR="00000000" w:rsidRPr="00000000">
        <w:rPr>
          <w:rFonts w:ascii="Times New Roman" w:cs="Times New Roman" w:eastAsia="Times New Roman" w:hAnsi="Times New Roman"/>
          <w:color w:val="741b47"/>
          <w:sz w:val="26"/>
          <w:szCs w:val="26"/>
          <w:rtl w:val="0"/>
        </w:rPr>
        <w:t xml:space="preserve">(3) Advanced-Level Mindfulness Meditation: Letting Go of Dualistic Attachment and Realizing No-Thought</w:t>
      </w:r>
    </w:p>
    <w:p w:rsidR="00000000" w:rsidDel="00000000" w:rsidP="00000000" w:rsidRDefault="00000000" w:rsidRPr="00000000" w14:paraId="00000245">
      <w:pPr>
        <w:widowControl w:val="1"/>
        <w:spacing w:after="240" w:before="240"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Tongde (Stages 1, 2, and 3), building upon intermediate-level mindfulness meditation, practice emptiness meditation grounded in the Thirty-Seven Aids to Enlightenment and the Four Foundations of Mindfulness. Drawing upon the vision of Samantabhadra’s vows, the Yogacara view, the view of emptiness and no-self, and the right view of Chan Buddhism, practitioners work to dissolve dualistic opposition and attachment, let go of awareness itself, and realize and become familiar with no-thought. Through emptiness meditation, purify deeply rooted habitual tendencies.</w:t>
      </w:r>
    </w:p>
    <w:p w:rsidR="00000000" w:rsidDel="00000000" w:rsidP="00000000" w:rsidRDefault="00000000" w:rsidRPr="00000000" w14:paraId="00000246">
      <w:pPr>
        <w:widowControl w:val="1"/>
        <w:spacing w:after="240" w:before="240"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Mindsets in connection with advanced-level mindfulness meditation include: recognize, establish, cultivate, and train the mind of no-obtain, no-thought, and the ordinary mind, while also continuing to train, familiarize, elevate, and perfect mindsets in connection with intermediate-level mindfulness.</w:t>
      </w:r>
    </w:p>
    <w:sdt>
      <w:sdtPr>
        <w:id w:val="771069233"/>
        <w:tag w:val="goog_rdk_253"/>
      </w:sdtPr>
      <w:sdtContent>
        <w:p w:rsidR="00000000" w:rsidDel="00000000" w:rsidP="00000000" w:rsidRDefault="00000000" w:rsidRPr="00000000" w14:paraId="00000247">
          <w:pPr>
            <w:widowControl w:val="1"/>
            <w:spacing w:after="240" w:before="240" w:line="276" w:lineRule="auto"/>
            <w:jc w:val="left"/>
            <w:rPr>
              <w:del w:author="Audrey Peng" w:id="0" w:date="2026-04-02T01:45:59Z"/>
              <w:rFonts w:ascii="Times New Roman" w:cs="Times New Roman" w:eastAsia="Times New Roman" w:hAnsi="Times New Roman"/>
              <w:sz w:val="24"/>
              <w:szCs w:val="24"/>
            </w:rPr>
          </w:pPr>
          <w:sdt>
            <w:sdtPr>
              <w:id w:val="-569335956"/>
              <w:tag w:val="goog_rdk_251"/>
            </w:sdtPr>
            <w:sdtContent>
              <w:del w:author="Audrey Peng" w:id="0" w:date="2026-04-02T01:45:59Z"/>
              <w:sdt>
                <w:sdtPr>
                  <w:id w:val="-1920140362"/>
                  <w:tag w:val="goog_rdk_252"/>
                </w:sdtPr>
                <w:sdtContent>
                  <w:commentRangeStart w:id="2"/>
                </w:sdtContent>
              </w:sdt>
              <w:del w:author="Audrey Peng" w:id="0" w:date="2026-04-02T01:45:59Z">
                <w:r w:rsidDel="00000000" w:rsidR="00000000" w:rsidRPr="00000000">
                  <w:rPr>
                    <w:rtl w:val="0"/>
                  </w:rPr>
                </w:r>
              </w:del>
            </w:sdtContent>
          </w:sdt>
        </w:p>
      </w:sdtContent>
    </w:sdt>
    <w:sdt>
      <w:sdtPr>
        <w:id w:val="-2109253676"/>
        <w:tag w:val="goog_rdk_255"/>
      </w:sdtPr>
      <w:sdtContent>
        <w:p w:rsidR="00000000" w:rsidDel="00000000" w:rsidP="00000000" w:rsidRDefault="00000000" w:rsidRPr="00000000" w14:paraId="00000248">
          <w:pPr>
            <w:spacing w:line="276" w:lineRule="auto"/>
            <w:jc w:val="center"/>
            <w:rPr>
              <w:del w:author="Audrey Peng" w:id="0" w:date="2026-04-02T01:45:59Z"/>
              <w:rFonts w:ascii="Times New Roman" w:cs="Times New Roman" w:eastAsia="Times New Roman" w:hAnsi="Times New Roman"/>
              <w:b w:val="1"/>
              <w:bCs w:val="1"/>
              <w:color w:val="000000"/>
              <w:sz w:val="24"/>
              <w:szCs w:val="24"/>
            </w:rPr>
          </w:pPr>
          <w:sdt>
            <w:sdtPr>
              <w:id w:val="1954091748"/>
              <w:tag w:val="goog_rdk_254"/>
            </w:sdtPr>
            <w:sdtContent>
              <w:del w:author="Audrey Peng" w:id="0" w:date="2026-04-02T01:45:59Z">
                <w:r w:rsidDel="00000000" w:rsidR="00000000" w:rsidRPr="00000000">
                  <w:rPr>
                    <w:rFonts w:ascii="Times New Roman" w:cs="Times New Roman" w:eastAsia="Times New Roman" w:hAnsi="Times New Roman"/>
                    <w:b w:val="1"/>
                    <w:bCs w:val="1"/>
                    <w:color w:val="000000"/>
                    <w:sz w:val="24"/>
                    <w:szCs w:val="24"/>
                    <w:rtl w:val="0"/>
                  </w:rPr>
                  <w:delText xml:space="preserve">二、正念禅修</w:delText>
                </w:r>
              </w:del>
            </w:sdtContent>
          </w:sdt>
        </w:p>
      </w:sdtContent>
    </w:sdt>
    <w:sdt>
      <w:sdtPr>
        <w:id w:val="-2145279441"/>
        <w:tag w:val="goog_rdk_257"/>
      </w:sdtPr>
      <w:sdtContent>
        <w:p w:rsidR="00000000" w:rsidDel="00000000" w:rsidP="00000000" w:rsidRDefault="00000000" w:rsidRPr="00000000" w14:paraId="00000249">
          <w:pPr>
            <w:widowControl w:val="1"/>
            <w:spacing w:after="240" w:line="276" w:lineRule="auto"/>
            <w:jc w:val="left"/>
            <w:rPr>
              <w:del w:author="Audrey Peng" w:id="0" w:date="2026-04-02T01:45:59Z"/>
              <w:rFonts w:ascii="Times New Roman" w:cs="Times New Roman" w:eastAsia="Times New Roman" w:hAnsi="Times New Roman"/>
              <w:b w:val="1"/>
              <w:bCs w:val="1"/>
              <w:sz w:val="24"/>
              <w:szCs w:val="24"/>
            </w:rPr>
          </w:pPr>
          <w:sdt>
            <w:sdtPr>
              <w:id w:val="-186228511"/>
              <w:tag w:val="goog_rdk_256"/>
            </w:sdtPr>
            <w:sdtContent>
              <w:del w:author="Audrey Peng" w:id="0" w:date="2026-04-02T01:45:59Z">
                <w:r w:rsidDel="00000000" w:rsidR="00000000" w:rsidRPr="00000000">
                  <w:rPr>
                    <w:rFonts w:ascii="Times New Roman" w:cs="Times New Roman" w:eastAsia="Times New Roman" w:hAnsi="Times New Roman"/>
                    <w:b w:val="1"/>
                    <w:bCs w:val="1"/>
                    <w:sz w:val="24"/>
                    <w:szCs w:val="24"/>
                    <w:rtl w:val="0"/>
                  </w:rPr>
                  <w:delText xml:space="preserve">2. Mindfulness Meditation</w:delText>
                </w:r>
              </w:del>
            </w:sdtContent>
          </w:sdt>
        </w:p>
      </w:sdtContent>
    </w:sdt>
    <w:sdt>
      <w:sdtPr>
        <w:id w:val="879593324"/>
        <w:tag w:val="goog_rdk_259"/>
      </w:sdtPr>
      <w:sdtContent>
        <w:p w:rsidR="00000000" w:rsidDel="00000000" w:rsidP="00000000" w:rsidRDefault="00000000" w:rsidRPr="00000000" w14:paraId="0000024A">
          <w:pPr>
            <w:spacing w:line="276" w:lineRule="auto"/>
            <w:ind w:firstLine="480"/>
            <w:rPr>
              <w:del w:author="Audrey Peng" w:id="0" w:date="2026-04-02T01:45:59Z"/>
              <w:rFonts w:ascii="Times New Roman" w:cs="Times New Roman" w:eastAsia="Times New Roman" w:hAnsi="Times New Roman"/>
              <w:color w:val="000000"/>
              <w:sz w:val="24"/>
              <w:szCs w:val="24"/>
            </w:rPr>
          </w:pPr>
          <w:sdt>
            <w:sdtPr>
              <w:id w:val="66660668"/>
              <w:tag w:val="goog_rdk_258"/>
            </w:sdtPr>
            <w:sdtContent>
              <w:del w:author="Audrey Peng" w:id="0" w:date="2026-04-02T01:45:59Z">
                <w:r w:rsidDel="00000000" w:rsidR="00000000" w:rsidRPr="00000000">
                  <w:rPr>
                    <w:rFonts w:ascii="Times New Roman" w:cs="Times New Roman" w:eastAsia="Times New Roman" w:hAnsi="Times New Roman"/>
                    <w:color w:val="000000"/>
                    <w:sz w:val="24"/>
                    <w:szCs w:val="24"/>
                    <w:rtl w:val="0"/>
                  </w:rPr>
                  <w:delText xml:space="preserve">近几十年来，正念禅修风靡世界。这种正念虽源自于佛教，但在实践中主要是作为一种技术，如正念减压疗法、正念认知疗法等，运用于医疗、科研、教育、企业管理等方面，以此解决当代人的身心问题，更多是属于医疗和养生范畴。</w:delText>
                </w:r>
              </w:del>
            </w:sdtContent>
          </w:sdt>
        </w:p>
      </w:sdtContent>
    </w:sdt>
    <w:sdt>
      <w:sdtPr>
        <w:id w:val="-1696913550"/>
        <w:tag w:val="goog_rdk_261"/>
      </w:sdtPr>
      <w:sdtContent>
        <w:p w:rsidR="00000000" w:rsidDel="00000000" w:rsidP="00000000" w:rsidRDefault="00000000" w:rsidRPr="00000000" w14:paraId="0000024B">
          <w:pPr>
            <w:widowControl w:val="1"/>
            <w:spacing w:after="240" w:line="276" w:lineRule="auto"/>
            <w:jc w:val="left"/>
            <w:rPr>
              <w:del w:author="Audrey Peng" w:id="0" w:date="2026-04-02T01:45:59Z"/>
              <w:rFonts w:ascii="Times New Roman" w:cs="Times New Roman" w:eastAsia="Times New Roman" w:hAnsi="Times New Roman"/>
              <w:sz w:val="24"/>
              <w:szCs w:val="24"/>
            </w:rPr>
          </w:pPr>
          <w:sdt>
            <w:sdtPr>
              <w:id w:val="2340018"/>
              <w:tag w:val="goog_rdk_260"/>
            </w:sdtPr>
            <w:sdtContent>
              <w:del w:author="Audrey Peng" w:id="0" w:date="2026-04-02T01:45:59Z">
                <w:r w:rsidDel="00000000" w:rsidR="00000000" w:rsidRPr="00000000">
                  <w:rPr>
                    <w:rFonts w:ascii="Times New Roman" w:cs="Times New Roman" w:eastAsia="Times New Roman" w:hAnsi="Times New Roman"/>
                    <w:sz w:val="24"/>
                    <w:szCs w:val="24"/>
                    <w:rtl w:val="0"/>
                  </w:rPr>
                  <w:delText xml:space="preserve">In recent decades, mindfulness meditation has become popular worldwide. Although mindfulness originates from Buddhism, it is often practiced as a technique, such as Mindfulness-Based Stress Reduction (MBSR) and Mindfulness-Based Cognitive Therapy (MBCT), to address physical and mental well-being in fields like medicine, scientific research, education, and corporate management. It has become more aligned with the domains of healthcare and wellness.</w:delText>
                </w:r>
              </w:del>
            </w:sdtContent>
          </w:sdt>
        </w:p>
      </w:sdtContent>
    </w:sdt>
    <w:sdt>
      <w:sdtPr>
        <w:id w:val="-419765640"/>
        <w:tag w:val="goog_rdk_263"/>
      </w:sdtPr>
      <w:sdtContent>
        <w:p w:rsidR="00000000" w:rsidDel="00000000" w:rsidP="00000000" w:rsidRDefault="00000000" w:rsidRPr="00000000" w14:paraId="0000024C">
          <w:pPr>
            <w:spacing w:line="276" w:lineRule="auto"/>
            <w:ind w:firstLine="480"/>
            <w:rPr>
              <w:del w:author="Audrey Peng" w:id="0" w:date="2026-04-02T01:45:59Z"/>
              <w:rFonts w:ascii="Times New Roman" w:cs="Times New Roman" w:eastAsia="Times New Roman" w:hAnsi="Times New Roman"/>
              <w:color w:val="000000"/>
              <w:sz w:val="24"/>
              <w:szCs w:val="24"/>
            </w:rPr>
          </w:pPr>
          <w:sdt>
            <w:sdtPr>
              <w:id w:val="-438964965"/>
              <w:tag w:val="goog_rdk_262"/>
            </w:sdtPr>
            <w:sdtContent>
              <w:del w:author="Audrey Peng" w:id="0" w:date="2026-04-02T01:45:59Z">
                <w:r w:rsidDel="00000000" w:rsidR="00000000" w:rsidRPr="00000000">
                  <w:rPr>
                    <w:rFonts w:ascii="Times New Roman" w:cs="Times New Roman" w:eastAsia="Times New Roman" w:hAnsi="Times New Roman"/>
                    <w:color w:val="000000"/>
                    <w:sz w:val="24"/>
                    <w:szCs w:val="24"/>
                    <w:rtl w:val="0"/>
                  </w:rPr>
                  <w:delText xml:space="preserve">静心学堂的正念禅修依托《大念处经》，立足四念处，通过对身受心法的观察，培养专注力和觉知力，在止禅和观禅的训练中，完成定和慧的修行，以此导向觉醒和解脱。</w:delText>
                </w:r>
              </w:del>
            </w:sdtContent>
          </w:sdt>
        </w:p>
      </w:sdtContent>
    </w:sdt>
    <w:sdt>
      <w:sdtPr>
        <w:id w:val="795911956"/>
        <w:tag w:val="goog_rdk_286"/>
      </w:sdtPr>
      <w:sdtContent>
        <w:p w:rsidR="00000000" w:rsidDel="00000000" w:rsidP="00000000" w:rsidRDefault="00000000" w:rsidRPr="00000000" w14:paraId="0000024D">
          <w:pPr>
            <w:widowControl w:val="1"/>
            <w:spacing w:after="240" w:line="276" w:lineRule="auto"/>
            <w:jc w:val="left"/>
            <w:rPr>
              <w:del w:author="Audrey Peng" w:id="0" w:date="2026-04-02T01:45:59Z"/>
              <w:rFonts w:ascii="Times New Roman" w:cs="Times New Roman" w:eastAsia="Times New Roman" w:hAnsi="Times New Roman"/>
              <w:sz w:val="24"/>
              <w:szCs w:val="24"/>
            </w:rPr>
          </w:pPr>
          <w:sdt>
            <w:sdtPr>
              <w:id w:val="-1366730660"/>
              <w:tag w:val="goog_rdk_266"/>
            </w:sdtPr>
            <w:sdtContent>
              <w:ins w:author="Audrey Peng" w:id="0" w:date="2026-04-02T01:45:59Z">
                <w:sdt>
                  <w:sdtPr>
                    <w:id w:val="-1031374630"/>
                    <w:tag w:val="goog_rdk_267"/>
                  </w:sdtPr>
                  <w:sdtContent>
                    <w:del w:author="Audrey Peng" w:id="0" w:date="2026-04-02T01:45:59Z">
                      <w:commentRangeEnd w:id="2"/>
                      <w:r w:rsidDel="00000000" w:rsidR="00000000" w:rsidRPr="00000000">
                        <w:commentReference w:id="2"/>
                      </w:r>
                    </w:del>
                  </w:sdtContent>
                </w:sdt>
              </w:ins>
              <w:sdt>
                <w:sdtPr>
                  <w:id w:val="15152772"/>
                  <w:tag w:val="goog_rdk_268"/>
                </w:sdtPr>
                <w:sdtContent>
                  <w:ins w:author="Audrey Peng" w:id="0" w:date="2026-04-02T01:45:59Z">
                    <w:del w:author="Audrey Peng" w:id="0" w:date="2026-04-02T01:45:59Z">
                      <w:r w:rsidDel="00000000" w:rsidR="00000000" w:rsidRPr="00000000">
                        <w:rPr>
                          <w:rFonts w:ascii="Times New Roman" w:cs="Times New Roman" w:eastAsia="Times New Roman" w:hAnsi="Times New Roman"/>
                          <w:color w:val="741b47"/>
                          <w:sz w:val="24"/>
                          <w:szCs w:val="24"/>
                          <w:rtl w:val="0"/>
                          <w:rPrChange w:author="Audrey Peng" w:id="1" w:date="2026-04-02T01:45:59Z">
                            <w:rPr>
                              <w:rFonts w:ascii="Times New Roman" w:cs="Times New Roman" w:eastAsia="Times New Roman" w:hAnsi="Times New Roman"/>
                              <w:color w:val="000000"/>
                              <w:sz w:val="24"/>
                              <w:szCs w:val="24"/>
                            </w:rPr>
                          </w:rPrChange>
                        </w:rPr>
                        <w:delText xml:space="preserve">Mindfulness meditation in Mindful Peace Academy, based on the </w:delText>
                      </w:r>
                    </w:del>
                  </w:ins>
                </w:sdtContent>
              </w:sdt>
              <w:ins w:author="Audrey Peng" w:id="0" w:date="2026-04-02T01:45:59Z">
                <w:del w:author="Audrey Peng" w:id="0" w:date="2026-04-02T01:45:59Z">
                  <w:sdt>
                    <w:sdtPr>
                      <w:id w:val="1596727662"/>
                      <w:tag w:val="goog_rdk_269"/>
                    </w:sdtPr>
                    <w:sdtContent>
                      <w:r w:rsidDel="00000000" w:rsidR="00000000" w:rsidRPr="00000000">
                        <w:rPr>
                          <w:rFonts w:ascii="Times New Roman" w:cs="Times New Roman" w:eastAsia="Times New Roman" w:hAnsi="Times New Roman"/>
                          <w:i w:val="1"/>
                          <w:iCs w:val="1"/>
                          <w:color w:val="741b47"/>
                          <w:sz w:val="24"/>
                          <w:szCs w:val="24"/>
                          <w:rtl w:val="0"/>
                          <w:rPrChange w:author="Audrey Peng" w:id="1" w:date="2026-04-02T01:45:59Z">
                            <w:rPr>
                              <w:rFonts w:ascii="Times New Roman" w:cs="Times New Roman" w:eastAsia="Times New Roman" w:hAnsi="Times New Roman"/>
                              <w:color w:val="000000"/>
                              <w:sz w:val="24"/>
                              <w:szCs w:val="24"/>
                            </w:rPr>
                          </w:rPrChange>
                        </w:rPr>
                        <w:delText xml:space="preserve">Satipatthana Sutta</w:delText>
                      </w:r>
                    </w:sdtContent>
                  </w:sdt>
                  <w:sdt>
                    <w:sdtPr>
                      <w:id w:val="-306737233"/>
                      <w:tag w:val="goog_rdk_270"/>
                    </w:sdtPr>
                    <w:sdtContent>
                      <w:r w:rsidDel="00000000" w:rsidR="00000000" w:rsidRPr="00000000">
                        <w:rPr>
                          <w:rFonts w:ascii="Times New Roman" w:cs="Times New Roman" w:eastAsia="Times New Roman" w:hAnsi="Times New Roman"/>
                          <w:color w:val="741b47"/>
                          <w:sz w:val="24"/>
                          <w:szCs w:val="24"/>
                          <w:rtl w:val="0"/>
                          <w:rPrChange w:author="Audrey Peng" w:id="1" w:date="2026-04-02T01:45:59Z">
                            <w:rPr>
                              <w:rFonts w:ascii="Times New Roman" w:cs="Times New Roman" w:eastAsia="Times New Roman" w:hAnsi="Times New Roman"/>
                              <w:color w:val="000000"/>
                              <w:sz w:val="24"/>
                              <w:szCs w:val="24"/>
                            </w:rPr>
                          </w:rPrChange>
                        </w:rPr>
                        <w:delText xml:space="preserve">, centers on the Four Foundations of Mindfulness—observing the body, feelings, mind, and dharmas (phenomena)—to cultivate concentration and awareness. Through the training of calm abiding (samatha) and insight (vipassana), one completes the cultivation of samadhi (meditative stability) and prajna (wisdom), </w:delText>
                      </w:r>
                    </w:sdtContent>
                  </w:sdt>
                </w:del>
              </w:ins>
            </w:sdtContent>
          </w:sdt>
          <w:sdt>
            <w:sdtPr>
              <w:id w:val="266507451"/>
              <w:tag w:val="goog_rdk_271"/>
            </w:sdtPr>
            <w:sdtContent>
              <w:del w:author="Audrey Peng" w:id="0" w:date="2026-04-02T01:45:59Z"/>
              <w:sdt>
                <w:sdtPr>
                  <w:id w:val="462176725"/>
                  <w:tag w:val="goog_rdk_272"/>
                </w:sdtPr>
                <w:sdtContent>
                  <w:del w:author="Audrey Peng" w:id="0" w:date="2026-04-02T01:45:59Z">
                    <w:r w:rsidDel="00000000" w:rsidR="00000000" w:rsidRPr="00000000">
                      <w:rPr>
                        <w:rFonts w:ascii="Times New Roman" w:cs="Times New Roman" w:eastAsia="Times New Roman" w:hAnsi="Times New Roman"/>
                        <w:color w:val="741b47"/>
                        <w:sz w:val="24"/>
                        <w:szCs w:val="24"/>
                        <w:rtl w:val="0"/>
                        <w:rPrChange w:author="Audrey Peng" w:id="1" w:date="2026-04-02T01:45:59Z">
                          <w:rPr>
                            <w:rFonts w:ascii="Times New Roman" w:cs="Times New Roman" w:eastAsia="Times New Roman" w:hAnsi="Times New Roman"/>
                            <w:sz w:val="24"/>
                            <w:szCs w:val="24"/>
                          </w:rPr>
                        </w:rPrChange>
                      </w:rPr>
                      <w:delText xml:space="preserve">Based on the </w:delText>
                    </w:r>
                  </w:del>
                </w:sdtContent>
              </w:sdt>
              <w:del w:author="Audrey Peng" w:id="0" w:date="2026-04-02T01:45:59Z"/>
            </w:sdtContent>
          </w:sdt>
          <w:sdt>
            <w:sdtPr>
              <w:id w:val="908623447"/>
              <w:tag w:val="goog_rdk_273"/>
            </w:sdtPr>
            <w:sdtContent>
              <w:ins w:author="Audrey Peng" w:id="2" w:date="2026-04-02T01:43:53Z">
                <w:sdt>
                  <w:sdtPr>
                    <w:id w:val="1532981070"/>
                    <w:tag w:val="goog_rdk_274"/>
                  </w:sdtPr>
                  <w:sdtContent>
                    <w:del w:author="Audrey Peng" w:id="0" w:date="2026-04-02T01:45:59Z"/>
                  </w:sdtContent>
                </w:sdt>
              </w:ins>
              <w:sdt>
                <w:sdtPr>
                  <w:id w:val="284964176"/>
                  <w:tag w:val="goog_rdk_275"/>
                </w:sdtPr>
                <w:sdtContent>
                  <w:commentRangeStart w:id="3"/>
                </w:sdtContent>
              </w:sdt>
              <w:ins w:author="Audrey Peng" w:id="2" w:date="2026-04-02T01:43:53Z">
                <w:del w:author="Audrey Peng" w:id="0" w:date="2026-04-02T01:45:59Z">
                  <w:sdt>
                    <w:sdtPr>
                      <w:id w:val="605566758"/>
                      <w:tag w:val="goog_rdk_276"/>
                    </w:sdtPr>
                    <w:sdtContent>
                      <w:commentRangeStart w:id="3"/>
                    </w:sdtContent>
                  </w:sdt>
                  <w:commentRangeEnd w:id="3"/>
                  <w:r w:rsidDel="00000000" w:rsidR="00000000" w:rsidRPr="00000000">
                    <w:commentReference w:id="3"/>
                  </w:r>
                  <w:sdt>
                    <w:sdtPr>
                      <w:id w:val="-553098747"/>
                      <w:tag w:val="goog_rdk_277"/>
                    </w:sdtPr>
                    <w:sdtContent>
                      <w:r w:rsidDel="00000000" w:rsidR="00000000" w:rsidRPr="00000000">
                        <w:rPr>
                          <w:rFonts w:ascii="Times New Roman" w:cs="Times New Roman" w:eastAsia="Times New Roman" w:hAnsi="Times New Roman"/>
                          <w:color w:val="741b47"/>
                          <w:sz w:val="24"/>
                          <w:szCs w:val="24"/>
                          <w:rtl w:val="0"/>
                          <w:rPrChange w:author="Audrey Peng" w:id="1" w:date="2026-04-02T01:45:59Z">
                            <w:rPr>
                              <w:rFonts w:ascii="Times New Roman" w:cs="Times New Roman" w:eastAsia="Times New Roman" w:hAnsi="Times New Roman"/>
                              <w:sz w:val="24"/>
                              <w:szCs w:val="24"/>
                            </w:rPr>
                          </w:rPrChange>
                        </w:rPr>
                        <w:delText xml:space="preserve">Satipatthana Sutta</w:delText>
                      </w:r>
                    </w:sdtContent>
                  </w:sdt>
                </w:del>
              </w:ins>
            </w:sdtContent>
          </w:sdt>
          <w:sdt>
            <w:sdtPr>
              <w:id w:val="2060140207"/>
              <w:tag w:val="goog_rdk_278"/>
            </w:sdtPr>
            <w:sdtContent>
              <w:del w:author="Audrey Peng" w:id="0" w:date="2026-04-02T01:45:59Z"/>
              <w:sdt>
                <w:sdtPr>
                  <w:id w:val="133925948"/>
                  <w:tag w:val="goog_rdk_279"/>
                </w:sdtPr>
                <w:sdtContent>
                  <w:del w:author="Audrey Peng" w:id="0" w:date="2026-04-02T01:45:59Z">
                    <w:r w:rsidDel="00000000" w:rsidR="00000000" w:rsidRPr="00000000">
                      <w:rPr>
                        <w:rFonts w:ascii="Times New Roman" w:cs="Times New Roman" w:eastAsia="Times New Roman" w:hAnsi="Times New Roman"/>
                        <w:color w:val="741b47"/>
                        <w:sz w:val="24"/>
                        <w:szCs w:val="24"/>
                        <w:rtl w:val="0"/>
                        <w:rPrChange w:author="Audrey Peng" w:id="1" w:date="2026-04-02T01:45:59Z">
                          <w:rPr>
                            <w:rFonts w:ascii="Times New Roman" w:cs="Times New Roman" w:eastAsia="Times New Roman" w:hAnsi="Times New Roman"/>
                            <w:i w:val="1"/>
                            <w:iCs w:val="1"/>
                            <w:sz w:val="24"/>
                            <w:szCs w:val="24"/>
                          </w:rPr>
                        </w:rPrChange>
                      </w:rPr>
                      <w:delText xml:space="preserve">Mahāsatipaṭṭhāna Sutta</w:delText>
                    </w:r>
                  </w:del>
                </w:sdtContent>
              </w:sdt>
              <w:del w:author="Audrey Peng" w:id="0" w:date="2026-04-02T01:45:59Z">
                <w:sdt>
                  <w:sdtPr>
                    <w:id w:val="1354485526"/>
                    <w:tag w:val="goog_rdk_280"/>
                  </w:sdtPr>
                  <w:sdtContent>
                    <w:r w:rsidDel="00000000" w:rsidR="00000000" w:rsidRPr="00000000">
                      <w:rPr>
                        <w:rFonts w:ascii="Times New Roman" w:cs="Times New Roman" w:eastAsia="Times New Roman" w:hAnsi="Times New Roman"/>
                        <w:color w:val="741b47"/>
                        <w:sz w:val="24"/>
                        <w:szCs w:val="24"/>
                        <w:rtl w:val="0"/>
                        <w:rPrChange w:author="Audrey Peng" w:id="1" w:date="2026-04-02T01:45:59Z">
                          <w:rPr>
                            <w:rFonts w:ascii="Times New Roman" w:cs="Times New Roman" w:eastAsia="Times New Roman" w:hAnsi="Times New Roman"/>
                            <w:i w:val="1"/>
                            <w:iCs w:val="1"/>
                            <w:sz w:val="24"/>
                            <w:szCs w:val="24"/>
                          </w:rPr>
                        </w:rPrChange>
                      </w:rPr>
                      <w:delText xml:space="preserve">,</w:delText>
                    </w:r>
                  </w:sdtContent>
                </w:sdt>
                <w:sdt>
                  <w:sdtPr>
                    <w:id w:val="-1348011781"/>
                    <w:tag w:val="goog_rdk_281"/>
                  </w:sdtPr>
                  <w:sdtContent>
                    <w:r w:rsidDel="00000000" w:rsidR="00000000" w:rsidRPr="00000000">
                      <w:rPr>
                        <w:rFonts w:ascii="Times New Roman" w:cs="Times New Roman" w:eastAsia="Times New Roman" w:hAnsi="Times New Roman"/>
                        <w:color w:val="741b47"/>
                        <w:sz w:val="24"/>
                        <w:szCs w:val="24"/>
                        <w:rtl w:val="0"/>
                        <w:rPrChange w:author="Audrey Peng" w:id="1" w:date="2026-04-02T01:45:59Z">
                          <w:rPr>
                            <w:rFonts w:ascii="Times New Roman" w:cs="Times New Roman" w:eastAsia="Times New Roman" w:hAnsi="Times New Roman"/>
                            <w:sz w:val="24"/>
                            <w:szCs w:val="24"/>
                          </w:rPr>
                        </w:rPrChange>
                      </w:rPr>
                      <w:delText xml:space="preserve"> the mindfulness meditation at Mindful Peace Academy focuses on cultivating concentration and awareness through observing the Four Foundations of Mindfulness—body, feelings, mind, and phenomena. By practicing </w:delText>
                    </w:r>
                  </w:sdtContent>
                </w:sdt>
                <w:sdt>
                  <w:sdtPr>
                    <w:id w:val="1697287215"/>
                    <w:tag w:val="goog_rdk_282"/>
                  </w:sdtPr>
                  <w:sdtContent>
                    <w:r w:rsidDel="00000000" w:rsidR="00000000" w:rsidRPr="00000000">
                      <w:rPr>
                        <w:rFonts w:ascii="Times New Roman" w:cs="Times New Roman" w:eastAsia="Times New Roman" w:hAnsi="Times New Roman"/>
                        <w:color w:val="741b47"/>
                        <w:sz w:val="24"/>
                        <w:szCs w:val="24"/>
                        <w:rtl w:val="0"/>
                        <w:rPrChange w:author="Audrey Peng" w:id="1" w:date="2026-04-02T01:45:59Z">
                          <w:rPr>
                            <w:rFonts w:ascii="Times New Roman" w:cs="Times New Roman" w:eastAsia="Times New Roman" w:hAnsi="Times New Roman"/>
                            <w:i w:val="1"/>
                            <w:iCs w:val="1"/>
                            <w:sz w:val="24"/>
                            <w:szCs w:val="24"/>
                          </w:rPr>
                        </w:rPrChange>
                      </w:rPr>
                      <w:delText xml:space="preserve">Samatha</w:delText>
                    </w:r>
                  </w:sdtContent>
                </w:sdt>
                <w:sdt>
                  <w:sdtPr>
                    <w:id w:val="2019785525"/>
                    <w:tag w:val="goog_rdk_283"/>
                  </w:sdtPr>
                  <w:sdtContent>
                    <w:r w:rsidDel="00000000" w:rsidR="00000000" w:rsidRPr="00000000">
                      <w:rPr>
                        <w:rFonts w:ascii="Times New Roman" w:cs="Times New Roman" w:eastAsia="Times New Roman" w:hAnsi="Times New Roman"/>
                        <w:color w:val="741b47"/>
                        <w:sz w:val="24"/>
                        <w:szCs w:val="24"/>
                        <w:rtl w:val="0"/>
                        <w:rPrChange w:author="Audrey Peng" w:id="1" w:date="2026-04-02T01:45:59Z">
                          <w:rPr>
                            <w:rFonts w:ascii="Times New Roman" w:cs="Times New Roman" w:eastAsia="Times New Roman" w:hAnsi="Times New Roman"/>
                            <w:sz w:val="24"/>
                            <w:szCs w:val="24"/>
                          </w:rPr>
                        </w:rPrChange>
                      </w:rPr>
                      <w:delText xml:space="preserve"> (calm-abiding meditation) and </w:delText>
                    </w:r>
                  </w:sdtContent>
                </w:sdt>
                <w:sdt>
                  <w:sdtPr>
                    <w:id w:val="508233258"/>
                    <w:tag w:val="goog_rdk_284"/>
                  </w:sdtPr>
                  <w:sdtContent>
                    <w:r w:rsidDel="00000000" w:rsidR="00000000" w:rsidRPr="00000000">
                      <w:rPr>
                        <w:rFonts w:ascii="Times New Roman" w:cs="Times New Roman" w:eastAsia="Times New Roman" w:hAnsi="Times New Roman"/>
                        <w:color w:val="741b47"/>
                        <w:sz w:val="24"/>
                        <w:szCs w:val="24"/>
                        <w:rtl w:val="0"/>
                        <w:rPrChange w:author="Audrey Peng" w:id="1" w:date="2026-04-02T01:45:59Z">
                          <w:rPr>
                            <w:rFonts w:ascii="Times New Roman" w:cs="Times New Roman" w:eastAsia="Times New Roman" w:hAnsi="Times New Roman"/>
                            <w:i w:val="1"/>
                            <w:iCs w:val="1"/>
                            <w:sz w:val="24"/>
                            <w:szCs w:val="24"/>
                          </w:rPr>
                        </w:rPrChange>
                      </w:rPr>
                      <w:delText xml:space="preserve">Vipassanā</w:delText>
                    </w:r>
                  </w:sdtContent>
                </w:sdt>
                <w:sdt>
                  <w:sdtPr>
                    <w:id w:val="-1056893003"/>
                    <w:tag w:val="goog_rdk_285"/>
                  </w:sdtPr>
                  <w:sdtContent>
                    <w:r w:rsidDel="00000000" w:rsidR="00000000" w:rsidRPr="00000000">
                      <w:rPr>
                        <w:rFonts w:ascii="Times New Roman" w:cs="Times New Roman" w:eastAsia="Times New Roman" w:hAnsi="Times New Roman"/>
                        <w:color w:val="741b47"/>
                        <w:sz w:val="24"/>
                        <w:szCs w:val="24"/>
                        <w:rtl w:val="0"/>
                        <w:rPrChange w:author="Audrey Peng" w:id="1" w:date="2026-04-02T01:45:59Z">
                          <w:rPr>
                            <w:rFonts w:ascii="Times New Roman" w:cs="Times New Roman" w:eastAsia="Times New Roman" w:hAnsi="Times New Roman"/>
                            <w:sz w:val="24"/>
                            <w:szCs w:val="24"/>
                          </w:rPr>
                        </w:rPrChange>
                      </w:rPr>
                      <w:delText xml:space="preserve"> (insight meditation), practitioners develop both concentration and wisdom, </w:delText>
                    </w:r>
                  </w:sdtContent>
                </w:sdt>
                <w:r w:rsidDel="00000000" w:rsidR="00000000" w:rsidRPr="00000000">
                  <w:rPr>
                    <w:rFonts w:ascii="Times New Roman" w:cs="Times New Roman" w:eastAsia="Times New Roman" w:hAnsi="Times New Roman"/>
                    <w:sz w:val="24"/>
                    <w:szCs w:val="24"/>
                    <w:rtl w:val="0"/>
                  </w:rPr>
                  <w:delText xml:space="preserve">ultimately leading to awakening and liberation.</w:delText>
                </w:r>
              </w:del>
            </w:sdtContent>
          </w:sdt>
        </w:p>
      </w:sdtContent>
    </w:sdt>
    <w:sdt>
      <w:sdtPr>
        <w:id w:val="1176115107"/>
        <w:tag w:val="goog_rdk_289"/>
      </w:sdtPr>
      <w:sdtContent>
        <w:p w:rsidR="00000000" w:rsidDel="00000000" w:rsidP="00000000" w:rsidRDefault="00000000" w:rsidRPr="00000000" w14:paraId="0000024E">
          <w:pPr>
            <w:spacing w:line="276" w:lineRule="auto"/>
            <w:ind w:firstLine="480"/>
            <w:rPr>
              <w:del w:author="Audrey Peng" w:id="0" w:date="2026-04-02T01:45:59Z"/>
              <w:rFonts w:ascii="Times New Roman" w:cs="Times New Roman" w:eastAsia="Times New Roman" w:hAnsi="Times New Roman"/>
              <w:color w:val="000000"/>
              <w:sz w:val="24"/>
              <w:szCs w:val="24"/>
            </w:rPr>
          </w:pPr>
          <w:sdt>
            <w:sdtPr>
              <w:id w:val="-1512054453"/>
              <w:tag w:val="goog_rdk_287"/>
            </w:sdtPr>
            <w:sdtContent>
              <w:del w:author="Audrey Peng" w:id="0" w:date="2026-04-02T01:45:59Z">
                <w:r w:rsidDel="00000000" w:rsidR="00000000" w:rsidRPr="00000000">
                  <w:rPr>
                    <w:rFonts w:ascii="Times New Roman" w:cs="Times New Roman" w:eastAsia="Times New Roman" w:hAnsi="Times New Roman"/>
                    <w:color w:val="000000"/>
                    <w:sz w:val="24"/>
                    <w:szCs w:val="24"/>
                    <w:rtl w:val="0"/>
                  </w:rPr>
                  <w:delText xml:space="preserve">该正念禅修体系以次第分为初、中、高三级，初级是选择善所缘，培养专注和觉知力，中级是依四念住拓展觉知，体会心的清明，高级是消除二元执著，</w:delText>
                </w:r>
              </w:del>
              <w:sdt>
                <w:sdtPr>
                  <w:id w:val="447009589"/>
                  <w:tag w:val="goog_rdk_288"/>
                </w:sdtPr>
                <w:sdtContent>
                  <w:commentRangeStart w:id="4"/>
                </w:sdtContent>
              </w:sdt>
              <w:del w:author="Audrey Peng" w:id="0" w:date="2026-04-02T01:45:59Z">
                <w:r w:rsidDel="00000000" w:rsidR="00000000" w:rsidRPr="00000000">
                  <w:rPr>
                    <w:rFonts w:ascii="Times New Roman" w:cs="Times New Roman" w:eastAsia="Times New Roman" w:hAnsi="Times New Roman"/>
                    <w:color w:val="000000"/>
                    <w:sz w:val="24"/>
                    <w:szCs w:val="24"/>
                    <w:rtl w:val="0"/>
                  </w:rPr>
                  <w:delText xml:space="preserve">放下觉知</w:delText>
                </w:r>
                <w:commentRangeEnd w:id="4"/>
                <w:r w:rsidDel="00000000" w:rsidR="00000000" w:rsidRPr="00000000">
                  <w:commentReference w:id="4"/>
                </w:r>
                <w:r w:rsidDel="00000000" w:rsidR="00000000" w:rsidRPr="00000000">
                  <w:rPr>
                    <w:rFonts w:ascii="Times New Roman" w:cs="Times New Roman" w:eastAsia="Times New Roman" w:hAnsi="Times New Roman"/>
                    <w:color w:val="000000"/>
                    <w:sz w:val="24"/>
                    <w:szCs w:val="24"/>
                    <w:rtl w:val="0"/>
                  </w:rPr>
                  <w:delText xml:space="preserve">，体认无念。</w:delText>
                </w:r>
              </w:del>
            </w:sdtContent>
          </w:sdt>
        </w:p>
      </w:sdtContent>
    </w:sdt>
    <w:sdt>
      <w:sdtPr>
        <w:id w:val="-1463839122"/>
        <w:tag w:val="goog_rdk_301"/>
      </w:sdtPr>
      <w:sdtContent>
        <w:p w:rsidR="00000000" w:rsidDel="00000000" w:rsidP="00000000" w:rsidRDefault="00000000" w:rsidRPr="00000000" w14:paraId="0000024F">
          <w:pPr>
            <w:widowControl w:val="1"/>
            <w:spacing w:after="240" w:line="276" w:lineRule="auto"/>
            <w:jc w:val="left"/>
            <w:rPr>
              <w:del w:author="Audrey Peng" w:id="0" w:date="2026-04-02T01:45:59Z"/>
              <w:rFonts w:ascii="Times New Roman" w:cs="Times New Roman" w:eastAsia="Times New Roman" w:hAnsi="Times New Roman"/>
              <w:sz w:val="24"/>
              <w:szCs w:val="24"/>
            </w:rPr>
          </w:pPr>
          <w:sdt>
            <w:sdtPr>
              <w:id w:val="-1520352279"/>
              <w:tag w:val="goog_rdk_290"/>
            </w:sdtPr>
            <w:sdtContent>
              <w:del w:author="Audrey Peng" w:id="0" w:date="2026-04-02T01:45:59Z">
                <w:r w:rsidDel="00000000" w:rsidR="00000000" w:rsidRPr="00000000">
                  <w:rPr>
                    <w:rFonts w:ascii="Times New Roman" w:cs="Times New Roman" w:eastAsia="Times New Roman" w:hAnsi="Times New Roman"/>
                    <w:sz w:val="24"/>
                    <w:szCs w:val="24"/>
                    <w:rtl w:val="0"/>
                  </w:rPr>
                  <w:delText xml:space="preserve">This mindfulness meditation curriculum is structured into three progressive levels: beginner, intermediate, and advanced. The beginner level focuses on cultivating concentration and awareness through a</w:delText>
                </w:r>
              </w:del>
            </w:sdtContent>
          </w:sdt>
          <w:sdt>
            <w:sdtPr>
              <w:id w:val="642492688"/>
              <w:tag w:val="goog_rdk_291"/>
            </w:sdtPr>
            <w:sdtContent>
              <w:ins w:author="Audrey Peng" w:id="3" w:date="2026-04-02T01:59:07Z">
                <w:sdt>
                  <w:sdtPr>
                    <w:id w:val="-1606623521"/>
                    <w:tag w:val="goog_rdk_292"/>
                  </w:sdtPr>
                  <w:sdtContent>
                    <w:del w:author="Audrey Peng" w:id="0" w:date="2026-04-02T01:45:59Z">
                      <w:r w:rsidDel="00000000" w:rsidR="00000000" w:rsidRPr="00000000">
                        <w:rPr>
                          <w:rFonts w:ascii="Times New Roman" w:cs="Times New Roman" w:eastAsia="Times New Roman" w:hAnsi="Times New Roman"/>
                          <w:sz w:val="24"/>
                          <w:szCs w:val="24"/>
                          <w:rtl w:val="0"/>
                        </w:rPr>
                        <w:delText xml:space="preserve"> </w:delText>
                      </w:r>
                    </w:del>
                  </w:sdtContent>
                </w:sdt>
              </w:ins>
              <w:sdt>
                <w:sdtPr>
                  <w:id w:val="2035639946"/>
                  <w:tag w:val="goog_rdk_293"/>
                </w:sdtPr>
                <w:sdtContent>
                  <w:ins w:author="Audrey Peng" w:id="3" w:date="2026-04-02T01:59:07Z">
                    <w:del w:author="Audrey Peng" w:id="0" w:date="2026-04-02T01:45:59Z">
                      <w:r w:rsidDel="00000000" w:rsidR="00000000" w:rsidRPr="00000000">
                        <w:rPr>
                          <w:rFonts w:ascii="Times New Roman" w:cs="Times New Roman" w:eastAsia="Times New Roman" w:hAnsi="Times New Roman"/>
                          <w:sz w:val="24"/>
                          <w:szCs w:val="24"/>
                          <w:rtl w:val="0"/>
                          <w:rPrChange w:author="Audrey Peng" w:id="4" w:date="2026-04-02T01:59:07Z">
                            <w:rPr>
                              <w:rFonts w:ascii="Times New Roman" w:cs="Times New Roman" w:eastAsia="Times New Roman" w:hAnsi="Times New Roman"/>
                              <w:sz w:val="24"/>
                              <w:szCs w:val="24"/>
                            </w:rPr>
                          </w:rPrChange>
                        </w:rPr>
                        <w:delText xml:space="preserve">wholesome</w:delText>
                      </w:r>
                    </w:del>
                  </w:ins>
                </w:sdtContent>
              </w:sdt>
              <w:ins w:author="Audrey Peng" w:id="3" w:date="2026-04-02T01:59:07Z">
                <w:del w:author="Audrey Peng" w:id="0" w:date="2026-04-02T01:45:59Z"/>
              </w:ins>
            </w:sdtContent>
          </w:sdt>
          <w:sdt>
            <w:sdtPr>
              <w:id w:val="-1923100155"/>
              <w:tag w:val="goog_rdk_294"/>
            </w:sdtPr>
            <w:sdtContent>
              <w:del w:author="Audrey Peng" w:id="0" w:date="2026-04-02T01:45:59Z">
                <w:r w:rsidDel="00000000" w:rsidR="00000000" w:rsidRPr="00000000">
                  <w:rPr>
                    <w:rFonts w:ascii="Times New Roman" w:cs="Times New Roman" w:eastAsia="Times New Roman" w:hAnsi="Times New Roman"/>
                    <w:sz w:val="24"/>
                    <w:szCs w:val="24"/>
                    <w:rtl w:val="0"/>
                  </w:rPr>
                  <w:delText xml:space="preserve">n</w:delText>
                </w:r>
                <w:r w:rsidDel="00000000" w:rsidR="00000000" w:rsidRPr="00000000">
                  <w:rPr>
                    <w:rFonts w:ascii="Times New Roman" w:cs="Times New Roman" w:eastAsia="Times New Roman" w:hAnsi="Times New Roman"/>
                    <w:sz w:val="24"/>
                    <w:szCs w:val="24"/>
                    <w:rtl w:val="0"/>
                  </w:rPr>
                  <w:delText xml:space="preserve"> object of </w:delText>
                </w:r>
              </w:del>
            </w:sdtContent>
          </w:sdt>
          <w:sdt>
            <w:sdtPr>
              <w:id w:val="-1335805765"/>
              <w:tag w:val="goog_rdk_295"/>
            </w:sdtPr>
            <w:sdtContent>
              <w:ins w:author="Audrey Peng" w:id="5" w:date="2026-04-02T01:47:03Z">
                <w:sdt>
                  <w:sdtPr>
                    <w:id w:val="-461131575"/>
                    <w:tag w:val="goog_rdk_296"/>
                  </w:sdtPr>
                  <w:sdtContent>
                    <w:del w:author="Audrey Peng" w:id="0" w:date="2026-04-02T01:45:59Z"/>
                  </w:sdtContent>
                </w:sdt>
              </w:ins>
              <w:sdt>
                <w:sdtPr>
                  <w:id w:val="1736475313"/>
                  <w:tag w:val="goog_rdk_297"/>
                </w:sdtPr>
                <w:sdtContent>
                  <w:ins w:author="Audrey Peng" w:id="5" w:date="2026-04-02T01:47:03Z">
                    <w:del w:author="Audrey Peng" w:id="0" w:date="2026-04-02T01:45:59Z">
                      <w:r w:rsidDel="00000000" w:rsidR="00000000" w:rsidRPr="00000000">
                        <w:rPr>
                          <w:rFonts w:ascii="Times New Roman" w:cs="Times New Roman" w:eastAsia="Times New Roman" w:hAnsi="Times New Roman"/>
                          <w:sz w:val="24"/>
                          <w:szCs w:val="24"/>
                          <w:rtl w:val="0"/>
                          <w:rPrChange w:author="Audrey Peng" w:id="6" w:date="2026-04-02T01:47:03Z">
                            <w:rPr>
                              <w:rFonts w:ascii="Times New Roman" w:cs="Times New Roman" w:eastAsia="Times New Roman" w:hAnsi="Times New Roman"/>
                              <w:sz w:val="24"/>
                              <w:szCs w:val="24"/>
                            </w:rPr>
                          </w:rPrChange>
                        </w:rPr>
                        <w:delText xml:space="preserve">focus</w:delText>
                      </w:r>
                    </w:del>
                  </w:ins>
                </w:sdtContent>
              </w:sdt>
              <w:ins w:author="Audrey Peng" w:id="5" w:date="2026-04-02T01:47:03Z">
                <w:del w:author="Audrey Peng" w:id="0" w:date="2026-04-02T01:45:59Z">
                  <w:sdt>
                    <w:sdtPr>
                      <w:id w:val="49997377"/>
                      <w:tag w:val="goog_rdk_298"/>
                    </w:sdtPr>
                    <w:sdtContent>
                      <w:r w:rsidDel="00000000" w:rsidR="00000000" w:rsidRPr="00000000">
                        <w:rPr>
                          <w:rFonts w:ascii="Times New Roman" w:cs="Times New Roman" w:eastAsia="Times New Roman" w:hAnsi="Times New Roman"/>
                          <w:sz w:val="24"/>
                          <w:szCs w:val="24"/>
                          <w:rtl w:val="0"/>
                          <w:rPrChange w:author="Audrey Peng" w:id="6" w:date="2026-04-02T01:47:03Z">
                            <w:rPr>
                              <w:rFonts w:ascii="Times New Roman" w:cs="Times New Roman" w:eastAsia="Times New Roman" w:hAnsi="Times New Roman"/>
                              <w:sz w:val="24"/>
                              <w:szCs w:val="24"/>
                            </w:rPr>
                          </w:rPrChange>
                        </w:rPr>
                        <w:delText xml:space="preserve"> </w:delText>
                      </w:r>
                    </w:sdtContent>
                  </w:sdt>
                </w:del>
              </w:ins>
            </w:sdtContent>
          </w:sdt>
          <w:sdt>
            <w:sdtPr>
              <w:id w:val="-797406502"/>
              <w:tag w:val="goog_rdk_299"/>
            </w:sdtPr>
            <w:sdtContent>
              <w:del w:author="Audrey Peng" w:id="0" w:date="2026-04-02T01:45:59Z"/>
              <w:sdt>
                <w:sdtPr>
                  <w:id w:val="991312267"/>
                  <w:tag w:val="goog_rdk_300"/>
                </w:sdtPr>
                <w:sdtContent>
                  <w:del w:author="Audrey Peng" w:id="0" w:date="2026-04-02T01:45:59Z">
                    <w:r w:rsidDel="00000000" w:rsidR="00000000" w:rsidRPr="00000000">
                      <w:rPr>
                        <w:rFonts w:ascii="Times New Roman" w:cs="Times New Roman" w:eastAsia="Times New Roman" w:hAnsi="Times New Roman"/>
                        <w:sz w:val="24"/>
                        <w:szCs w:val="24"/>
                        <w:rtl w:val="0"/>
                        <w:rPrChange w:author="Audrey Peng" w:id="6" w:date="2026-04-02T01:47:03Z">
                          <w:rPr>
                            <w:rFonts w:ascii="Times New Roman" w:cs="Times New Roman" w:eastAsia="Times New Roman" w:hAnsi="Times New Roman"/>
                            <w:sz w:val="24"/>
                            <w:szCs w:val="24"/>
                          </w:rPr>
                        </w:rPrChange>
                      </w:rPr>
                      <w:delText xml:space="preserve">meditation</w:delText>
                    </w:r>
                  </w:del>
                </w:sdtContent>
              </w:sdt>
              <w:del w:author="Audrey Peng" w:id="0" w:date="2026-04-02T01:45:59Z">
                <w:r w:rsidDel="00000000" w:rsidR="00000000" w:rsidRPr="00000000">
                  <w:rPr>
                    <w:rFonts w:ascii="Times New Roman" w:cs="Times New Roman" w:eastAsia="Times New Roman" w:hAnsi="Times New Roman"/>
                    <w:sz w:val="24"/>
                    <w:szCs w:val="24"/>
                    <w:rtl w:val="0"/>
                  </w:rPr>
                  <w:delText xml:space="preserve">; the intermediate level expands awareness based on the Four Foundations of Mindfulness, experiencing mental clarity; and the advanced level aims to eliminate dualistic attachments and achieve a state of no-thought.</w:delText>
                </w:r>
              </w:del>
            </w:sdtContent>
          </w:sdt>
        </w:p>
      </w:sdtContent>
    </w:sdt>
    <w:sdt>
      <w:sdtPr>
        <w:id w:val="-1795625404"/>
        <w:tag w:val="goog_rdk_303"/>
      </w:sdtPr>
      <w:sdtContent>
        <w:p w:rsidR="00000000" w:rsidDel="00000000" w:rsidP="00000000" w:rsidRDefault="00000000" w:rsidRPr="00000000" w14:paraId="00000250">
          <w:pPr>
            <w:spacing w:line="276" w:lineRule="auto"/>
            <w:ind w:firstLine="480"/>
            <w:rPr>
              <w:del w:author="Audrey Peng" w:id="0" w:date="2026-04-02T01:45:59Z"/>
              <w:rFonts w:ascii="Times New Roman" w:cs="Times New Roman" w:eastAsia="Times New Roman" w:hAnsi="Times New Roman"/>
              <w:color w:val="000000"/>
              <w:sz w:val="24"/>
              <w:szCs w:val="24"/>
            </w:rPr>
          </w:pPr>
          <w:sdt>
            <w:sdtPr>
              <w:id w:val="-1292768417"/>
              <w:tag w:val="goog_rdk_302"/>
            </w:sdtPr>
            <w:sdtContent>
              <w:del w:author="Audrey Peng" w:id="0" w:date="2026-04-02T01:45:59Z">
                <w:r w:rsidDel="00000000" w:rsidR="00000000" w:rsidRPr="00000000">
                  <w:rPr>
                    <w:rFonts w:ascii="Times New Roman" w:cs="Times New Roman" w:eastAsia="Times New Roman" w:hAnsi="Times New Roman"/>
                    <w:color w:val="000000"/>
                    <w:sz w:val="24"/>
                    <w:szCs w:val="24"/>
                    <w:rtl w:val="0"/>
                  </w:rPr>
                  <w:delText xml:space="preserve">同喜阶段侧重初级正念禅修，主要通过静茶七式、正念咖啡、太极正念球、八段锦，以及正念呼吸、正念走路等方式，选择一个善所缘，培养专注和觉知力。</w:delText>
                </w:r>
              </w:del>
            </w:sdtContent>
          </w:sdt>
        </w:p>
      </w:sdtContent>
    </w:sdt>
    <w:sdt>
      <w:sdtPr>
        <w:id w:val="552047584"/>
        <w:tag w:val="goog_rdk_318"/>
      </w:sdtPr>
      <w:sdtContent>
        <w:p w:rsidR="00000000" w:rsidDel="00000000" w:rsidP="00000000" w:rsidRDefault="00000000" w:rsidRPr="00000000" w14:paraId="00000251">
          <w:pPr>
            <w:widowControl w:val="1"/>
            <w:spacing w:after="240" w:line="276" w:lineRule="auto"/>
            <w:jc w:val="left"/>
            <w:rPr>
              <w:del w:author="Audrey Peng" w:id="0" w:date="2026-04-02T01:45:59Z"/>
              <w:rFonts w:ascii="Times New Roman" w:cs="Times New Roman" w:eastAsia="Times New Roman" w:hAnsi="Times New Roman"/>
              <w:sz w:val="24"/>
              <w:szCs w:val="24"/>
            </w:rPr>
          </w:pPr>
          <w:sdt>
            <w:sdtPr>
              <w:id w:val="-1380727058"/>
              <w:tag w:val="goog_rdk_304"/>
            </w:sdtPr>
            <w:sdtContent>
              <w:del w:author="Audrey Peng" w:id="0" w:date="2026-04-02T01:45:59Z">
                <w:r w:rsidDel="00000000" w:rsidR="00000000" w:rsidRPr="00000000">
                  <w:rPr>
                    <w:rFonts w:ascii="Times New Roman" w:cs="Times New Roman" w:eastAsia="Times New Roman" w:hAnsi="Times New Roman"/>
                    <w:sz w:val="24"/>
                    <w:szCs w:val="24"/>
                    <w:rtl w:val="0"/>
                  </w:rPr>
                  <w:delText xml:space="preserve">In the Tongxi </w:delText>
                </w:r>
              </w:del>
            </w:sdtContent>
          </w:sdt>
          <w:sdt>
            <w:sdtPr>
              <w:id w:val="1666404482"/>
              <w:tag w:val="goog_rdk_305"/>
            </w:sdtPr>
            <w:sdtContent>
              <w:ins w:author="Audrey Peng" w:id="7" w:date="2026-04-02T01:48:42Z">
                <w:sdt>
                  <w:sdtPr>
                    <w:id w:val="1807025281"/>
                    <w:tag w:val="goog_rdk_306"/>
                  </w:sdtPr>
                  <w:sdtContent>
                    <w:del w:author="Audrey Peng" w:id="0" w:date="2026-04-02T01:45:59Z"/>
                  </w:sdtContent>
                </w:sdt>
              </w:ins>
              <w:sdt>
                <w:sdtPr>
                  <w:id w:val="-1220976403"/>
                  <w:tag w:val="goog_rdk_307"/>
                </w:sdtPr>
                <w:sdtContent>
                  <w:ins w:author="Audrey Peng" w:id="7" w:date="2026-04-02T01:48:42Z">
                    <w:del w:author="Audrey Peng" w:id="0" w:date="2026-04-02T01:45:59Z">
                      <w:r w:rsidDel="00000000" w:rsidR="00000000" w:rsidRPr="00000000">
                        <w:rPr>
                          <w:rFonts w:ascii="Times New Roman" w:cs="Times New Roman" w:eastAsia="Times New Roman" w:hAnsi="Times New Roman"/>
                          <w:sz w:val="24"/>
                          <w:szCs w:val="24"/>
                          <w:rtl w:val="0"/>
                          <w:rPrChange w:author="Audrey Peng" w:id="8" w:date="2026-04-02T01:48:42Z">
                            <w:rPr>
                              <w:rFonts w:ascii="Times New Roman" w:cs="Times New Roman" w:eastAsia="Times New Roman" w:hAnsi="Times New Roman"/>
                              <w:sz w:val="24"/>
                              <w:szCs w:val="24"/>
                            </w:rPr>
                          </w:rPrChange>
                        </w:rPr>
                        <w:delText xml:space="preserve">Curriculum</w:delText>
                      </w:r>
                    </w:del>
                  </w:ins>
                </w:sdtContent>
              </w:sdt>
              <w:ins w:author="Audrey Peng" w:id="7" w:date="2026-04-02T01:48:42Z">
                <w:del w:author="Audrey Peng" w:id="0" w:date="2026-04-02T01:45:59Z">
                  <w:sdt>
                    <w:sdtPr>
                      <w:id w:val="-1778429948"/>
                      <w:tag w:val="goog_rdk_308"/>
                    </w:sdtPr>
                    <w:sdtContent>
                      <w:r w:rsidDel="00000000" w:rsidR="00000000" w:rsidRPr="00000000">
                        <w:rPr>
                          <w:rFonts w:ascii="Times New Roman" w:cs="Times New Roman" w:eastAsia="Times New Roman" w:hAnsi="Times New Roman"/>
                          <w:sz w:val="24"/>
                          <w:szCs w:val="24"/>
                          <w:rtl w:val="0"/>
                          <w:rPrChange w:author="Audrey Peng" w:id="8" w:date="2026-04-02T01:48:42Z">
                            <w:rPr>
                              <w:rFonts w:ascii="Times New Roman" w:cs="Times New Roman" w:eastAsia="Times New Roman" w:hAnsi="Times New Roman"/>
                              <w:sz w:val="24"/>
                              <w:szCs w:val="24"/>
                            </w:rPr>
                          </w:rPrChange>
                        </w:rPr>
                        <w:delText xml:space="preserve"> </w:delText>
                      </w:r>
                    </w:sdtContent>
                  </w:sdt>
                </w:del>
              </w:ins>
            </w:sdtContent>
          </w:sdt>
          <w:sdt>
            <w:sdtPr>
              <w:id w:val="1695896537"/>
              <w:tag w:val="goog_rdk_309"/>
            </w:sdtPr>
            <w:sdtContent>
              <w:del w:author="Audrey Peng" w:id="0" w:date="2026-04-02T01:45:59Z"/>
              <w:sdt>
                <w:sdtPr>
                  <w:id w:val="-983335659"/>
                  <w:tag w:val="goog_rdk_310"/>
                </w:sdtPr>
                <w:sdtContent>
                  <w:del w:author="Audrey Peng" w:id="0" w:date="2026-04-02T01:45:59Z">
                    <w:r w:rsidDel="00000000" w:rsidR="00000000" w:rsidRPr="00000000">
                      <w:rPr>
                        <w:rFonts w:ascii="Times New Roman" w:cs="Times New Roman" w:eastAsia="Times New Roman" w:hAnsi="Times New Roman"/>
                        <w:sz w:val="24"/>
                        <w:szCs w:val="24"/>
                        <w:rtl w:val="0"/>
                        <w:rPrChange w:author="Audrey Peng" w:id="8" w:date="2026-04-02T01:48:42Z">
                          <w:rPr>
                            <w:rFonts w:ascii="Times New Roman" w:cs="Times New Roman" w:eastAsia="Times New Roman" w:hAnsi="Times New Roman"/>
                            <w:sz w:val="24"/>
                            <w:szCs w:val="24"/>
                          </w:rPr>
                        </w:rPrChange>
                      </w:rPr>
                      <w:delText xml:space="preserve">Course</w:delText>
                    </w:r>
                  </w:del>
                </w:sdtContent>
              </w:sdt>
              <w:del w:author="Audrey Peng" w:id="0" w:date="2026-04-02T01:45:59Z">
                <w:r w:rsidDel="00000000" w:rsidR="00000000" w:rsidRPr="00000000">
                  <w:rPr>
                    <w:rFonts w:ascii="Times New Roman" w:cs="Times New Roman" w:eastAsia="Times New Roman" w:hAnsi="Times New Roman"/>
                    <w:sz w:val="24"/>
                    <w:szCs w:val="24"/>
                    <w:rtl w:val="0"/>
                  </w:rPr>
                  <w:delText xml:space="preserve">, we focus on beginner-level mindfulness meditation, primarily through practices such as the Seven Steps of Mindful Tea, </w:delText>
                </w:r>
              </w:del>
            </w:sdtContent>
          </w:sdt>
          <w:sdt>
            <w:sdtPr>
              <w:id w:val="2060080913"/>
              <w:tag w:val="goog_rdk_311"/>
            </w:sdtPr>
            <w:sdtContent>
              <w:ins w:author="Audrey Peng" w:id="9" w:date="2026-04-02T01:48:56Z">
                <w:sdt>
                  <w:sdtPr>
                    <w:id w:val="-320523565"/>
                    <w:tag w:val="goog_rdk_312"/>
                  </w:sdtPr>
                  <w:sdtContent>
                    <w:del w:author="Audrey Peng" w:id="0" w:date="2026-04-02T01:45:59Z">
                      <w:r w:rsidDel="00000000" w:rsidR="00000000" w:rsidRPr="00000000">
                        <w:rPr>
                          <w:rFonts w:ascii="Times New Roman" w:cs="Times New Roman" w:eastAsia="Times New Roman" w:hAnsi="Times New Roman"/>
                          <w:sz w:val="24"/>
                          <w:szCs w:val="24"/>
                          <w:rtl w:val="0"/>
                        </w:rPr>
                        <w:delText xml:space="preserve">Dhyana</w:delText>
                      </w:r>
                    </w:del>
                  </w:sdtContent>
                </w:sdt>
              </w:ins>
            </w:sdtContent>
          </w:sdt>
          <w:sdt>
            <w:sdtPr>
              <w:id w:val="518437725"/>
              <w:tag w:val="goog_rdk_313"/>
            </w:sdtPr>
            <w:sdtContent>
              <w:del w:author="Audrey Peng" w:id="0" w:date="2026-04-02T01:45:59Z">
                <w:r w:rsidDel="00000000" w:rsidR="00000000" w:rsidRPr="00000000">
                  <w:rPr>
                    <w:rFonts w:ascii="Times New Roman" w:cs="Times New Roman" w:eastAsia="Times New Roman" w:hAnsi="Times New Roman"/>
                    <w:sz w:val="24"/>
                    <w:szCs w:val="24"/>
                    <w:rtl w:val="0"/>
                  </w:rPr>
                  <w:delText xml:space="preserve">Shanti</w:delText>
                </w:r>
                <w:r w:rsidDel="00000000" w:rsidR="00000000" w:rsidRPr="00000000">
                  <w:rPr>
                    <w:rFonts w:ascii="Times New Roman" w:cs="Times New Roman" w:eastAsia="Times New Roman" w:hAnsi="Times New Roman"/>
                    <w:sz w:val="24"/>
                    <w:szCs w:val="24"/>
                    <w:rtl w:val="0"/>
                  </w:rPr>
                  <w:delText xml:space="preserve"> Coffee, Tai Chi Mindfulness Ball, Baduanjin, as well as mindful breathing and mindful walking. In these methods, we choose a</w:delText>
                </w:r>
              </w:del>
            </w:sdtContent>
          </w:sdt>
          <w:sdt>
            <w:sdtPr>
              <w:id w:val="-529464926"/>
              <w:tag w:val="goog_rdk_314"/>
            </w:sdtPr>
            <w:sdtContent>
              <w:ins w:author="Audrey Peng" w:id="10" w:date="2026-04-02T01:49:23Z">
                <w:sdt>
                  <w:sdtPr>
                    <w:id w:val="800348299"/>
                    <w:tag w:val="goog_rdk_315"/>
                  </w:sdtPr>
                  <w:sdtContent>
                    <w:del w:author="Audrey Peng" w:id="0" w:date="2026-04-02T01:45:59Z">
                      <w:r w:rsidDel="00000000" w:rsidR="00000000" w:rsidRPr="00000000">
                        <w:rPr>
                          <w:rFonts w:ascii="Times New Roman" w:cs="Times New Roman" w:eastAsia="Times New Roman" w:hAnsi="Times New Roman"/>
                          <w:sz w:val="24"/>
                          <w:szCs w:val="24"/>
                          <w:rtl w:val="0"/>
                        </w:rPr>
                        <w:delText xml:space="preserve"> </w:delText>
                      </w:r>
                    </w:del>
                  </w:sdtContent>
                </w:sdt>
              </w:ins>
              <w:sdt>
                <w:sdtPr>
                  <w:id w:val="335469831"/>
                  <w:tag w:val="goog_rdk_316"/>
                </w:sdtPr>
                <w:sdtContent>
                  <w:ins w:author="Audrey Peng" w:id="10" w:date="2026-04-02T01:49:23Z">
                    <w:del w:author="Audrey Peng" w:id="0" w:date="2026-04-02T01:45:59Z">
                      <w:r w:rsidDel="00000000" w:rsidR="00000000" w:rsidRPr="00000000">
                        <w:rPr>
                          <w:rFonts w:ascii="Times New Roman" w:cs="Times New Roman" w:eastAsia="Times New Roman" w:hAnsi="Times New Roman"/>
                          <w:sz w:val="24"/>
                          <w:szCs w:val="24"/>
                          <w:rtl w:val="0"/>
                          <w:rPrChange w:author="Audrey Peng" w:id="11" w:date="2026-04-02T01:49:23Z">
                            <w:rPr>
                              <w:rFonts w:ascii="Times New Roman" w:cs="Times New Roman" w:eastAsia="Times New Roman" w:hAnsi="Times New Roman"/>
                              <w:sz w:val="24"/>
                              <w:szCs w:val="24"/>
                            </w:rPr>
                          </w:rPrChange>
                        </w:rPr>
                        <w:delText xml:space="preserve">wholesome</w:delText>
                      </w:r>
                    </w:del>
                  </w:ins>
                </w:sdtContent>
              </w:sdt>
              <w:ins w:author="Audrey Peng" w:id="10" w:date="2026-04-02T01:49:23Z">
                <w:del w:author="Audrey Peng" w:id="0" w:date="2026-04-02T01:45:59Z">
                  <w:r w:rsidDel="00000000" w:rsidR="00000000" w:rsidRPr="00000000">
                    <w:rPr>
                      <w:rFonts w:ascii="Times New Roman" w:cs="Times New Roman" w:eastAsia="Times New Roman" w:hAnsi="Times New Roman"/>
                      <w:sz w:val="24"/>
                      <w:szCs w:val="24"/>
                      <w:rtl w:val="0"/>
                    </w:rPr>
                    <w:delText xml:space="preserve"> </w:delText>
                  </w:r>
                </w:del>
              </w:ins>
            </w:sdtContent>
          </w:sdt>
          <w:sdt>
            <w:sdtPr>
              <w:id w:val="-626487118"/>
              <w:tag w:val="goog_rdk_317"/>
            </w:sdtPr>
            <w:sdtContent>
              <w:del w:author="Audrey Peng" w:id="0" w:date="2026-04-02T01:45:59Z">
                <w:r w:rsidDel="00000000" w:rsidR="00000000" w:rsidRPr="00000000">
                  <w:rPr>
                    <w:rFonts w:ascii="Times New Roman" w:cs="Times New Roman" w:eastAsia="Times New Roman" w:hAnsi="Times New Roman"/>
                    <w:sz w:val="24"/>
                    <w:szCs w:val="24"/>
                    <w:rtl w:val="0"/>
                  </w:rPr>
                  <w:delText xml:space="preserve">n </w:delText>
                </w:r>
                <w:r w:rsidDel="00000000" w:rsidR="00000000" w:rsidRPr="00000000">
                  <w:rPr>
                    <w:rFonts w:ascii="Times New Roman" w:cs="Times New Roman" w:eastAsia="Times New Roman" w:hAnsi="Times New Roman"/>
                    <w:sz w:val="24"/>
                    <w:szCs w:val="24"/>
                    <w:rtl w:val="0"/>
                  </w:rPr>
                  <w:delText xml:space="preserve">object of meditation to foster concentration and awareness.</w:delText>
                </w:r>
              </w:del>
            </w:sdtContent>
          </w:sdt>
        </w:p>
      </w:sdtContent>
    </w:sdt>
    <w:p w:rsidR="00000000" w:rsidDel="00000000" w:rsidP="00000000" w:rsidRDefault="00000000" w:rsidRPr="00000000" w14:paraId="00000252">
      <w:pPr>
        <w:widowControl w:val="1"/>
        <w:spacing w:after="24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widowControl w:val="1"/>
        <w:spacing w:after="240" w:line="276" w:lineRule="auto"/>
        <w:jc w:val="left"/>
        <w:rPr>
          <w:rFonts w:ascii="Times New Roman" w:cs="Times New Roman" w:eastAsia="Times New Roman" w:hAnsi="Times New Roman"/>
          <w:color w:val="741b47"/>
          <w:sz w:val="24"/>
          <w:szCs w:val="24"/>
        </w:rPr>
      </w:pPr>
      <w:sdt>
        <w:sdtPr>
          <w:id w:val="803962148"/>
          <w:tag w:val="goog_rdk_319"/>
        </w:sdtPr>
        <w:sdtContent>
          <w:r w:rsidDel="00000000" w:rsidR="00000000" w:rsidRPr="00000000">
            <w:rPr>
              <w:rFonts w:ascii="Gungsuh" w:cs="Gungsuh" w:eastAsia="Gungsuh" w:hAnsi="Gungsuh"/>
              <w:color w:val="741b47"/>
              <w:sz w:val="24"/>
              <w:szCs w:val="24"/>
              <w:rtl w:val="0"/>
            </w:rPr>
            <w:t xml:space="preserve">三、三级利他禅修</w:t>
          </w:r>
        </w:sdtContent>
      </w:sdt>
    </w:p>
    <w:p w:rsidR="00000000" w:rsidDel="00000000" w:rsidP="00000000" w:rsidRDefault="00000000" w:rsidRPr="00000000" w14:paraId="00000254">
      <w:pPr>
        <w:widowControl w:val="1"/>
        <w:spacing w:after="240" w:line="276" w:lineRule="auto"/>
        <w:jc w:val="left"/>
        <w:rPr>
          <w:rFonts w:ascii="Times New Roman" w:cs="Times New Roman" w:eastAsia="Times New Roman" w:hAnsi="Times New Roman"/>
          <w:color w:val="741b47"/>
          <w:sz w:val="24"/>
          <w:szCs w:val="24"/>
        </w:rPr>
      </w:pPr>
      <w:sdt>
        <w:sdtPr>
          <w:id w:val="1654967098"/>
          <w:tag w:val="goog_rdk_320"/>
        </w:sdtPr>
        <w:sdtContent>
          <w:r w:rsidDel="00000000" w:rsidR="00000000" w:rsidRPr="00000000">
            <w:rPr>
              <w:rFonts w:ascii="Gungsuh" w:cs="Gungsuh" w:eastAsia="Gungsuh" w:hAnsi="Gungsuh"/>
              <w:color w:val="741b47"/>
              <w:sz w:val="24"/>
              <w:szCs w:val="24"/>
              <w:rtl w:val="0"/>
            </w:rPr>
            <w:t xml:space="preserve">（一）初级利他——慈心禅修 </w:t>
          </w:r>
        </w:sdtContent>
      </w:sdt>
    </w:p>
    <w:p w:rsidR="00000000" w:rsidDel="00000000" w:rsidP="00000000" w:rsidRDefault="00000000" w:rsidRPr="00000000" w14:paraId="00000255">
      <w:pPr>
        <w:widowControl w:val="1"/>
        <w:spacing w:after="240" w:line="276" w:lineRule="auto"/>
        <w:jc w:val="left"/>
        <w:rPr>
          <w:rFonts w:ascii="Times New Roman" w:cs="Times New Roman" w:eastAsia="Times New Roman" w:hAnsi="Times New Roman"/>
          <w:color w:val="741b47"/>
          <w:sz w:val="24"/>
          <w:szCs w:val="24"/>
        </w:rPr>
      </w:pPr>
      <w:sdt>
        <w:sdtPr>
          <w:id w:val="-1989609019"/>
          <w:tag w:val="goog_rdk_321"/>
        </w:sdtPr>
        <w:sdtContent>
          <w:r w:rsidDel="00000000" w:rsidR="00000000" w:rsidRPr="00000000">
            <w:rPr>
              <w:rFonts w:ascii="Gungsuh" w:cs="Gungsuh" w:eastAsia="Gungsuh" w:hAnsi="Gungsuh"/>
              <w:color w:val="741b47"/>
              <w:sz w:val="24"/>
              <w:szCs w:val="24"/>
              <w:rtl w:val="0"/>
            </w:rPr>
            <w:t xml:space="preserve">包含同喜阶段基础利他禅修，以及同修第一、第二阶段初级利他禅修。依《初级《慈经〉的禅修》修习慈心，对自己、他人乃至一切众生建立友善关爱之心。</w:t>
          </w:r>
        </w:sdtContent>
      </w:sdt>
    </w:p>
    <w:p w:rsidR="00000000" w:rsidDel="00000000" w:rsidP="00000000" w:rsidRDefault="00000000" w:rsidRPr="00000000" w14:paraId="00000256">
      <w:pPr>
        <w:widowControl w:val="1"/>
        <w:spacing w:after="240" w:line="276" w:lineRule="auto"/>
        <w:jc w:val="left"/>
        <w:rPr>
          <w:rFonts w:ascii="Times New Roman" w:cs="Times New Roman" w:eastAsia="Times New Roman" w:hAnsi="Times New Roman"/>
          <w:color w:val="741b47"/>
          <w:sz w:val="24"/>
          <w:szCs w:val="24"/>
        </w:rPr>
      </w:pPr>
      <w:sdt>
        <w:sdtPr>
          <w:id w:val="-1016820186"/>
          <w:tag w:val="goog_rdk_322"/>
        </w:sdtPr>
        <w:sdtContent>
          <w:r w:rsidDel="00000000" w:rsidR="00000000" w:rsidRPr="00000000">
            <w:rPr>
              <w:rFonts w:ascii="Gungsuh" w:cs="Gungsuh" w:eastAsia="Gungsuh" w:hAnsi="Gungsuh"/>
              <w:color w:val="741b47"/>
              <w:sz w:val="24"/>
              <w:szCs w:val="24"/>
              <w:rtl w:val="0"/>
            </w:rPr>
            <w:t xml:space="preserve">基础利他禅修相关心理建设：认识、建立感恩；随喜；理解、同情、接纳；布施。</w:t>
          </w:r>
        </w:sdtContent>
      </w:sdt>
    </w:p>
    <w:p w:rsidR="00000000" w:rsidDel="00000000" w:rsidP="00000000" w:rsidRDefault="00000000" w:rsidRPr="00000000" w14:paraId="00000257">
      <w:pPr>
        <w:widowControl w:val="1"/>
        <w:spacing w:after="240" w:line="276" w:lineRule="auto"/>
        <w:jc w:val="left"/>
        <w:rPr>
          <w:rFonts w:ascii="Times New Roman" w:cs="Times New Roman" w:eastAsia="Times New Roman" w:hAnsi="Times New Roman"/>
          <w:color w:val="741b47"/>
          <w:sz w:val="24"/>
          <w:szCs w:val="24"/>
        </w:rPr>
      </w:pPr>
      <w:sdt>
        <w:sdtPr>
          <w:id w:val="1189439354"/>
          <w:tag w:val="goog_rdk_323"/>
        </w:sdtPr>
        <w:sdtContent>
          <w:r w:rsidDel="00000000" w:rsidR="00000000" w:rsidRPr="00000000">
            <w:rPr>
              <w:rFonts w:ascii="Gungsuh" w:cs="Gungsuh" w:eastAsia="Gungsuh" w:hAnsi="Gungsuh"/>
              <w:color w:val="741b47"/>
              <w:sz w:val="24"/>
              <w:szCs w:val="24"/>
              <w:rtl w:val="0"/>
            </w:rPr>
            <w:t xml:space="preserve">初级慈心相关心理建设：认识、建立、培养、训练、熟悉悲悯心；陪伴、关爱、 引导；爱语、利行、同事、忍辱。并以慈心为基础，建立、培养、训练、熟悉基础利他心理。</w:t>
          </w:r>
        </w:sdtContent>
      </w:sdt>
    </w:p>
    <w:p w:rsidR="00000000" w:rsidDel="00000000" w:rsidP="00000000" w:rsidRDefault="00000000" w:rsidRPr="00000000" w14:paraId="00000258">
      <w:pPr>
        <w:pStyle w:val="Heading2"/>
        <w:keepNext w:val="0"/>
        <w:keepLines w:val="0"/>
        <w:widowControl w:val="1"/>
        <w:spacing w:after="0" w:before="360" w:line="276" w:lineRule="auto"/>
        <w:jc w:val="left"/>
        <w:rPr>
          <w:rFonts w:ascii="Times New Roman" w:cs="Times New Roman" w:eastAsia="Times New Roman" w:hAnsi="Times New Roman"/>
          <w:color w:val="741b47"/>
          <w:sz w:val="24"/>
          <w:szCs w:val="24"/>
        </w:rPr>
      </w:pPr>
      <w:bookmarkStart w:colFirst="0" w:colLast="0" w:name="_heading=h.gnfwgpedza3e" w:id="6"/>
      <w:bookmarkEnd w:id="6"/>
      <w:r w:rsidDel="00000000" w:rsidR="00000000" w:rsidRPr="00000000">
        <w:rPr>
          <w:rFonts w:ascii="Times New Roman" w:cs="Times New Roman" w:eastAsia="Times New Roman" w:hAnsi="Times New Roman"/>
          <w:color w:val="741b47"/>
          <w:sz w:val="24"/>
          <w:szCs w:val="24"/>
          <w:rtl w:val="0"/>
        </w:rPr>
        <w:t xml:space="preserve">III. Three Levels of Altruistic Meditation</w:t>
      </w:r>
    </w:p>
    <w:p w:rsidR="00000000" w:rsidDel="00000000" w:rsidP="00000000" w:rsidRDefault="00000000" w:rsidRPr="00000000" w14:paraId="00000259">
      <w:pPr>
        <w:pStyle w:val="Heading3"/>
        <w:keepNext w:val="0"/>
        <w:keepLines w:val="0"/>
        <w:widowControl w:val="1"/>
        <w:spacing w:after="0" w:before="0" w:line="276" w:lineRule="auto"/>
        <w:jc w:val="left"/>
        <w:rPr>
          <w:rFonts w:ascii="Times New Roman" w:cs="Times New Roman" w:eastAsia="Times New Roman" w:hAnsi="Times New Roman"/>
          <w:color w:val="741b47"/>
          <w:sz w:val="26"/>
          <w:szCs w:val="26"/>
        </w:rPr>
      </w:pPr>
      <w:bookmarkStart w:colFirst="0" w:colLast="0" w:name="_heading=h.zdoavp5skh8t" w:id="7"/>
      <w:bookmarkEnd w:id="7"/>
      <w:r w:rsidDel="00000000" w:rsidR="00000000" w:rsidRPr="00000000">
        <w:rPr>
          <w:rFonts w:ascii="Times New Roman" w:cs="Times New Roman" w:eastAsia="Times New Roman" w:hAnsi="Times New Roman"/>
          <w:color w:val="741b47"/>
          <w:sz w:val="24"/>
          <w:szCs w:val="24"/>
          <w:rtl w:val="0"/>
        </w:rPr>
        <w:t xml:space="preserve">(1) Beginner-Level Altruism — Loving-Kindness Meditation</w:t>
      </w:r>
      <w:r w:rsidDel="00000000" w:rsidR="00000000" w:rsidRPr="00000000">
        <w:rPr>
          <w:rtl w:val="0"/>
        </w:rPr>
      </w:r>
    </w:p>
    <w:p w:rsidR="00000000" w:rsidDel="00000000" w:rsidP="00000000" w:rsidRDefault="00000000" w:rsidRPr="00000000" w14:paraId="0000025A">
      <w:pPr>
        <w:widowControl w:val="1"/>
        <w:spacing w:after="240" w:before="240"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This includes the foundational altruistic meditation of the Tongxi stage, as well as the beginner-level altruistic meditation practiced in Tongxiu Stages 1 and 2. Based on the meditation teachings of the </w:t>
      </w:r>
      <w:r w:rsidDel="00000000" w:rsidR="00000000" w:rsidRPr="00000000">
        <w:rPr>
          <w:rFonts w:ascii="Times New Roman" w:cs="Times New Roman" w:eastAsia="Times New Roman" w:hAnsi="Times New Roman"/>
          <w:i w:val="1"/>
          <w:iCs w:val="1"/>
          <w:color w:val="741b47"/>
          <w:sz w:val="24"/>
          <w:szCs w:val="24"/>
          <w:rtl w:val="0"/>
        </w:rPr>
        <w:t xml:space="preserve">Metta Sutta</w:t>
      </w:r>
      <w:r w:rsidDel="00000000" w:rsidR="00000000" w:rsidRPr="00000000">
        <w:rPr>
          <w:rFonts w:ascii="Times New Roman" w:cs="Times New Roman" w:eastAsia="Times New Roman" w:hAnsi="Times New Roman"/>
          <w:color w:val="741b47"/>
          <w:sz w:val="24"/>
          <w:szCs w:val="24"/>
          <w:rtl w:val="0"/>
        </w:rPr>
        <w:t xml:space="preserve">, practitioners cultivate loving-kindness and develop a mind of friendliness and care toward themselves, others, and all sentient beings.</w:t>
      </w:r>
    </w:p>
    <w:p w:rsidR="00000000" w:rsidDel="00000000" w:rsidP="00000000" w:rsidRDefault="00000000" w:rsidRPr="00000000" w14:paraId="0000025B">
      <w:pPr>
        <w:widowControl w:val="1"/>
        <w:spacing w:after="240" w:before="240"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Mindsets in connection with beginner-level altruistic meditation include: recognize and establish Gratitude, Rejoicing, Understanding, Sympathy, Acceptance, and Generosity.</w:t>
      </w:r>
    </w:p>
    <w:p w:rsidR="00000000" w:rsidDel="00000000" w:rsidP="00000000" w:rsidRDefault="00000000" w:rsidRPr="00000000" w14:paraId="0000025C">
      <w:pPr>
        <w:widowControl w:val="1"/>
        <w:spacing w:after="240" w:before="240"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Mindsets in connection with beginner-level loving-kindness include: recognize, establish, cultivate, train, and familiarize oneself with benevolence, companionship, care, guidance, kindly speech, beneficial conduct, equality, and patience. Meanwhile, using loving-kindness as a foundation, continue to establish,  cultivate, train, and familiarize the beginner-level altruistic mindsets.</w:t>
      </w:r>
    </w:p>
    <w:p w:rsidR="00000000" w:rsidDel="00000000" w:rsidP="00000000" w:rsidRDefault="00000000" w:rsidRPr="00000000" w14:paraId="0000025D">
      <w:pPr>
        <w:widowControl w:val="1"/>
        <w:spacing w:after="240"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25E">
      <w:pPr>
        <w:widowControl w:val="1"/>
        <w:spacing w:after="240" w:line="276" w:lineRule="auto"/>
        <w:jc w:val="left"/>
        <w:rPr>
          <w:rFonts w:ascii="Times New Roman" w:cs="Times New Roman" w:eastAsia="Times New Roman" w:hAnsi="Times New Roman"/>
          <w:color w:val="741b47"/>
          <w:sz w:val="24"/>
          <w:szCs w:val="24"/>
        </w:rPr>
      </w:pPr>
      <w:sdt>
        <w:sdtPr>
          <w:id w:val="314672768"/>
          <w:tag w:val="goog_rdk_324"/>
        </w:sdtPr>
        <w:sdtContent>
          <w:r w:rsidDel="00000000" w:rsidR="00000000" w:rsidRPr="00000000">
            <w:rPr>
              <w:rFonts w:ascii="Gungsuh" w:cs="Gungsuh" w:eastAsia="Gungsuh" w:hAnsi="Gungsuh"/>
              <w:color w:val="741b47"/>
              <w:sz w:val="24"/>
              <w:szCs w:val="24"/>
              <w:rtl w:val="0"/>
            </w:rPr>
            <w:t xml:space="preserve">（二）中级利他一—世俗菩提心禅修 </w:t>
          </w:r>
        </w:sdtContent>
      </w:sdt>
    </w:p>
    <w:p w:rsidR="00000000" w:rsidDel="00000000" w:rsidP="00000000" w:rsidRDefault="00000000" w:rsidRPr="00000000" w14:paraId="0000025F">
      <w:pPr>
        <w:widowControl w:val="1"/>
        <w:spacing w:after="240" w:line="276" w:lineRule="auto"/>
        <w:jc w:val="left"/>
        <w:rPr>
          <w:rFonts w:ascii="Times New Roman" w:cs="Times New Roman" w:eastAsia="Times New Roman" w:hAnsi="Times New Roman"/>
          <w:color w:val="741b47"/>
          <w:sz w:val="24"/>
          <w:szCs w:val="24"/>
        </w:rPr>
      </w:pPr>
      <w:sdt>
        <w:sdtPr>
          <w:id w:val="895724508"/>
          <w:tag w:val="goog_rdk_325"/>
        </w:sdtPr>
        <w:sdtContent>
          <w:r w:rsidDel="00000000" w:rsidR="00000000" w:rsidRPr="00000000">
            <w:rPr>
              <w:rFonts w:ascii="Gungsuh" w:cs="Gungsuh" w:eastAsia="Gungsuh" w:hAnsi="Gungsuh"/>
              <w:color w:val="741b47"/>
              <w:sz w:val="24"/>
              <w:szCs w:val="24"/>
              <w:rtl w:val="0"/>
            </w:rPr>
            <w:t xml:space="preserve">在同修第三、第四阶段，在初级慈心禅修的基础上，修学《略论》《入菩萨行论》 《瑜伽菩萨戒品》，对大乘普萨道修行生起真切的信心。依普贤行愿、无自性空 正见，修习七因果、自他相换，认识、建立无我利他心、平等心、大悲心，进而发起广大菩提心，依菩提心修习布施等菩萨行。</w:t>
          </w:r>
        </w:sdtContent>
      </w:sdt>
    </w:p>
    <w:p w:rsidR="00000000" w:rsidDel="00000000" w:rsidP="00000000" w:rsidRDefault="00000000" w:rsidRPr="00000000" w14:paraId="00000260">
      <w:pPr>
        <w:widowControl w:val="1"/>
        <w:spacing w:after="240" w:line="276" w:lineRule="auto"/>
        <w:jc w:val="left"/>
        <w:rPr>
          <w:rFonts w:ascii="Times New Roman" w:cs="Times New Roman" w:eastAsia="Times New Roman" w:hAnsi="Times New Roman"/>
          <w:color w:val="741b47"/>
          <w:sz w:val="24"/>
          <w:szCs w:val="24"/>
        </w:rPr>
      </w:pPr>
      <w:sdt>
        <w:sdtPr>
          <w:id w:val="312108303"/>
          <w:tag w:val="goog_rdk_326"/>
        </w:sdtPr>
        <w:sdtContent>
          <w:r w:rsidDel="00000000" w:rsidR="00000000" w:rsidRPr="00000000">
            <w:rPr>
              <w:rFonts w:ascii="Gungsuh" w:cs="Gungsuh" w:eastAsia="Gungsuh" w:hAnsi="Gungsuh"/>
              <w:color w:val="741b47"/>
              <w:sz w:val="24"/>
              <w:szCs w:val="24"/>
              <w:rtl w:val="0"/>
            </w:rPr>
            <w:t xml:space="preserve">世俗菩提心相关心理建设认识、建立、培养、训练无我利他、平等心、大悲心。</w:t>
          </w:r>
        </w:sdtContent>
      </w:sdt>
    </w:p>
    <w:p w:rsidR="00000000" w:rsidDel="00000000" w:rsidP="00000000" w:rsidRDefault="00000000" w:rsidRPr="00000000" w14:paraId="00000261">
      <w:pPr>
        <w:widowControl w:val="1"/>
        <w:spacing w:after="240" w:line="276" w:lineRule="auto"/>
        <w:jc w:val="left"/>
        <w:rPr>
          <w:rFonts w:ascii="Times New Roman" w:cs="Times New Roman" w:eastAsia="Times New Roman" w:hAnsi="Times New Roman"/>
          <w:color w:val="741b47"/>
          <w:sz w:val="24"/>
          <w:szCs w:val="24"/>
        </w:rPr>
      </w:pPr>
      <w:sdt>
        <w:sdtPr>
          <w:id w:val="32475913"/>
          <w:tag w:val="goog_rdk_327"/>
        </w:sdtPr>
        <w:sdtContent>
          <w:r w:rsidDel="00000000" w:rsidR="00000000" w:rsidRPr="00000000">
            <w:rPr>
              <w:rFonts w:ascii="Gungsuh" w:cs="Gungsuh" w:eastAsia="Gungsuh" w:hAnsi="Gungsuh"/>
              <w:color w:val="741b47"/>
              <w:sz w:val="24"/>
              <w:szCs w:val="24"/>
              <w:rtl w:val="0"/>
            </w:rPr>
            <w:t xml:space="preserve">并以世俗菩提心为基础，培养、训练、熟悉初级利他心理。</w:t>
          </w:r>
        </w:sdtContent>
      </w:sdt>
    </w:p>
    <w:p w:rsidR="00000000" w:rsidDel="00000000" w:rsidP="00000000" w:rsidRDefault="00000000" w:rsidRPr="00000000" w14:paraId="00000262">
      <w:pPr>
        <w:pStyle w:val="Heading3"/>
        <w:keepNext w:val="0"/>
        <w:keepLines w:val="0"/>
        <w:widowControl w:val="1"/>
        <w:spacing w:after="0" w:before="0" w:line="276" w:lineRule="auto"/>
        <w:jc w:val="left"/>
        <w:rPr>
          <w:rFonts w:ascii="Times New Roman" w:cs="Times New Roman" w:eastAsia="Times New Roman" w:hAnsi="Times New Roman"/>
          <w:color w:val="741b47"/>
          <w:sz w:val="26"/>
          <w:szCs w:val="26"/>
        </w:rPr>
      </w:pPr>
      <w:bookmarkStart w:colFirst="0" w:colLast="0" w:name="_heading=h.fn3fw2b4j27r" w:id="8"/>
      <w:bookmarkEnd w:id="8"/>
      <w:r w:rsidDel="00000000" w:rsidR="00000000" w:rsidRPr="00000000">
        <w:rPr>
          <w:rFonts w:ascii="Times New Roman" w:cs="Times New Roman" w:eastAsia="Times New Roman" w:hAnsi="Times New Roman"/>
          <w:color w:val="741b47"/>
          <w:sz w:val="24"/>
          <w:szCs w:val="24"/>
          <w:rtl w:val="0"/>
        </w:rPr>
        <w:t xml:space="preserve">(2) Intermediate-Level Altruism — Conventional Bodhicitta Meditation</w:t>
      </w:r>
      <w:r w:rsidDel="00000000" w:rsidR="00000000" w:rsidRPr="00000000">
        <w:rPr>
          <w:rtl w:val="0"/>
        </w:rPr>
      </w:r>
    </w:p>
    <w:p w:rsidR="00000000" w:rsidDel="00000000" w:rsidP="00000000" w:rsidRDefault="00000000" w:rsidRPr="00000000" w14:paraId="00000263">
      <w:pPr>
        <w:widowControl w:val="1"/>
        <w:spacing w:after="240" w:before="240"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In Tongxiu Stages 3 and 4, building upon beginner-level loving-kindness meditation, practitioners study and practice </w:t>
      </w:r>
      <w:r w:rsidDel="00000000" w:rsidR="00000000" w:rsidRPr="00000000">
        <w:rPr>
          <w:rFonts w:ascii="Times New Roman" w:cs="Times New Roman" w:eastAsia="Times New Roman" w:hAnsi="Times New Roman"/>
          <w:i w:val="1"/>
          <w:iCs w:val="1"/>
          <w:color w:val="741b47"/>
          <w:sz w:val="24"/>
          <w:szCs w:val="24"/>
          <w:rtl w:val="0"/>
        </w:rPr>
        <w:t xml:space="preserve">The Medium Treatise on the Stages of the Path to Enlightenment</w:t>
      </w:r>
      <w:r w:rsidDel="00000000" w:rsidR="00000000" w:rsidRPr="00000000">
        <w:rPr>
          <w:rFonts w:ascii="Times New Roman" w:cs="Times New Roman" w:eastAsia="Times New Roman" w:hAnsi="Times New Roman"/>
          <w:color w:val="741b47"/>
          <w:sz w:val="24"/>
          <w:szCs w:val="24"/>
          <w:rtl w:val="0"/>
        </w:rPr>
        <w:t xml:space="preserve">, </w:t>
      </w:r>
      <w:r w:rsidDel="00000000" w:rsidR="00000000" w:rsidRPr="00000000">
        <w:rPr>
          <w:rFonts w:ascii="Times New Roman" w:cs="Times New Roman" w:eastAsia="Times New Roman" w:hAnsi="Times New Roman"/>
          <w:i w:val="1"/>
          <w:iCs w:val="1"/>
          <w:color w:val="741b47"/>
          <w:sz w:val="24"/>
          <w:szCs w:val="24"/>
          <w:rtl w:val="0"/>
        </w:rPr>
        <w:t xml:space="preserve">The Way of the Bodhisattva</w:t>
      </w:r>
      <w:r w:rsidDel="00000000" w:rsidR="00000000" w:rsidRPr="00000000">
        <w:rPr>
          <w:rFonts w:ascii="Times New Roman" w:cs="Times New Roman" w:eastAsia="Times New Roman" w:hAnsi="Times New Roman"/>
          <w:color w:val="741b47"/>
          <w:sz w:val="24"/>
          <w:szCs w:val="24"/>
          <w:rtl w:val="0"/>
        </w:rPr>
        <w:t xml:space="preserve">, and </w:t>
      </w:r>
      <w:r w:rsidDel="00000000" w:rsidR="00000000" w:rsidRPr="00000000">
        <w:rPr>
          <w:rFonts w:ascii="Times New Roman" w:cs="Times New Roman" w:eastAsia="Times New Roman" w:hAnsi="Times New Roman"/>
          <w:i w:val="1"/>
          <w:iCs w:val="1"/>
          <w:color w:val="741b47"/>
          <w:sz w:val="24"/>
          <w:szCs w:val="24"/>
          <w:rtl w:val="0"/>
        </w:rPr>
        <w:t xml:space="preserve">The Yogacara Bodhisattva Precepts</w:t>
      </w:r>
      <w:r w:rsidDel="00000000" w:rsidR="00000000" w:rsidRPr="00000000">
        <w:rPr>
          <w:rFonts w:ascii="Times New Roman" w:cs="Times New Roman" w:eastAsia="Times New Roman" w:hAnsi="Times New Roman"/>
          <w:color w:val="741b47"/>
          <w:sz w:val="24"/>
          <w:szCs w:val="24"/>
          <w:rtl w:val="0"/>
        </w:rPr>
        <w:t xml:space="preserve">, gradually developing genuine confidence in the Mahayana bodhisattva path.</w:t>
      </w:r>
    </w:p>
    <w:p w:rsidR="00000000" w:rsidDel="00000000" w:rsidP="00000000" w:rsidRDefault="00000000" w:rsidRPr="00000000" w14:paraId="00000264">
      <w:pPr>
        <w:widowControl w:val="1"/>
        <w:spacing w:after="240" w:before="240"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Grounded in Samantabhadra’s vows and the right view of emptiness, practitioners cultivate the Seven-Point Cause-and-Effect method and the practice of exchanging self and others. In this process, they recognize and establish the altruistic mind of no-self, equanimity, and Great Compassion, and further give rise to vast Committed Bodhicitta. Guided by bodhicitta, they engage in bodhisattva practices such as generosity and other altruistic actions.</w:t>
      </w:r>
    </w:p>
    <w:p w:rsidR="00000000" w:rsidDel="00000000" w:rsidP="00000000" w:rsidRDefault="00000000" w:rsidRPr="00000000" w14:paraId="00000265">
      <w:pPr>
        <w:widowControl w:val="1"/>
        <w:spacing w:after="240" w:before="240"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Mindsets in connection with conventional bodhicitta include: recognize, establish, cultivate, and train no-self and altruism, equanimity, and Great Compassion.</w:t>
      </w:r>
    </w:p>
    <w:p w:rsidR="00000000" w:rsidDel="00000000" w:rsidP="00000000" w:rsidRDefault="00000000" w:rsidRPr="00000000" w14:paraId="00000266">
      <w:pPr>
        <w:widowControl w:val="1"/>
        <w:spacing w:after="240" w:before="240"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Meanwhile, using conventional bodhicitta as a foundation, continue to cultivate, train, and familiarize the beginner-level altruistic mindsets.</w:t>
      </w:r>
    </w:p>
    <w:p w:rsidR="00000000" w:rsidDel="00000000" w:rsidP="00000000" w:rsidRDefault="00000000" w:rsidRPr="00000000" w14:paraId="00000267">
      <w:pPr>
        <w:widowControl w:val="1"/>
        <w:spacing w:after="240" w:line="276" w:lineRule="auto"/>
        <w:jc w:val="left"/>
        <w:rPr>
          <w:rFonts w:ascii="Times New Roman" w:cs="Times New Roman" w:eastAsia="Times New Roman" w:hAnsi="Times New Roman"/>
          <w:color w:val="741b47"/>
          <w:sz w:val="24"/>
          <w:szCs w:val="24"/>
        </w:rPr>
      </w:pPr>
      <w:sdt>
        <w:sdtPr>
          <w:id w:val="-1967993471"/>
          <w:tag w:val="goog_rdk_328"/>
        </w:sdtPr>
        <w:sdtContent>
          <w:r w:rsidDel="00000000" w:rsidR="00000000" w:rsidRPr="00000000">
            <w:rPr>
              <w:rFonts w:ascii="Gungsuh" w:cs="Gungsuh" w:eastAsia="Gungsuh" w:hAnsi="Gungsuh"/>
              <w:color w:val="741b47"/>
              <w:sz w:val="24"/>
              <w:szCs w:val="24"/>
              <w:rtl w:val="0"/>
            </w:rPr>
            <w:t xml:space="preserve">（三）高级利他一一胜义菩提心禅修 在同德第一、第二和第三阶段，在中级世俗菩提心禅修的基础上，修学《辩 中边论》《金刚经》《心经》《六祖坛经》，依唯识见、无自性空见、禅宗正见， 打破二元对立和执著，通达空性，生起胜义菩提心。依胜义菩提心修行布施等利他行，了知一切如梦如幻，认识、建立、培养、训练无所得心、无住心。</w:t>
          </w:r>
        </w:sdtContent>
      </w:sdt>
    </w:p>
    <w:p w:rsidR="00000000" w:rsidDel="00000000" w:rsidP="00000000" w:rsidRDefault="00000000" w:rsidRPr="00000000" w14:paraId="00000268">
      <w:pPr>
        <w:widowControl w:val="1"/>
        <w:spacing w:after="240" w:line="276" w:lineRule="auto"/>
        <w:jc w:val="left"/>
        <w:rPr>
          <w:rFonts w:ascii="Times New Roman" w:cs="Times New Roman" w:eastAsia="Times New Roman" w:hAnsi="Times New Roman"/>
          <w:color w:val="741b47"/>
          <w:sz w:val="24"/>
          <w:szCs w:val="24"/>
        </w:rPr>
      </w:pPr>
      <w:sdt>
        <w:sdtPr>
          <w:id w:val="1431654230"/>
          <w:tag w:val="goog_rdk_329"/>
        </w:sdtPr>
        <w:sdtContent>
          <w:r w:rsidDel="00000000" w:rsidR="00000000" w:rsidRPr="00000000">
            <w:rPr>
              <w:rFonts w:ascii="Gungsuh" w:cs="Gungsuh" w:eastAsia="Gungsuh" w:hAnsi="Gungsuh"/>
              <w:color w:val="741b47"/>
              <w:sz w:val="24"/>
              <w:szCs w:val="24"/>
              <w:rtl w:val="0"/>
            </w:rPr>
            <w:t xml:space="preserve">胜义菩提心相关心理建设：认识、建立、培养、训练无所得心、无住心。</w:t>
          </w:r>
        </w:sdtContent>
      </w:sdt>
    </w:p>
    <w:p w:rsidR="00000000" w:rsidDel="00000000" w:rsidP="00000000" w:rsidRDefault="00000000" w:rsidRPr="00000000" w14:paraId="00000269">
      <w:pPr>
        <w:widowControl w:val="1"/>
        <w:spacing w:after="240" w:line="276" w:lineRule="auto"/>
        <w:jc w:val="left"/>
        <w:rPr>
          <w:rFonts w:ascii="Times New Roman" w:cs="Times New Roman" w:eastAsia="Times New Roman" w:hAnsi="Times New Roman"/>
          <w:color w:val="741b47"/>
          <w:sz w:val="24"/>
          <w:szCs w:val="24"/>
        </w:rPr>
      </w:pPr>
      <w:sdt>
        <w:sdtPr>
          <w:id w:val="-719544904"/>
          <w:tag w:val="goog_rdk_330"/>
        </w:sdtPr>
        <w:sdtContent>
          <w:r w:rsidDel="00000000" w:rsidR="00000000" w:rsidRPr="00000000">
            <w:rPr>
              <w:rFonts w:ascii="Gungsuh" w:cs="Gungsuh" w:eastAsia="Gungsuh" w:hAnsi="Gungsuh"/>
              <w:color w:val="741b47"/>
              <w:sz w:val="24"/>
              <w:szCs w:val="24"/>
              <w:rtl w:val="0"/>
            </w:rPr>
            <w:t xml:space="preserve">并以胜义菩提心为基础，训练、熟悉、提升、圆满初级和中级利他心理。</w:t>
          </w:r>
        </w:sdtContent>
      </w:sdt>
    </w:p>
    <w:p w:rsidR="00000000" w:rsidDel="00000000" w:rsidP="00000000" w:rsidRDefault="00000000" w:rsidRPr="00000000" w14:paraId="0000026A">
      <w:pPr>
        <w:pStyle w:val="Heading3"/>
        <w:keepNext w:val="0"/>
        <w:keepLines w:val="0"/>
        <w:widowControl w:val="1"/>
        <w:spacing w:after="0" w:before="0" w:line="276" w:lineRule="auto"/>
        <w:jc w:val="left"/>
        <w:rPr>
          <w:rFonts w:ascii="Times New Roman" w:cs="Times New Roman" w:eastAsia="Times New Roman" w:hAnsi="Times New Roman"/>
          <w:color w:val="741b47"/>
          <w:sz w:val="26"/>
          <w:szCs w:val="26"/>
        </w:rPr>
      </w:pPr>
      <w:bookmarkStart w:colFirst="0" w:colLast="0" w:name="_heading=h.ppm1af4rlxan" w:id="9"/>
      <w:bookmarkEnd w:id="9"/>
      <w:r w:rsidDel="00000000" w:rsidR="00000000" w:rsidRPr="00000000">
        <w:rPr>
          <w:rFonts w:ascii="Times New Roman" w:cs="Times New Roman" w:eastAsia="Times New Roman" w:hAnsi="Times New Roman"/>
          <w:color w:val="741b47"/>
          <w:sz w:val="26"/>
          <w:szCs w:val="26"/>
          <w:rtl w:val="0"/>
        </w:rPr>
        <w:t xml:space="preserve">(3) Advanced-Level Altruism — Ultimate Bodhicitta Meditation</w:t>
      </w:r>
    </w:p>
    <w:p w:rsidR="00000000" w:rsidDel="00000000" w:rsidP="00000000" w:rsidRDefault="00000000" w:rsidRPr="00000000" w14:paraId="0000026B">
      <w:pPr>
        <w:widowControl w:val="1"/>
        <w:spacing w:after="240" w:before="240"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In Tongde Stages 1, 2, and 3, building upon intermediate-level conventional bodhicitta meditation, practitioners study and practice </w:t>
      </w:r>
      <w:r w:rsidDel="00000000" w:rsidR="00000000" w:rsidRPr="00000000">
        <w:rPr>
          <w:rFonts w:ascii="Times New Roman" w:cs="Times New Roman" w:eastAsia="Times New Roman" w:hAnsi="Times New Roman"/>
          <w:i w:val="1"/>
          <w:iCs w:val="1"/>
          <w:color w:val="741b47"/>
          <w:sz w:val="24"/>
          <w:szCs w:val="24"/>
          <w:rtl w:val="0"/>
        </w:rPr>
        <w:t xml:space="preserve">Discerning the Middle and the Extremes</w:t>
      </w:r>
      <w:r w:rsidDel="00000000" w:rsidR="00000000" w:rsidRPr="00000000">
        <w:rPr>
          <w:rFonts w:ascii="Times New Roman" w:cs="Times New Roman" w:eastAsia="Times New Roman" w:hAnsi="Times New Roman"/>
          <w:color w:val="741b47"/>
          <w:sz w:val="24"/>
          <w:szCs w:val="24"/>
          <w:rtl w:val="0"/>
        </w:rPr>
        <w:t xml:space="preserve">, </w:t>
      </w:r>
      <w:r w:rsidDel="00000000" w:rsidR="00000000" w:rsidRPr="00000000">
        <w:rPr>
          <w:rFonts w:ascii="Times New Roman" w:cs="Times New Roman" w:eastAsia="Times New Roman" w:hAnsi="Times New Roman"/>
          <w:i w:val="1"/>
          <w:iCs w:val="1"/>
          <w:color w:val="741b47"/>
          <w:sz w:val="24"/>
          <w:szCs w:val="24"/>
          <w:rtl w:val="0"/>
        </w:rPr>
        <w:t xml:space="preserve">The Diamond Sutra</w:t>
      </w:r>
      <w:r w:rsidDel="00000000" w:rsidR="00000000" w:rsidRPr="00000000">
        <w:rPr>
          <w:rFonts w:ascii="Times New Roman" w:cs="Times New Roman" w:eastAsia="Times New Roman" w:hAnsi="Times New Roman"/>
          <w:color w:val="741b47"/>
          <w:sz w:val="24"/>
          <w:szCs w:val="24"/>
          <w:rtl w:val="0"/>
        </w:rPr>
        <w:t xml:space="preserve">, </w:t>
      </w:r>
      <w:r w:rsidDel="00000000" w:rsidR="00000000" w:rsidRPr="00000000">
        <w:rPr>
          <w:rFonts w:ascii="Times New Roman" w:cs="Times New Roman" w:eastAsia="Times New Roman" w:hAnsi="Times New Roman"/>
          <w:i w:val="1"/>
          <w:iCs w:val="1"/>
          <w:color w:val="741b47"/>
          <w:sz w:val="24"/>
          <w:szCs w:val="24"/>
          <w:rtl w:val="0"/>
        </w:rPr>
        <w:t xml:space="preserve">The Heart Sutra</w:t>
      </w:r>
      <w:r w:rsidDel="00000000" w:rsidR="00000000" w:rsidRPr="00000000">
        <w:rPr>
          <w:rFonts w:ascii="Times New Roman" w:cs="Times New Roman" w:eastAsia="Times New Roman" w:hAnsi="Times New Roman"/>
          <w:color w:val="741b47"/>
          <w:sz w:val="24"/>
          <w:szCs w:val="24"/>
          <w:rtl w:val="0"/>
        </w:rPr>
        <w:t xml:space="preserve">, and </w:t>
      </w:r>
      <w:r w:rsidDel="00000000" w:rsidR="00000000" w:rsidRPr="00000000">
        <w:rPr>
          <w:rFonts w:ascii="Times New Roman" w:cs="Times New Roman" w:eastAsia="Times New Roman" w:hAnsi="Times New Roman"/>
          <w:i w:val="1"/>
          <w:iCs w:val="1"/>
          <w:color w:val="741b47"/>
          <w:sz w:val="24"/>
          <w:szCs w:val="24"/>
          <w:rtl w:val="0"/>
        </w:rPr>
        <w:t xml:space="preserve">The Platform Sutra of the Sixth Patriarch</w:t>
      </w:r>
      <w:r w:rsidDel="00000000" w:rsidR="00000000" w:rsidRPr="00000000">
        <w:rPr>
          <w:rFonts w:ascii="Times New Roman" w:cs="Times New Roman" w:eastAsia="Times New Roman" w:hAnsi="Times New Roman"/>
          <w:color w:val="741b47"/>
          <w:sz w:val="24"/>
          <w:szCs w:val="24"/>
          <w:rtl w:val="0"/>
        </w:rPr>
        <w:t xml:space="preserve">. Grounded in the Yogacara view, the view of emptiness and no-self, and the right view of Chan Buddhism, practitioners dissolve dualistic opposition and attachment, realize emptiness, and give rise to Ultimate Bodhicitta. Guided by Ultimate Bodhicitta, practitioners engage in altruistic actions such as generosity while realizing that all phenomena are like dreams and illusions. In this process, they recognize, establish, cultivate, and train the mind of no-obtain and the mind of non-abiding.</w:t>
      </w:r>
    </w:p>
    <w:p w:rsidR="00000000" w:rsidDel="00000000" w:rsidP="00000000" w:rsidRDefault="00000000" w:rsidRPr="00000000" w14:paraId="0000026C">
      <w:pPr>
        <w:widowControl w:val="1"/>
        <w:spacing w:after="240" w:before="240"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Mindsets in connection with Ultimate Bodhicitta include: recognize, establish, cultivate, and train the mind of no-obtain and the mind of non-abiding.</w:t>
      </w:r>
    </w:p>
    <w:p w:rsidR="00000000" w:rsidDel="00000000" w:rsidP="00000000" w:rsidRDefault="00000000" w:rsidRPr="00000000" w14:paraId="0000026D">
      <w:pPr>
        <w:widowControl w:val="1"/>
        <w:spacing w:after="240" w:before="240" w:line="276" w:lineRule="auto"/>
        <w:jc w:val="left"/>
        <w:rPr>
          <w:rFonts w:ascii="Times New Roman" w:cs="Times New Roman" w:eastAsia="Times New Roman" w:hAnsi="Times New Roman"/>
          <w:color w:val="a64d79"/>
          <w:sz w:val="24"/>
          <w:szCs w:val="24"/>
        </w:rPr>
      </w:pPr>
      <w:r w:rsidDel="00000000" w:rsidR="00000000" w:rsidRPr="00000000">
        <w:rPr>
          <w:rFonts w:ascii="Times New Roman" w:cs="Times New Roman" w:eastAsia="Times New Roman" w:hAnsi="Times New Roman"/>
          <w:color w:val="741b47"/>
          <w:sz w:val="24"/>
          <w:szCs w:val="24"/>
          <w:rtl w:val="0"/>
        </w:rPr>
        <w:t xml:space="preserve">Meanwhile, using Ultimate Bodhicitta as a foundation, continue to train, familiarize, elevate, and perfect the beginner-level and intermediate-level altruistic mindsets.</w:t>
      </w:r>
      <w:r w:rsidDel="00000000" w:rsidR="00000000" w:rsidRPr="00000000">
        <w:rPr>
          <w:rtl w:val="0"/>
        </w:rPr>
      </w:r>
    </w:p>
    <w:p w:rsidR="00000000" w:rsidDel="00000000" w:rsidP="00000000" w:rsidRDefault="00000000" w:rsidRPr="00000000" w14:paraId="0000026E">
      <w:pPr>
        <w:spacing w:line="276" w:lineRule="auto"/>
        <w:rPr>
          <w:rFonts w:ascii="Times New Roman" w:cs="Times New Roman" w:eastAsia="Times New Roman" w:hAnsi="Times New Roman"/>
          <w:color w:val="000000"/>
          <w:sz w:val="24"/>
          <w:szCs w:val="24"/>
        </w:rPr>
      </w:pPr>
      <w:r w:rsidDel="00000000" w:rsidR="00000000" w:rsidRPr="00000000">
        <w:rPr>
          <w:rtl w:val="0"/>
        </w:rPr>
      </w:r>
    </w:p>
    <w:sdt>
      <w:sdtPr>
        <w:id w:val="118654495"/>
        <w:tag w:val="goog_rdk_333"/>
      </w:sdtPr>
      <w:sdtContent>
        <w:p w:rsidR="00000000" w:rsidDel="00000000" w:rsidP="00000000" w:rsidRDefault="00000000" w:rsidRPr="00000000" w14:paraId="0000026F">
          <w:pPr>
            <w:spacing w:line="276" w:lineRule="auto"/>
            <w:jc w:val="center"/>
            <w:rPr>
              <w:del w:author="Audrey Peng" w:id="12" w:date="2026-04-02T01:55:08Z"/>
              <w:rFonts w:ascii="Times New Roman" w:cs="Times New Roman" w:eastAsia="Times New Roman" w:hAnsi="Times New Roman"/>
              <w:b w:val="1"/>
              <w:bCs w:val="1"/>
              <w:color w:val="000000"/>
              <w:sz w:val="24"/>
              <w:szCs w:val="24"/>
            </w:rPr>
          </w:pPr>
          <w:sdt>
            <w:sdtPr>
              <w:id w:val="208466070"/>
              <w:tag w:val="goog_rdk_332"/>
            </w:sdtPr>
            <w:sdtContent>
              <w:del w:author="Audrey Peng" w:id="12" w:date="2026-04-02T01:55:08Z">
                <w:r w:rsidDel="00000000" w:rsidR="00000000" w:rsidRPr="00000000">
                  <w:rPr>
                    <w:rFonts w:ascii="Times New Roman" w:cs="Times New Roman" w:eastAsia="Times New Roman" w:hAnsi="Times New Roman"/>
                    <w:b w:val="1"/>
                    <w:bCs w:val="1"/>
                    <w:color w:val="000000"/>
                    <w:sz w:val="24"/>
                    <w:szCs w:val="24"/>
                    <w:rtl w:val="0"/>
                  </w:rPr>
                  <w:delText xml:space="preserve">三、利他禅修</w:delText>
                </w:r>
              </w:del>
            </w:sdtContent>
          </w:sdt>
        </w:p>
      </w:sdtContent>
    </w:sdt>
    <w:sdt>
      <w:sdtPr>
        <w:id w:val="136219694"/>
        <w:tag w:val="goog_rdk_335"/>
      </w:sdtPr>
      <w:sdtContent>
        <w:p w:rsidR="00000000" w:rsidDel="00000000" w:rsidP="00000000" w:rsidRDefault="00000000" w:rsidRPr="00000000" w14:paraId="00000270">
          <w:pPr>
            <w:widowControl w:val="1"/>
            <w:spacing w:after="240" w:line="276" w:lineRule="auto"/>
            <w:jc w:val="left"/>
            <w:rPr>
              <w:del w:author="Audrey Peng" w:id="12" w:date="2026-04-02T01:55:08Z"/>
              <w:rFonts w:ascii="Times New Roman" w:cs="Times New Roman" w:eastAsia="Times New Roman" w:hAnsi="Times New Roman"/>
              <w:b w:val="1"/>
              <w:bCs w:val="1"/>
              <w:sz w:val="24"/>
              <w:szCs w:val="24"/>
            </w:rPr>
          </w:pPr>
          <w:sdt>
            <w:sdtPr>
              <w:id w:val="-1019975694"/>
              <w:tag w:val="goog_rdk_334"/>
            </w:sdtPr>
            <w:sdtContent>
              <w:del w:author="Audrey Peng" w:id="12" w:date="2026-04-02T01:55:08Z">
                <w:r w:rsidDel="00000000" w:rsidR="00000000" w:rsidRPr="00000000">
                  <w:rPr>
                    <w:rFonts w:ascii="Times New Roman" w:cs="Times New Roman" w:eastAsia="Times New Roman" w:hAnsi="Times New Roman"/>
                    <w:b w:val="1"/>
                    <w:bCs w:val="1"/>
                    <w:sz w:val="24"/>
                    <w:szCs w:val="24"/>
                    <w:rtl w:val="0"/>
                  </w:rPr>
                  <w:delText xml:space="preserve">3. Altruistic Meditation</w:delText>
                </w:r>
              </w:del>
            </w:sdtContent>
          </w:sdt>
        </w:p>
      </w:sdtContent>
    </w:sdt>
    <w:sdt>
      <w:sdtPr>
        <w:id w:val="-955224010"/>
        <w:tag w:val="goog_rdk_337"/>
      </w:sdtPr>
      <w:sdtContent>
        <w:p w:rsidR="00000000" w:rsidDel="00000000" w:rsidP="00000000" w:rsidRDefault="00000000" w:rsidRPr="00000000" w14:paraId="00000271">
          <w:pPr>
            <w:spacing w:line="276" w:lineRule="auto"/>
            <w:ind w:firstLine="480"/>
            <w:rPr>
              <w:del w:author="Audrey Peng" w:id="12" w:date="2026-04-02T01:55:08Z"/>
              <w:rFonts w:ascii="Times New Roman" w:cs="Times New Roman" w:eastAsia="Times New Roman" w:hAnsi="Times New Roman"/>
              <w:color w:val="000000"/>
              <w:sz w:val="24"/>
              <w:szCs w:val="24"/>
            </w:rPr>
          </w:pPr>
          <w:sdt>
            <w:sdtPr>
              <w:id w:val="839001435"/>
              <w:tag w:val="goog_rdk_336"/>
            </w:sdtPr>
            <w:sdtContent>
              <w:del w:author="Audrey Peng" w:id="12" w:date="2026-04-02T01:55:08Z">
                <w:r w:rsidDel="00000000" w:rsidR="00000000" w:rsidRPr="00000000">
                  <w:rPr>
                    <w:rFonts w:ascii="Times New Roman" w:cs="Times New Roman" w:eastAsia="Times New Roman" w:hAnsi="Times New Roman"/>
                    <w:color w:val="000000"/>
                    <w:sz w:val="24"/>
                    <w:szCs w:val="24"/>
                    <w:rtl w:val="0"/>
                  </w:rPr>
                  <w:delText xml:space="preserve">世界的和平，始于人类内心的宁静。当更多人有良好的心态，变得善良、慈爱、具足正念，世界才会越来越美好。</w:delText>
                </w:r>
              </w:del>
            </w:sdtContent>
          </w:sdt>
        </w:p>
      </w:sdtContent>
    </w:sdt>
    <w:sdt>
      <w:sdtPr>
        <w:id w:val="-1863790078"/>
        <w:tag w:val="goog_rdk_339"/>
      </w:sdtPr>
      <w:sdtContent>
        <w:p w:rsidR="00000000" w:rsidDel="00000000" w:rsidP="00000000" w:rsidRDefault="00000000" w:rsidRPr="00000000" w14:paraId="00000272">
          <w:pPr>
            <w:widowControl w:val="1"/>
            <w:spacing w:after="240" w:line="276" w:lineRule="auto"/>
            <w:jc w:val="left"/>
            <w:rPr>
              <w:del w:author="Audrey Peng" w:id="12" w:date="2026-04-02T01:55:08Z"/>
              <w:rFonts w:ascii="Times New Roman" w:cs="Times New Roman" w:eastAsia="Times New Roman" w:hAnsi="Times New Roman"/>
              <w:sz w:val="24"/>
              <w:szCs w:val="24"/>
            </w:rPr>
          </w:pPr>
          <w:sdt>
            <w:sdtPr>
              <w:id w:val="-323290145"/>
              <w:tag w:val="goog_rdk_338"/>
            </w:sdtPr>
            <w:sdtContent>
              <w:del w:author="Audrey Peng" w:id="12" w:date="2026-04-02T01:55:08Z">
                <w:r w:rsidDel="00000000" w:rsidR="00000000" w:rsidRPr="00000000">
                  <w:rPr>
                    <w:rFonts w:ascii="Times New Roman" w:cs="Times New Roman" w:eastAsia="Times New Roman" w:hAnsi="Times New Roman"/>
                    <w:sz w:val="24"/>
                    <w:szCs w:val="24"/>
                    <w:rtl w:val="0"/>
                  </w:rPr>
                  <w:delText xml:space="preserve">World peace begins with inner peace. When more people cultivate a positive mindset, becoming compassionate and mindful, the world will naturally become a better place.</w:delText>
                </w:r>
              </w:del>
            </w:sdtContent>
          </w:sdt>
        </w:p>
      </w:sdtContent>
    </w:sdt>
    <w:sdt>
      <w:sdtPr>
        <w:id w:val="1364383107"/>
        <w:tag w:val="goog_rdk_341"/>
      </w:sdtPr>
      <w:sdtContent>
        <w:p w:rsidR="00000000" w:rsidDel="00000000" w:rsidP="00000000" w:rsidRDefault="00000000" w:rsidRPr="00000000" w14:paraId="00000273">
          <w:pPr>
            <w:spacing w:line="276" w:lineRule="auto"/>
            <w:ind w:firstLine="480"/>
            <w:rPr>
              <w:del w:author="Audrey Peng" w:id="12" w:date="2026-04-02T01:55:08Z"/>
              <w:rFonts w:ascii="Times New Roman" w:cs="Times New Roman" w:eastAsia="Times New Roman" w:hAnsi="Times New Roman"/>
              <w:color w:val="000000"/>
              <w:sz w:val="24"/>
              <w:szCs w:val="24"/>
            </w:rPr>
          </w:pPr>
          <w:sdt>
            <w:sdtPr>
              <w:id w:val="1452853771"/>
              <w:tag w:val="goog_rdk_340"/>
            </w:sdtPr>
            <w:sdtContent>
              <w:del w:author="Audrey Peng" w:id="12" w:date="2026-04-02T01:55:08Z">
                <w:r w:rsidDel="00000000" w:rsidR="00000000" w:rsidRPr="00000000">
                  <w:rPr>
                    <w:rFonts w:ascii="Times New Roman" w:cs="Times New Roman" w:eastAsia="Times New Roman" w:hAnsi="Times New Roman"/>
                    <w:color w:val="000000"/>
                    <w:sz w:val="24"/>
                    <w:szCs w:val="24"/>
                    <w:rtl w:val="0"/>
                  </w:rPr>
                  <w:delText xml:space="preserve">静心学堂的利他禅修体系是以菩提心为核心，倡导慈悲、平等、无我，强调通过服务他人、利益大众，促进社会和谐，培养学人对自他生命的关爱与尊重，为人类追求幸福与可持续发展提供了内在的精神动力与实践路径。</w:delText>
                </w:r>
              </w:del>
            </w:sdtContent>
          </w:sdt>
        </w:p>
      </w:sdtContent>
    </w:sdt>
    <w:sdt>
      <w:sdtPr>
        <w:id w:val="-1085559037"/>
        <w:tag w:val="goog_rdk_349"/>
      </w:sdtPr>
      <w:sdtContent>
        <w:p w:rsidR="00000000" w:rsidDel="00000000" w:rsidP="00000000" w:rsidRDefault="00000000" w:rsidRPr="00000000" w14:paraId="00000274">
          <w:pPr>
            <w:widowControl w:val="1"/>
            <w:spacing w:after="240" w:line="276" w:lineRule="auto"/>
            <w:jc w:val="left"/>
            <w:rPr>
              <w:del w:author="Audrey Peng" w:id="12" w:date="2026-04-02T01:55:08Z"/>
              <w:rFonts w:ascii="Times New Roman" w:cs="Times New Roman" w:eastAsia="Times New Roman" w:hAnsi="Times New Roman"/>
              <w:sz w:val="24"/>
              <w:szCs w:val="24"/>
            </w:rPr>
          </w:pPr>
          <w:sdt>
            <w:sdtPr>
              <w:id w:val="380036233"/>
              <w:tag w:val="goog_rdk_342"/>
            </w:sdtPr>
            <w:sdtContent>
              <w:del w:author="Audrey Peng" w:id="12" w:date="2026-04-02T01:55:08Z">
                <w:r w:rsidDel="00000000" w:rsidR="00000000" w:rsidRPr="00000000">
                  <w:rPr>
                    <w:rFonts w:ascii="Times New Roman" w:cs="Times New Roman" w:eastAsia="Times New Roman" w:hAnsi="Times New Roman"/>
                    <w:sz w:val="24"/>
                    <w:szCs w:val="24"/>
                    <w:rtl w:val="0"/>
                  </w:rPr>
                  <w:delText xml:space="preserve">The Altruistic Meditation curriculum at Mindful Peace Academy is centered on bodhicitta, advocating compassion, equanimity, and </w:delText>
                </w:r>
              </w:del>
            </w:sdtContent>
          </w:sdt>
          <w:sdt>
            <w:sdtPr>
              <w:id w:val="1601215663"/>
              <w:tag w:val="goog_rdk_343"/>
            </w:sdtPr>
            <w:sdtContent>
              <w:ins w:author="Audrey Peng" w:id="13" w:date="2026-04-02T01:52:57Z">
                <w:sdt>
                  <w:sdtPr>
                    <w:id w:val="756271354"/>
                    <w:tag w:val="goog_rdk_344"/>
                  </w:sdtPr>
                  <w:sdtContent>
                    <w:del w:author="Audrey Peng" w:id="12" w:date="2026-04-02T01:55:08Z"/>
                  </w:sdtContent>
                </w:sdt>
              </w:ins>
              <w:sdt>
                <w:sdtPr>
                  <w:id w:val="1915086598"/>
                  <w:tag w:val="goog_rdk_345"/>
                </w:sdtPr>
                <w:sdtContent>
                  <w:ins w:author="Audrey Peng" w:id="13" w:date="2026-04-02T01:52:57Z">
                    <w:del w:author="Audrey Peng" w:id="12" w:date="2026-04-02T01:55:08Z">
                      <w:r w:rsidDel="00000000" w:rsidR="00000000" w:rsidRPr="00000000">
                        <w:rPr>
                          <w:rFonts w:ascii="Times New Roman" w:cs="Times New Roman" w:eastAsia="Times New Roman" w:hAnsi="Times New Roman"/>
                          <w:sz w:val="24"/>
                          <w:szCs w:val="24"/>
                          <w:rtl w:val="0"/>
                          <w:rPrChange w:author="Audrey Peng" w:id="14" w:date="2026-04-02T01:52:57Z">
                            <w:rPr>
                              <w:rFonts w:ascii="Times New Roman" w:cs="Times New Roman" w:eastAsia="Times New Roman" w:hAnsi="Times New Roman"/>
                              <w:sz w:val="24"/>
                              <w:szCs w:val="24"/>
                            </w:rPr>
                          </w:rPrChange>
                        </w:rPr>
                        <w:delText xml:space="preserve">no-self</w:delText>
                      </w:r>
                    </w:del>
                  </w:ins>
                </w:sdtContent>
              </w:sdt>
              <w:ins w:author="Audrey Peng" w:id="13" w:date="2026-04-02T01:52:57Z">
                <w:del w:author="Audrey Peng" w:id="12" w:date="2026-04-02T01:55:08Z">
                  <w:sdt>
                    <w:sdtPr>
                      <w:id w:val="75287710"/>
                      <w:tag w:val="goog_rdk_346"/>
                    </w:sdtPr>
                    <w:sdtContent>
                      <w:r w:rsidDel="00000000" w:rsidR="00000000" w:rsidRPr="00000000">
                        <w:rPr>
                          <w:rFonts w:ascii="Times New Roman" w:cs="Times New Roman" w:eastAsia="Times New Roman" w:hAnsi="Times New Roman"/>
                          <w:sz w:val="24"/>
                          <w:szCs w:val="24"/>
                          <w:rtl w:val="0"/>
                          <w:rPrChange w:author="Audrey Peng" w:id="14" w:date="2026-04-02T01:52:57Z">
                            <w:rPr>
                              <w:rFonts w:ascii="Times New Roman" w:cs="Times New Roman" w:eastAsia="Times New Roman" w:hAnsi="Times New Roman"/>
                              <w:sz w:val="24"/>
                              <w:szCs w:val="24"/>
                            </w:rPr>
                          </w:rPrChange>
                        </w:rPr>
                        <w:delText xml:space="preserve"> </w:delText>
                      </w:r>
                    </w:sdtContent>
                  </w:sdt>
                </w:del>
              </w:ins>
            </w:sdtContent>
          </w:sdt>
          <w:sdt>
            <w:sdtPr>
              <w:id w:val="1809872738"/>
              <w:tag w:val="goog_rdk_347"/>
            </w:sdtPr>
            <w:sdtContent>
              <w:del w:author="Audrey Peng" w:id="12" w:date="2026-04-02T01:55:08Z"/>
              <w:sdt>
                <w:sdtPr>
                  <w:id w:val="532548886"/>
                  <w:tag w:val="goog_rdk_348"/>
                </w:sdtPr>
                <w:sdtContent>
                  <w:del w:author="Audrey Peng" w:id="12" w:date="2026-04-02T01:55:08Z">
                    <w:r w:rsidDel="00000000" w:rsidR="00000000" w:rsidRPr="00000000">
                      <w:rPr>
                        <w:rFonts w:ascii="Times New Roman" w:cs="Times New Roman" w:eastAsia="Times New Roman" w:hAnsi="Times New Roman"/>
                        <w:sz w:val="24"/>
                        <w:szCs w:val="24"/>
                        <w:rtl w:val="0"/>
                        <w:rPrChange w:author="Audrey Peng" w:id="14" w:date="2026-04-02T01:52:57Z">
                          <w:rPr>
                            <w:rFonts w:ascii="Times New Roman" w:cs="Times New Roman" w:eastAsia="Times New Roman" w:hAnsi="Times New Roman"/>
                            <w:sz w:val="24"/>
                            <w:szCs w:val="24"/>
                          </w:rPr>
                        </w:rPrChange>
                      </w:rPr>
                      <w:delText xml:space="preserve">selflessness</w:delText>
                    </w:r>
                  </w:del>
                </w:sdtContent>
              </w:sdt>
              <w:del w:author="Audrey Peng" w:id="12" w:date="2026-04-02T01:55:08Z">
                <w:r w:rsidDel="00000000" w:rsidR="00000000" w:rsidRPr="00000000">
                  <w:rPr>
                    <w:rFonts w:ascii="Times New Roman" w:cs="Times New Roman" w:eastAsia="Times New Roman" w:hAnsi="Times New Roman"/>
                    <w:sz w:val="24"/>
                    <w:szCs w:val="24"/>
                    <w:rtl w:val="0"/>
                  </w:rPr>
                  <w:delText xml:space="preserve">. It emphasizes serving and benefiting others to promote social harmony, fostering care and respect for all. This approach provides a spiritual motivation and practical path for humanity's pursuit of happiness and sustainable development.</w:delText>
                </w:r>
              </w:del>
            </w:sdtContent>
          </w:sdt>
        </w:p>
      </w:sdtContent>
    </w:sdt>
    <w:sdt>
      <w:sdtPr>
        <w:id w:val="1970361"/>
        <w:tag w:val="goog_rdk_351"/>
      </w:sdtPr>
      <w:sdtContent>
        <w:p w:rsidR="00000000" w:rsidDel="00000000" w:rsidP="00000000" w:rsidRDefault="00000000" w:rsidRPr="00000000" w14:paraId="00000275">
          <w:pPr>
            <w:spacing w:line="276" w:lineRule="auto"/>
            <w:ind w:firstLine="480"/>
            <w:rPr>
              <w:del w:author="Audrey Peng" w:id="12" w:date="2026-04-02T01:55:08Z"/>
              <w:rFonts w:ascii="Times New Roman" w:cs="Times New Roman" w:eastAsia="Times New Roman" w:hAnsi="Times New Roman"/>
              <w:color w:val="000000"/>
              <w:sz w:val="24"/>
              <w:szCs w:val="24"/>
            </w:rPr>
          </w:pPr>
          <w:sdt>
            <w:sdtPr>
              <w:id w:val="-1168436286"/>
              <w:tag w:val="goog_rdk_350"/>
            </w:sdtPr>
            <w:sdtContent>
              <w:del w:author="Audrey Peng" w:id="12" w:date="2026-04-02T01:55:08Z">
                <w:r w:rsidDel="00000000" w:rsidR="00000000" w:rsidRPr="00000000">
                  <w:rPr>
                    <w:rFonts w:ascii="Times New Roman" w:cs="Times New Roman" w:eastAsia="Times New Roman" w:hAnsi="Times New Roman"/>
                    <w:color w:val="000000"/>
                    <w:sz w:val="24"/>
                    <w:szCs w:val="24"/>
                    <w:rtl w:val="0"/>
                  </w:rPr>
                  <w:delText xml:space="preserve">该利他禅修体系分为初、中、高三级，通过慈心禅修、大悲心禅修和无所得心的禅修次第，逐步落实愿菩提心、行菩提心（菩萨行）和胜义菩提心的修习。</w:delText>
                </w:r>
              </w:del>
            </w:sdtContent>
          </w:sdt>
        </w:p>
      </w:sdtContent>
    </w:sdt>
    <w:sdt>
      <w:sdtPr>
        <w:id w:val="1844742673"/>
        <w:tag w:val="goog_rdk_356"/>
      </w:sdtPr>
      <w:sdtContent>
        <w:p w:rsidR="00000000" w:rsidDel="00000000" w:rsidP="00000000" w:rsidRDefault="00000000" w:rsidRPr="00000000" w14:paraId="00000276">
          <w:pPr>
            <w:widowControl w:val="1"/>
            <w:spacing w:after="240" w:line="276" w:lineRule="auto"/>
            <w:jc w:val="left"/>
            <w:rPr>
              <w:del w:author="Audrey Peng" w:id="12" w:date="2026-04-02T01:55:08Z"/>
              <w:rFonts w:ascii="Times New Roman" w:cs="Times New Roman" w:eastAsia="Times New Roman" w:hAnsi="Times New Roman"/>
              <w:sz w:val="24"/>
              <w:szCs w:val="24"/>
            </w:rPr>
          </w:pPr>
          <w:sdt>
            <w:sdtPr>
              <w:id w:val="-1283772651"/>
              <w:tag w:val="goog_rdk_352"/>
            </w:sdtPr>
            <w:sdtContent>
              <w:del w:author="Audrey Peng" w:id="12" w:date="2026-04-02T01:55:08Z">
                <w:r w:rsidDel="00000000" w:rsidR="00000000" w:rsidRPr="00000000">
                  <w:rPr>
                    <w:rFonts w:ascii="Times New Roman" w:cs="Times New Roman" w:eastAsia="Times New Roman" w:hAnsi="Times New Roman"/>
                    <w:sz w:val="24"/>
                    <w:szCs w:val="24"/>
                    <w:rtl w:val="0"/>
                  </w:rPr>
                  <w:delText xml:space="preserve">The Altruistic </w:delText>
                </w:r>
              </w:del>
            </w:sdtContent>
          </w:sdt>
          <w:sdt>
            <w:sdtPr>
              <w:id w:val="166436229"/>
              <w:tag w:val="goog_rdk_353"/>
            </w:sdtPr>
            <w:sdtContent>
              <w:ins w:author="Audrey Peng" w:id="15" w:date="2026-04-02T01:53:23Z">
                <w:sdt>
                  <w:sdtPr>
                    <w:id w:val="1582907074"/>
                    <w:tag w:val="goog_rdk_354"/>
                  </w:sdtPr>
                  <w:sdtContent>
                    <w:del w:author="Audrey Peng" w:id="12" w:date="2026-04-02T01:55:08Z">
                      <w:r w:rsidDel="00000000" w:rsidR="00000000" w:rsidRPr="00000000">
                        <w:rPr>
                          <w:rFonts w:ascii="Times New Roman" w:cs="Times New Roman" w:eastAsia="Times New Roman" w:hAnsi="Times New Roman"/>
                          <w:sz w:val="24"/>
                          <w:szCs w:val="24"/>
                          <w:rtl w:val="0"/>
                        </w:rPr>
                        <w:delText xml:space="preserve">Meditation </w:delText>
                      </w:r>
                    </w:del>
                  </w:sdtContent>
                </w:sdt>
              </w:ins>
            </w:sdtContent>
          </w:sdt>
          <w:sdt>
            <w:sdtPr>
              <w:id w:val="1174351242"/>
              <w:tag w:val="goog_rdk_355"/>
            </w:sdtPr>
            <w:sdtContent>
              <w:del w:author="Audrey Peng" w:id="12" w:date="2026-04-02T01:55:08Z">
                <w:r w:rsidDel="00000000" w:rsidR="00000000" w:rsidRPr="00000000">
                  <w:rPr>
                    <w:rFonts w:ascii="Times New Roman" w:cs="Times New Roman" w:eastAsia="Times New Roman" w:hAnsi="Times New Roman"/>
                    <w:sz w:val="24"/>
                    <w:szCs w:val="24"/>
                    <w:rtl w:val="0"/>
                  </w:rPr>
                  <w:delText xml:space="preserve">curriculum is divided into three progressive levels: beginner, intermediate, and advanced. It follows a structured practice through Loving-Kindness Meditation, Great Compassion Meditation, and No-obtain Meditation. This allows practitioners to gradually cultivate aspirational bodhicitta, engaged bodhicitta (bodhisattva conducts), and ultimate bodhicitta.</w:delText>
                </w:r>
              </w:del>
            </w:sdtContent>
          </w:sdt>
        </w:p>
      </w:sdtContent>
    </w:sdt>
    <w:sdt>
      <w:sdtPr>
        <w:id w:val="-1729678205"/>
        <w:tag w:val="goog_rdk_358"/>
      </w:sdtPr>
      <w:sdtContent>
        <w:p w:rsidR="00000000" w:rsidDel="00000000" w:rsidP="00000000" w:rsidRDefault="00000000" w:rsidRPr="00000000" w14:paraId="00000277">
          <w:pPr>
            <w:spacing w:line="276" w:lineRule="auto"/>
            <w:ind w:firstLine="480"/>
            <w:rPr>
              <w:del w:author="Audrey Peng" w:id="12" w:date="2026-04-02T01:55:08Z"/>
              <w:rFonts w:ascii="Times New Roman" w:cs="Times New Roman" w:eastAsia="Times New Roman" w:hAnsi="Times New Roman"/>
              <w:color w:val="000000"/>
              <w:sz w:val="24"/>
              <w:szCs w:val="24"/>
            </w:rPr>
          </w:pPr>
          <w:sdt>
            <w:sdtPr>
              <w:id w:val="1126413524"/>
              <w:tag w:val="goog_rdk_357"/>
            </w:sdtPr>
            <w:sdtContent>
              <w:del w:author="Audrey Peng" w:id="12" w:date="2026-04-02T01:55:08Z">
                <w:r w:rsidDel="00000000" w:rsidR="00000000" w:rsidRPr="00000000">
                  <w:rPr>
                    <w:rFonts w:ascii="Times New Roman" w:cs="Times New Roman" w:eastAsia="Times New Roman" w:hAnsi="Times New Roman"/>
                    <w:color w:val="000000"/>
                    <w:sz w:val="24"/>
                    <w:szCs w:val="24"/>
                    <w:rtl w:val="0"/>
                  </w:rPr>
                  <w:delText xml:space="preserve">同喜阶段侧重初级利他禅修，主要依《初级慈经的修行》修习慈心，对自己、他人乃至一切众生建立友善关爱之心，认识、建立感恩、随喜、理解、同情、接纳、布施、悲悯心、陪伴、关爱、引导等相关心理。</w:delText>
                </w:r>
              </w:del>
            </w:sdtContent>
          </w:sdt>
        </w:p>
      </w:sdtContent>
    </w:sdt>
    <w:sdt>
      <w:sdtPr>
        <w:id w:val="-10504728"/>
        <w:tag w:val="goog_rdk_380"/>
      </w:sdtPr>
      <w:sdtContent>
        <w:p w:rsidR="00000000" w:rsidDel="00000000" w:rsidP="00000000" w:rsidRDefault="00000000" w:rsidRPr="00000000" w14:paraId="00000278">
          <w:pPr>
            <w:widowControl w:val="1"/>
            <w:spacing w:after="240" w:line="276" w:lineRule="auto"/>
            <w:jc w:val="left"/>
            <w:rPr>
              <w:del w:author="Audrey Peng" w:id="12" w:date="2026-04-02T01:55:08Z"/>
              <w:rFonts w:ascii="Times New Roman" w:cs="Times New Roman" w:eastAsia="Times New Roman" w:hAnsi="Times New Roman"/>
              <w:sz w:val="24"/>
              <w:szCs w:val="24"/>
            </w:rPr>
          </w:pPr>
          <w:sdt>
            <w:sdtPr>
              <w:id w:val="-541843135"/>
              <w:tag w:val="goog_rdk_361"/>
            </w:sdtPr>
            <w:sdtContent>
              <w:ins w:author="Audrey Peng" w:id="16" w:date="2026-04-02T01:54:38Z">
                <w:sdt>
                  <w:sdtPr>
                    <w:id w:val="-971902954"/>
                    <w:tag w:val="goog_rdk_362"/>
                  </w:sdtPr>
                  <w:sdtContent>
                    <w:del w:author="Audrey Peng" w:id="12" w:date="2026-04-02T01:55:08Z"/>
                  </w:sdtContent>
                </w:sdt>
              </w:ins>
              <w:sdt>
                <w:sdtPr>
                  <w:id w:val="-626337357"/>
                  <w:tag w:val="goog_rdk_363"/>
                </w:sdtPr>
                <w:sdtContent>
                  <w:ins w:author="Audrey Peng" w:id="16" w:date="2026-04-02T01:54:38Z">
                    <w:del w:author="Audrey Peng" w:id="12" w:date="2026-04-02T01:55:08Z">
                      <w:r w:rsidDel="00000000" w:rsidR="00000000" w:rsidRPr="00000000">
                        <w:rPr>
                          <w:rFonts w:ascii="Times New Roman" w:cs="Times New Roman" w:eastAsia="Times New Roman" w:hAnsi="Times New Roman"/>
                          <w:sz w:val="24"/>
                          <w:szCs w:val="24"/>
                          <w:rtl w:val="0"/>
                          <w:rPrChange w:author="Audrey Peng" w:id="17" w:date="2026-04-02T01:54:38Z">
                            <w:rPr>
                              <w:rFonts w:ascii="Times New Roman" w:cs="Times New Roman" w:eastAsia="Times New Roman" w:hAnsi="Times New Roman"/>
                              <w:color w:val="000000"/>
                              <w:sz w:val="24"/>
                              <w:szCs w:val="24"/>
                            </w:rPr>
                          </w:rPrChange>
                        </w:rPr>
                        <w:delText xml:space="preserve">In Tongxi Curriculum</w:delText>
                      </w:r>
                    </w:del>
                  </w:ins>
                </w:sdtContent>
              </w:sdt>
              <w:ins w:author="Audrey Peng" w:id="16" w:date="2026-04-02T01:54:38Z">
                <w:del w:author="Audrey Peng" w:id="12" w:date="2026-04-02T01:55:08Z"/>
              </w:ins>
            </w:sdtContent>
          </w:sdt>
          <w:sdt>
            <w:sdtPr>
              <w:id w:val="1095175727"/>
              <w:tag w:val="goog_rdk_364"/>
            </w:sdtPr>
            <w:sdtContent>
              <w:del w:author="Audrey Peng" w:id="12" w:date="2026-04-02T01:55:08Z"/>
              <w:sdt>
                <w:sdtPr>
                  <w:id w:val="1054194330"/>
                  <w:tag w:val="goog_rdk_365"/>
                </w:sdtPr>
                <w:sdtContent>
                  <w:del w:author="Audrey Peng" w:id="12" w:date="2026-04-02T01:55:08Z">
                    <w:r w:rsidDel="00000000" w:rsidR="00000000" w:rsidRPr="00000000">
                      <w:rPr>
                        <w:rFonts w:ascii="Times New Roman" w:cs="Times New Roman" w:eastAsia="Times New Roman" w:hAnsi="Times New Roman"/>
                        <w:sz w:val="24"/>
                        <w:szCs w:val="24"/>
                        <w:rtl w:val="0"/>
                        <w:rPrChange w:author="Audrey Peng" w:id="17" w:date="2026-04-02T01:54:38Z">
                          <w:rPr>
                            <w:rFonts w:ascii="Times New Roman" w:cs="Times New Roman" w:eastAsia="Times New Roman" w:hAnsi="Times New Roman"/>
                            <w:sz w:val="24"/>
                            <w:szCs w:val="24"/>
                          </w:rPr>
                        </w:rPrChange>
                      </w:rPr>
                      <w:delText xml:space="preserve">At the preliminary stage</w:delText>
                    </w:r>
                  </w:del>
                </w:sdtContent>
              </w:sdt>
              <w:del w:author="Audrey Peng" w:id="12" w:date="2026-04-02T01:55:08Z">
                <w:r w:rsidDel="00000000" w:rsidR="00000000" w:rsidRPr="00000000">
                  <w:rPr>
                    <w:rFonts w:ascii="Times New Roman" w:cs="Times New Roman" w:eastAsia="Times New Roman" w:hAnsi="Times New Roman"/>
                    <w:sz w:val="24"/>
                    <w:szCs w:val="24"/>
                    <w:rtl w:val="0"/>
                  </w:rPr>
                  <w:delText xml:space="preserve">, the focus is on beginner-level altruistic meditation, based on </w:delText>
                </w:r>
                <w:r w:rsidDel="00000000" w:rsidR="00000000" w:rsidRPr="00000000">
                  <w:rPr>
                    <w:rFonts w:ascii="Times New Roman" w:cs="Times New Roman" w:eastAsia="Times New Roman" w:hAnsi="Times New Roman"/>
                    <w:i w:val="1"/>
                    <w:iCs w:val="1"/>
                    <w:sz w:val="24"/>
                    <w:szCs w:val="24"/>
                    <w:rtl w:val="0"/>
                  </w:rPr>
                  <w:delText xml:space="preserve">The </w:delText>
                </w:r>
              </w:del>
            </w:sdtContent>
          </w:sdt>
          <w:sdt>
            <w:sdtPr>
              <w:id w:val="-786559631"/>
              <w:tag w:val="goog_rdk_366"/>
            </w:sdtPr>
            <w:sdtContent>
              <w:ins w:author="Audrey Peng" w:id="18" w:date="2026-04-02T01:54:52Z">
                <w:sdt>
                  <w:sdtPr>
                    <w:id w:val="-1713956756"/>
                    <w:tag w:val="goog_rdk_367"/>
                  </w:sdtPr>
                  <w:sdtContent>
                    <w:del w:author="Audrey Peng" w:id="12" w:date="2026-04-02T01:55:08Z">
                      <w:r w:rsidDel="00000000" w:rsidR="00000000" w:rsidRPr="00000000">
                        <w:rPr>
                          <w:rFonts w:ascii="Times New Roman" w:cs="Times New Roman" w:eastAsia="Times New Roman" w:hAnsi="Times New Roman"/>
                          <w:i w:val="1"/>
                          <w:iCs w:val="1"/>
                          <w:sz w:val="24"/>
                          <w:szCs w:val="24"/>
                          <w:rtl w:val="0"/>
                        </w:rPr>
                        <w:delText xml:space="preserve">Beginner-level</w:delText>
                      </w:r>
                    </w:del>
                  </w:sdtContent>
                </w:sdt>
              </w:ins>
            </w:sdtContent>
          </w:sdt>
          <w:sdt>
            <w:sdtPr>
              <w:id w:val="467078216"/>
              <w:tag w:val="goog_rdk_368"/>
            </w:sdtPr>
            <w:sdtContent>
              <w:del w:author="Audrey Peng" w:id="12" w:date="2026-04-02T01:55:08Z">
                <w:r w:rsidDel="00000000" w:rsidR="00000000" w:rsidRPr="00000000">
                  <w:rPr>
                    <w:rFonts w:ascii="Times New Roman" w:cs="Times New Roman" w:eastAsia="Times New Roman" w:hAnsi="Times New Roman"/>
                    <w:i w:val="1"/>
                    <w:iCs w:val="1"/>
                    <w:sz w:val="24"/>
                    <w:szCs w:val="24"/>
                    <w:rtl w:val="0"/>
                  </w:rPr>
                  <w:delText xml:space="preserve">Introductory</w:delText>
                </w:r>
                <w:r w:rsidDel="00000000" w:rsidR="00000000" w:rsidRPr="00000000">
                  <w:rPr>
                    <w:rFonts w:ascii="Times New Roman" w:cs="Times New Roman" w:eastAsia="Times New Roman" w:hAnsi="Times New Roman"/>
                    <w:i w:val="1"/>
                    <w:iCs w:val="1"/>
                    <w:sz w:val="24"/>
                    <w:szCs w:val="24"/>
                    <w:rtl w:val="0"/>
                  </w:rPr>
                  <w:delText xml:space="preserve"> Practice of the Metta Sutta. </w:delText>
                </w:r>
                <w:r w:rsidDel="00000000" w:rsidR="00000000" w:rsidRPr="00000000">
                  <w:rPr>
                    <w:rFonts w:ascii="Times New Roman" w:cs="Times New Roman" w:eastAsia="Times New Roman" w:hAnsi="Times New Roman"/>
                    <w:sz w:val="24"/>
                    <w:szCs w:val="24"/>
                    <w:rtl w:val="0"/>
                  </w:rPr>
                  <w:delText xml:space="preserve">Practitioners develop a friendly and caring </w:delText>
                </w:r>
              </w:del>
            </w:sdtContent>
          </w:sdt>
          <w:sdt>
            <w:sdtPr>
              <w:id w:val="1288500810"/>
              <w:tag w:val="goog_rdk_369"/>
            </w:sdtPr>
            <w:sdtContent>
              <w:ins w:author="Audrey Peng" w:id="12" w:date="2026-04-02T01:55:08Z">
                <w:sdt>
                  <w:sdtPr>
                    <w:id w:val="2065902082"/>
                    <w:tag w:val="goog_rdk_370"/>
                  </w:sdtPr>
                  <w:sdtContent>
                    <w:del w:author="Audrey Peng" w:id="12" w:date="2026-04-02T01:55:08Z">
                      <w:r w:rsidDel="00000000" w:rsidR="00000000" w:rsidRPr="00000000">
                        <w:rPr>
                          <w:rFonts w:ascii="Times New Roman" w:cs="Times New Roman" w:eastAsia="Times New Roman" w:hAnsi="Times New Roman"/>
                          <w:sz w:val="24"/>
                          <w:szCs w:val="24"/>
                          <w:rtl w:val="0"/>
                        </w:rPr>
                        <w:delText xml:space="preserve">mind</w:delText>
                      </w:r>
                    </w:del>
                  </w:sdtContent>
                </w:sdt>
              </w:ins>
            </w:sdtContent>
          </w:sdt>
          <w:sdt>
            <w:sdtPr>
              <w:id w:val="-1530195280"/>
              <w:tag w:val="goog_rdk_371"/>
            </w:sdtPr>
            <w:sdtContent>
              <w:del w:author="Audrey Peng" w:id="12" w:date="2026-04-02T01:55:08Z">
                <w:r w:rsidDel="00000000" w:rsidR="00000000" w:rsidRPr="00000000">
                  <w:rPr>
                    <w:rFonts w:ascii="Times New Roman" w:cs="Times New Roman" w:eastAsia="Times New Roman" w:hAnsi="Times New Roman"/>
                    <w:sz w:val="24"/>
                    <w:szCs w:val="24"/>
                    <w:rtl w:val="0"/>
                  </w:rPr>
                  <w:delText xml:space="preserve">heart toward themselves, others, and all living beings. This practice </w:delText>
                </w:r>
              </w:del>
            </w:sdtContent>
          </w:sdt>
          <w:sdt>
            <w:sdtPr>
              <w:id w:val="1749122"/>
              <w:tag w:val="goog_rdk_372"/>
            </w:sdtPr>
            <w:sdtContent>
              <w:ins w:author="Audrey Peng" w:id="19" w:date="2026-04-02T01:55:28Z">
                <w:sdt>
                  <w:sdtPr>
                    <w:id w:val="167817689"/>
                    <w:tag w:val="goog_rdk_373"/>
                  </w:sdtPr>
                  <w:sdtContent>
                    <w:del w:author="Audrey Peng" w:id="12" w:date="2026-04-02T01:55:08Z">
                      <w:r w:rsidDel="00000000" w:rsidR="00000000" w:rsidRPr="00000000">
                        <w:rPr>
                          <w:rFonts w:ascii="Times New Roman" w:cs="Times New Roman" w:eastAsia="Times New Roman" w:hAnsi="Times New Roman"/>
                          <w:sz w:val="24"/>
                          <w:szCs w:val="24"/>
                          <w:rtl w:val="0"/>
                        </w:rPr>
                        <w:delText xml:space="preserve">allows practitioners to recognize and establish mindsets of </w:delText>
                      </w:r>
                    </w:del>
                  </w:sdtContent>
                </w:sdt>
              </w:ins>
            </w:sdtContent>
          </w:sdt>
          <w:sdt>
            <w:sdtPr>
              <w:id w:val="1362914587"/>
              <w:tag w:val="goog_rdk_374"/>
            </w:sdtPr>
            <w:sdtContent>
              <w:del w:author="Audrey Peng" w:id="12" w:date="2026-04-02T01:55:08Z">
                <w:r w:rsidDel="00000000" w:rsidR="00000000" w:rsidRPr="00000000">
                  <w:rPr>
                    <w:rFonts w:ascii="Times New Roman" w:cs="Times New Roman" w:eastAsia="Times New Roman" w:hAnsi="Times New Roman"/>
                    <w:sz w:val="24"/>
                    <w:szCs w:val="24"/>
                    <w:rtl w:val="0"/>
                  </w:rPr>
                  <w:delText xml:space="preserve">nurtures </w:delText>
                </w:r>
                <w:r w:rsidDel="00000000" w:rsidR="00000000" w:rsidRPr="00000000">
                  <w:rPr>
                    <w:rFonts w:ascii="Times New Roman" w:cs="Times New Roman" w:eastAsia="Times New Roman" w:hAnsi="Times New Roman"/>
                    <w:sz w:val="24"/>
                    <w:szCs w:val="24"/>
                    <w:rtl w:val="0"/>
                  </w:rPr>
                  <w:delText xml:space="preserve">gratitude, rejoicing</w:delText>
                </w:r>
              </w:del>
              <w:sdt>
                <w:sdtPr>
                  <w:id w:val="-1873014315"/>
                  <w:tag w:val="goog_rdk_375"/>
                </w:sdtPr>
                <w:sdtContent>
                  <w:commentRangeStart w:id="5"/>
                </w:sdtContent>
              </w:sdt>
              <w:del w:author="Audrey Peng" w:id="12" w:date="2026-04-02T01:55:08Z">
                <w:r w:rsidDel="00000000" w:rsidR="00000000" w:rsidRPr="00000000">
                  <w:rPr>
                    <w:rFonts w:ascii="Times New Roman" w:cs="Times New Roman" w:eastAsia="Times New Roman" w:hAnsi="Times New Roman"/>
                    <w:sz w:val="24"/>
                    <w:szCs w:val="24"/>
                    <w:rtl w:val="0"/>
                  </w:rPr>
                  <w:delText xml:space="preserve"> in others' happiness</w:delText>
                </w:r>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delText xml:space="preserve">, understanding, </w:delText>
                </w:r>
              </w:del>
            </w:sdtContent>
          </w:sdt>
          <w:sdt>
            <w:sdtPr>
              <w:id w:val="-982206691"/>
              <w:tag w:val="goog_rdk_376"/>
            </w:sdtPr>
            <w:sdtContent>
              <w:ins w:author="Audrey Peng" w:id="20" w:date="2026-04-02T01:57:00Z">
                <w:sdt>
                  <w:sdtPr>
                    <w:id w:val="-180901814"/>
                    <w:tag w:val="goog_rdk_377"/>
                  </w:sdtPr>
                  <w:sdtContent>
                    <w:del w:author="Audrey Peng" w:id="12" w:date="2026-04-02T01:55:08Z"/>
                  </w:sdtContent>
                </w:sdt>
              </w:ins>
              <w:sdt>
                <w:sdtPr>
                  <w:id w:val="1913580430"/>
                  <w:tag w:val="goog_rdk_378"/>
                </w:sdtPr>
                <w:sdtContent>
                  <w:commentRangeStart w:id="6"/>
                </w:sdtContent>
              </w:sdt>
              <w:ins w:author="Audrey Peng" w:id="20" w:date="2026-04-02T01:57:00Z">
                <w:del w:author="Audrey Peng" w:id="12" w:date="2026-04-02T01:55:08Z">
                  <w:r w:rsidDel="00000000" w:rsidR="00000000" w:rsidRPr="00000000">
                    <w:rPr>
                      <w:rFonts w:ascii="Times New Roman" w:cs="Times New Roman" w:eastAsia="Times New Roman" w:hAnsi="Times New Roman"/>
                      <w:sz w:val="24"/>
                      <w:szCs w:val="24"/>
                      <w:rtl w:val="0"/>
                    </w:rPr>
                    <w:delText xml:space="preserve">sympathy</w:delText>
                  </w:r>
                </w:del>
              </w:ins>
            </w:sdtContent>
          </w:sdt>
          <w:sdt>
            <w:sdtPr>
              <w:id w:val="-4485999"/>
              <w:tag w:val="goog_rdk_379"/>
            </w:sdtPr>
            <w:sdtContent>
              <w:del w:author="Audrey Peng" w:id="12" w:date="2026-04-02T01:55:08Z">
                <w:commentRangeEnd w:id="6"/>
                <w:r w:rsidDel="00000000" w:rsidR="00000000" w:rsidRPr="00000000">
                  <w:commentReference w:id="6"/>
                </w:r>
                <w:r w:rsidDel="00000000" w:rsidR="00000000" w:rsidRPr="00000000">
                  <w:rPr>
                    <w:rFonts w:ascii="Times New Roman" w:cs="Times New Roman" w:eastAsia="Times New Roman" w:hAnsi="Times New Roman"/>
                    <w:sz w:val="24"/>
                    <w:szCs w:val="24"/>
                    <w:rtl w:val="0"/>
                  </w:rPr>
                  <w:delText xml:space="preserve">empathy</w:delText>
                </w:r>
                <w:r w:rsidDel="00000000" w:rsidR="00000000" w:rsidRPr="00000000">
                  <w:rPr>
                    <w:rFonts w:ascii="Times New Roman" w:cs="Times New Roman" w:eastAsia="Times New Roman" w:hAnsi="Times New Roman"/>
                    <w:sz w:val="24"/>
                    <w:szCs w:val="24"/>
                    <w:rtl w:val="0"/>
                  </w:rPr>
                  <w:delText xml:space="preserve">, acceptance, generosity, compassion, companionship, care, and guidance.</w:delText>
                </w:r>
              </w:del>
            </w:sdtContent>
          </w:sdt>
        </w:p>
      </w:sdtContent>
    </w:sdt>
    <w:p w:rsidR="00000000" w:rsidDel="00000000" w:rsidP="00000000" w:rsidRDefault="00000000" w:rsidRPr="00000000" w14:paraId="00000279">
      <w:pPr>
        <w:widowControl w:val="1"/>
        <w:spacing w:after="24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line="276" w:lineRule="auto"/>
        <w:jc w:val="left"/>
        <w:rPr>
          <w:rFonts w:ascii="Times New Roman" w:cs="Times New Roman" w:eastAsia="Times New Roman" w:hAnsi="Times New Roman"/>
          <w:color w:val="741b47"/>
          <w:sz w:val="32"/>
          <w:szCs w:val="32"/>
        </w:rPr>
      </w:pPr>
      <w:sdt>
        <w:sdtPr>
          <w:id w:val="-2096620433"/>
          <w:tag w:val="goog_rdk_381"/>
        </w:sdtPr>
        <w:sdtContent>
          <w:r w:rsidDel="00000000" w:rsidR="00000000" w:rsidRPr="00000000">
            <w:rPr>
              <w:rFonts w:ascii="Gungsuh" w:cs="Gungsuh" w:eastAsia="Gungsuh" w:hAnsi="Gungsuh"/>
              <w:color w:val="741b47"/>
              <w:sz w:val="32"/>
              <w:szCs w:val="32"/>
              <w:rtl w:val="0"/>
            </w:rPr>
            <w:t xml:space="preserve">四、止禅与观禅</w:t>
          </w:r>
        </w:sdtContent>
      </w:sdt>
    </w:p>
    <w:p w:rsidR="00000000" w:rsidDel="00000000" w:rsidP="00000000" w:rsidRDefault="00000000" w:rsidRPr="00000000" w14:paraId="0000027B">
      <w:pPr>
        <w:spacing w:line="276" w:lineRule="auto"/>
        <w:jc w:val="left"/>
        <w:rPr>
          <w:rFonts w:ascii="Times New Roman" w:cs="Times New Roman" w:eastAsia="Times New Roman" w:hAnsi="Times New Roman"/>
          <w:color w:val="741b47"/>
          <w:sz w:val="32"/>
          <w:szCs w:val="32"/>
        </w:rPr>
      </w:pPr>
      <w:r w:rsidDel="00000000" w:rsidR="00000000" w:rsidRPr="00000000">
        <w:rPr>
          <w:rFonts w:ascii="Times New Roman" w:cs="Times New Roman" w:eastAsia="Times New Roman" w:hAnsi="Times New Roman"/>
          <w:color w:val="741b47"/>
          <w:sz w:val="32"/>
          <w:szCs w:val="32"/>
          <w:rtl w:val="0"/>
        </w:rPr>
        <w:t xml:space="preserve">Calm Abiding (Samatha) and Insight (Vipassana)</w:t>
      </w:r>
    </w:p>
    <w:p w:rsidR="00000000" w:rsidDel="00000000" w:rsidP="00000000" w:rsidRDefault="00000000" w:rsidRPr="00000000" w14:paraId="0000027C">
      <w:pPr>
        <w:spacing w:line="276" w:lineRule="auto"/>
        <w:jc w:val="left"/>
        <w:rPr>
          <w:rFonts w:ascii="Times New Roman" w:cs="Times New Roman" w:eastAsia="Times New Roman" w:hAnsi="Times New Roman"/>
          <w:color w:val="741b47"/>
          <w:sz w:val="24"/>
          <w:szCs w:val="24"/>
        </w:rPr>
      </w:pPr>
      <w:sdt>
        <w:sdtPr>
          <w:id w:val="1537339143"/>
          <w:tag w:val="goog_rdk_382"/>
        </w:sdtPr>
        <w:sdtContent>
          <w:r w:rsidDel="00000000" w:rsidR="00000000" w:rsidRPr="00000000">
            <w:rPr>
              <w:rFonts w:ascii="Gungsuh" w:cs="Gungsuh" w:eastAsia="Gungsuh" w:hAnsi="Gungsuh"/>
              <w:color w:val="741b47"/>
              <w:sz w:val="24"/>
              <w:szCs w:val="24"/>
              <w:rtl w:val="0"/>
            </w:rPr>
            <w:t xml:space="preserve">正念禅修依托《大念处经》，立足四念处，通过对身受心法的观察，培养专</w:t>
          </w:r>
        </w:sdtContent>
      </w:sdt>
    </w:p>
    <w:p w:rsidR="00000000" w:rsidDel="00000000" w:rsidP="00000000" w:rsidRDefault="00000000" w:rsidRPr="00000000" w14:paraId="0000027D">
      <w:pPr>
        <w:spacing w:line="276" w:lineRule="auto"/>
        <w:jc w:val="left"/>
        <w:rPr>
          <w:rFonts w:ascii="Times New Roman" w:cs="Times New Roman" w:eastAsia="Times New Roman" w:hAnsi="Times New Roman"/>
          <w:color w:val="741b47"/>
          <w:sz w:val="24"/>
          <w:szCs w:val="24"/>
        </w:rPr>
      </w:pPr>
      <w:sdt>
        <w:sdtPr>
          <w:id w:val="1824438000"/>
          <w:tag w:val="goog_rdk_383"/>
        </w:sdtPr>
        <w:sdtContent>
          <w:r w:rsidDel="00000000" w:rsidR="00000000" w:rsidRPr="00000000">
            <w:rPr>
              <w:rFonts w:ascii="Gungsuh" w:cs="Gungsuh" w:eastAsia="Gungsuh" w:hAnsi="Gungsuh"/>
              <w:color w:val="741b47"/>
              <w:sz w:val="24"/>
              <w:szCs w:val="24"/>
              <w:rtl w:val="0"/>
            </w:rPr>
            <w:t xml:space="preserve">注力和觉知力。在止禅和观禅的训练中，完成定和慧的修行。</w:t>
          </w:r>
        </w:sdtContent>
      </w:sdt>
    </w:p>
    <w:p w:rsidR="00000000" w:rsidDel="00000000" w:rsidP="00000000" w:rsidRDefault="00000000" w:rsidRPr="00000000" w14:paraId="0000027E">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Mindfulness meditation, based on the </w:t>
      </w:r>
      <w:sdt>
        <w:sdtPr>
          <w:id w:val="-1949522568"/>
          <w:tag w:val="goog_rdk_384"/>
        </w:sdtPr>
        <w:sdtContent>
          <w:r w:rsidDel="00000000" w:rsidR="00000000" w:rsidRPr="00000000">
            <w:rPr>
              <w:rFonts w:ascii="Times New Roman" w:cs="Times New Roman" w:eastAsia="Times New Roman" w:hAnsi="Times New Roman"/>
              <w:i w:val="1"/>
              <w:iCs w:val="1"/>
              <w:color w:val="741b47"/>
              <w:sz w:val="24"/>
              <w:szCs w:val="24"/>
              <w:rtl w:val="0"/>
              <w:rPrChange w:author="Audrey Peng" w:id="21" w:date="2026-04-02T01:57:43Z">
                <w:rPr>
                  <w:rFonts w:ascii="Times New Roman" w:cs="Times New Roman" w:eastAsia="Times New Roman" w:hAnsi="Times New Roman"/>
                  <w:color w:val="741b47"/>
                  <w:sz w:val="24"/>
                  <w:szCs w:val="24"/>
                </w:rPr>
              </w:rPrChange>
            </w:rPr>
            <w:t xml:space="preserve">Satipatthana Sutta</w:t>
          </w:r>
        </w:sdtContent>
      </w:sdt>
      <w:r w:rsidDel="00000000" w:rsidR="00000000" w:rsidRPr="00000000">
        <w:rPr>
          <w:rFonts w:ascii="Times New Roman" w:cs="Times New Roman" w:eastAsia="Times New Roman" w:hAnsi="Times New Roman"/>
          <w:color w:val="741b47"/>
          <w:sz w:val="24"/>
          <w:szCs w:val="24"/>
          <w:rtl w:val="0"/>
        </w:rPr>
        <w:t xml:space="preserve">, centers on the Four Foundations of Mindfulness—observing the body, feelings, mind, and dharmas (phenomena)—to cultivate concentration and awareness.</w:t>
      </w:r>
    </w:p>
    <w:p w:rsidR="00000000" w:rsidDel="00000000" w:rsidP="00000000" w:rsidRDefault="00000000" w:rsidRPr="00000000" w14:paraId="0000027F">
      <w:pPr>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280">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Through the training of calm abiding (samatha) and insight (vipassana), one completes the cultivation of </w:t>
      </w:r>
      <w:sdt>
        <w:sdtPr>
          <w:id w:val="1850105156"/>
          <w:tag w:val="goog_rdk_385"/>
        </w:sdtPr>
        <w:sdtContent>
          <w:r w:rsidDel="00000000" w:rsidR="00000000" w:rsidRPr="00000000">
            <w:rPr>
              <w:rFonts w:ascii="Times New Roman" w:cs="Times New Roman" w:eastAsia="Times New Roman" w:hAnsi="Times New Roman"/>
              <w:i w:val="1"/>
              <w:iCs w:val="1"/>
              <w:color w:val="741b47"/>
              <w:sz w:val="24"/>
              <w:szCs w:val="24"/>
              <w:rtl w:val="0"/>
              <w:rPrChange w:author="Audrey Peng" w:id="22" w:date="2026-04-02T01:58:16Z">
                <w:rPr>
                  <w:rFonts w:ascii="Times New Roman" w:cs="Times New Roman" w:eastAsia="Times New Roman" w:hAnsi="Times New Roman"/>
                  <w:color w:val="741b47"/>
                  <w:sz w:val="24"/>
                  <w:szCs w:val="24"/>
                </w:rPr>
              </w:rPrChange>
            </w:rPr>
            <w:t xml:space="preserve">samadhi</w:t>
          </w:r>
        </w:sdtContent>
      </w:sdt>
      <w:r w:rsidDel="00000000" w:rsidR="00000000" w:rsidRPr="00000000">
        <w:rPr>
          <w:rFonts w:ascii="Times New Roman" w:cs="Times New Roman" w:eastAsia="Times New Roman" w:hAnsi="Times New Roman"/>
          <w:color w:val="741b47"/>
          <w:sz w:val="24"/>
          <w:szCs w:val="24"/>
          <w:rtl w:val="0"/>
        </w:rPr>
        <w:t xml:space="preserve"> (meditative stability) and </w:t>
      </w:r>
      <w:sdt>
        <w:sdtPr>
          <w:id w:val="2077881358"/>
          <w:tag w:val="goog_rdk_386"/>
        </w:sdtPr>
        <w:sdtContent>
          <w:r w:rsidDel="00000000" w:rsidR="00000000" w:rsidRPr="00000000">
            <w:rPr>
              <w:rFonts w:ascii="Times New Roman" w:cs="Times New Roman" w:eastAsia="Times New Roman" w:hAnsi="Times New Roman"/>
              <w:i w:val="1"/>
              <w:iCs w:val="1"/>
              <w:color w:val="741b47"/>
              <w:sz w:val="24"/>
              <w:szCs w:val="24"/>
              <w:rtl w:val="0"/>
              <w:rPrChange w:author="Audrey Peng" w:id="23" w:date="2026-04-02T01:58:18Z">
                <w:rPr>
                  <w:rFonts w:ascii="Times New Roman" w:cs="Times New Roman" w:eastAsia="Times New Roman" w:hAnsi="Times New Roman"/>
                  <w:color w:val="741b47"/>
                  <w:sz w:val="24"/>
                  <w:szCs w:val="24"/>
                </w:rPr>
              </w:rPrChange>
            </w:rPr>
            <w:t xml:space="preserve">prajna</w:t>
          </w:r>
        </w:sdtContent>
      </w:sdt>
      <w:r w:rsidDel="00000000" w:rsidR="00000000" w:rsidRPr="00000000">
        <w:rPr>
          <w:rFonts w:ascii="Times New Roman" w:cs="Times New Roman" w:eastAsia="Times New Roman" w:hAnsi="Times New Roman"/>
          <w:color w:val="741b47"/>
          <w:sz w:val="24"/>
          <w:szCs w:val="24"/>
          <w:rtl w:val="0"/>
        </w:rPr>
        <w:t xml:space="preserve"> (wisdom).</w:t>
      </w:r>
    </w:p>
    <w:p w:rsidR="00000000" w:rsidDel="00000000" w:rsidP="00000000" w:rsidRDefault="00000000" w:rsidRPr="00000000" w14:paraId="00000281">
      <w:pPr>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282">
      <w:pPr>
        <w:spacing w:line="276" w:lineRule="auto"/>
        <w:jc w:val="left"/>
        <w:rPr>
          <w:rFonts w:ascii="Times New Roman" w:cs="Times New Roman" w:eastAsia="Times New Roman" w:hAnsi="Times New Roman"/>
          <w:color w:val="741b47"/>
          <w:sz w:val="24"/>
          <w:szCs w:val="24"/>
        </w:rPr>
      </w:pPr>
      <w:sdt>
        <w:sdtPr>
          <w:id w:val="1033554082"/>
          <w:tag w:val="goog_rdk_387"/>
        </w:sdtPr>
        <w:sdtContent>
          <w:r w:rsidDel="00000000" w:rsidR="00000000" w:rsidRPr="00000000">
            <w:rPr>
              <w:rFonts w:ascii="Gungsuh" w:cs="Gungsuh" w:eastAsia="Gungsuh" w:hAnsi="Gungsuh"/>
              <w:color w:val="741b47"/>
              <w:sz w:val="24"/>
              <w:szCs w:val="24"/>
              <w:rtl w:val="0"/>
            </w:rPr>
            <w:t xml:space="preserve">（一）止禅修习——九住心之七</w:t>
          </w:r>
        </w:sdtContent>
      </w:sdt>
    </w:p>
    <w:p w:rsidR="00000000" w:rsidDel="00000000" w:rsidP="00000000" w:rsidRDefault="00000000" w:rsidRPr="00000000" w14:paraId="00000283">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Cultivation of Calm Abiding — Seven of the Nine Stages of Samatha</w:t>
      </w:r>
    </w:p>
    <w:p w:rsidR="00000000" w:rsidDel="00000000" w:rsidP="00000000" w:rsidRDefault="00000000" w:rsidRPr="00000000" w14:paraId="00000284">
      <w:pPr>
        <w:spacing w:line="276" w:lineRule="auto"/>
        <w:jc w:val="left"/>
        <w:rPr>
          <w:rFonts w:ascii="Times New Roman" w:cs="Times New Roman" w:eastAsia="Times New Roman" w:hAnsi="Times New Roman"/>
          <w:color w:val="741b47"/>
          <w:sz w:val="24"/>
          <w:szCs w:val="24"/>
        </w:rPr>
      </w:pPr>
      <w:sdt>
        <w:sdtPr>
          <w:id w:val="508597108"/>
          <w:tag w:val="goog_rdk_388"/>
        </w:sdtPr>
        <w:sdtContent>
          <w:r w:rsidDel="00000000" w:rsidR="00000000" w:rsidRPr="00000000">
            <w:rPr>
              <w:rFonts w:ascii="Gungsuh" w:cs="Gungsuh" w:eastAsia="Gungsuh" w:hAnsi="Gungsuh"/>
              <w:color w:val="741b47"/>
              <w:sz w:val="24"/>
              <w:szCs w:val="24"/>
              <w:rtl w:val="0"/>
            </w:rPr>
            <w:t xml:space="preserve">第一内住：选择一个善所缘，开始安住。</w:t>
          </w:r>
        </w:sdtContent>
      </w:sdt>
    </w:p>
    <w:p w:rsidR="00000000" w:rsidDel="00000000" w:rsidP="00000000" w:rsidRDefault="00000000" w:rsidRPr="00000000" w14:paraId="00000285">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1. Placement of the mind</w:t>
      </w:r>
    </w:p>
    <w:p w:rsidR="00000000" w:rsidDel="00000000" w:rsidP="00000000" w:rsidRDefault="00000000" w:rsidRPr="00000000" w14:paraId="00000286">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Select a wholesome object of meditation and begin to settle the mind upon it.</w:t>
      </w:r>
    </w:p>
    <w:p w:rsidR="00000000" w:rsidDel="00000000" w:rsidP="00000000" w:rsidRDefault="00000000" w:rsidRPr="00000000" w14:paraId="00000287">
      <w:pPr>
        <w:spacing w:line="276" w:lineRule="auto"/>
        <w:jc w:val="left"/>
        <w:rPr>
          <w:rFonts w:ascii="Times New Roman" w:cs="Times New Roman" w:eastAsia="Times New Roman" w:hAnsi="Times New Roman"/>
          <w:color w:val="741b47"/>
          <w:sz w:val="24"/>
          <w:szCs w:val="24"/>
        </w:rPr>
      </w:pPr>
      <w:sdt>
        <w:sdtPr>
          <w:id w:val="-295860328"/>
          <w:tag w:val="goog_rdk_389"/>
        </w:sdtPr>
        <w:sdtContent>
          <w:r w:rsidDel="00000000" w:rsidR="00000000" w:rsidRPr="00000000">
            <w:rPr>
              <w:rFonts w:ascii="Gungsuh" w:cs="Gungsuh" w:eastAsia="Gungsuh" w:hAnsi="Gungsuh"/>
              <w:color w:val="741b47"/>
              <w:sz w:val="24"/>
              <w:szCs w:val="24"/>
              <w:rtl w:val="0"/>
            </w:rPr>
            <w:t xml:space="preserve">第二等住（续住）：持续安住，不令散乱。</w:t>
          </w:r>
        </w:sdtContent>
      </w:sdt>
    </w:p>
    <w:p w:rsidR="00000000" w:rsidDel="00000000" w:rsidP="00000000" w:rsidRDefault="00000000" w:rsidRPr="00000000" w14:paraId="00000288">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2. Continuous attention</w:t>
      </w:r>
    </w:p>
    <w:p w:rsidR="00000000" w:rsidDel="00000000" w:rsidP="00000000" w:rsidRDefault="00000000" w:rsidRPr="00000000" w14:paraId="00000289">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Maintain continuous attention on the object, preventing distraction.</w:t>
      </w:r>
    </w:p>
    <w:p w:rsidR="00000000" w:rsidDel="00000000" w:rsidP="00000000" w:rsidRDefault="00000000" w:rsidRPr="00000000" w14:paraId="0000028A">
      <w:pPr>
        <w:spacing w:line="276" w:lineRule="auto"/>
        <w:jc w:val="left"/>
        <w:rPr>
          <w:rFonts w:ascii="Times New Roman" w:cs="Times New Roman" w:eastAsia="Times New Roman" w:hAnsi="Times New Roman"/>
          <w:color w:val="741b47"/>
          <w:sz w:val="24"/>
          <w:szCs w:val="24"/>
        </w:rPr>
      </w:pPr>
      <w:sdt>
        <w:sdtPr>
          <w:id w:val="1487834513"/>
          <w:tag w:val="goog_rdk_390"/>
        </w:sdtPr>
        <w:sdtContent>
          <w:r w:rsidDel="00000000" w:rsidR="00000000" w:rsidRPr="00000000">
            <w:rPr>
              <w:rFonts w:ascii="Gungsuh" w:cs="Gungsuh" w:eastAsia="Gungsuh" w:hAnsi="Gungsuh"/>
              <w:color w:val="741b47"/>
              <w:sz w:val="24"/>
              <w:szCs w:val="24"/>
              <w:rtl w:val="0"/>
            </w:rPr>
            <w:t xml:space="preserve">第三安住：出现散乱后能快速觉知，继续安住善所缘。</w:t>
          </w:r>
        </w:sdtContent>
      </w:sdt>
    </w:p>
    <w:p w:rsidR="00000000" w:rsidDel="00000000" w:rsidP="00000000" w:rsidRDefault="00000000" w:rsidRPr="00000000" w14:paraId="0000028B">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3. Repeated attention</w:t>
      </w:r>
    </w:p>
    <w:p w:rsidR="00000000" w:rsidDel="00000000" w:rsidP="00000000" w:rsidRDefault="00000000" w:rsidRPr="00000000" w14:paraId="0000028C">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When distraction arises, quickly recognize it and return to the chosen object.</w:t>
      </w:r>
    </w:p>
    <w:p w:rsidR="00000000" w:rsidDel="00000000" w:rsidP="00000000" w:rsidRDefault="00000000" w:rsidRPr="00000000" w14:paraId="0000028D">
      <w:pPr>
        <w:spacing w:line="276" w:lineRule="auto"/>
        <w:jc w:val="left"/>
        <w:rPr>
          <w:rFonts w:ascii="Times New Roman" w:cs="Times New Roman" w:eastAsia="Times New Roman" w:hAnsi="Times New Roman"/>
          <w:color w:val="741b47"/>
          <w:sz w:val="24"/>
          <w:szCs w:val="24"/>
        </w:rPr>
      </w:pPr>
      <w:sdt>
        <w:sdtPr>
          <w:id w:val="975902605"/>
          <w:tag w:val="goog_rdk_391"/>
        </w:sdtPr>
        <w:sdtContent>
          <w:r w:rsidDel="00000000" w:rsidR="00000000" w:rsidRPr="00000000">
            <w:rPr>
              <w:rFonts w:ascii="Gungsuh" w:cs="Gungsuh" w:eastAsia="Gungsuh" w:hAnsi="Gungsuh"/>
              <w:color w:val="741b47"/>
              <w:sz w:val="24"/>
              <w:szCs w:val="24"/>
              <w:rtl w:val="0"/>
            </w:rPr>
            <w:t xml:space="preserve">第四近住：止力增强，觉察和妄念可同时生起。</w:t>
          </w:r>
        </w:sdtContent>
      </w:sdt>
    </w:p>
    <w:p w:rsidR="00000000" w:rsidDel="00000000" w:rsidP="00000000" w:rsidRDefault="00000000" w:rsidRPr="00000000" w14:paraId="0000028E">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4. Close attention </w:t>
      </w:r>
    </w:p>
    <w:p w:rsidR="00000000" w:rsidDel="00000000" w:rsidP="00000000" w:rsidRDefault="00000000" w:rsidRPr="00000000" w14:paraId="0000028F">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Calm abiding strengthens; awareness and discursive thoughts can arise simultaneously.</w:t>
      </w:r>
    </w:p>
    <w:p w:rsidR="00000000" w:rsidDel="00000000" w:rsidP="00000000" w:rsidRDefault="00000000" w:rsidRPr="00000000" w14:paraId="00000290">
      <w:pPr>
        <w:spacing w:line="276" w:lineRule="auto"/>
        <w:jc w:val="left"/>
        <w:rPr>
          <w:rFonts w:ascii="Times New Roman" w:cs="Times New Roman" w:eastAsia="Times New Roman" w:hAnsi="Times New Roman"/>
          <w:color w:val="741b47"/>
          <w:sz w:val="24"/>
          <w:szCs w:val="24"/>
        </w:rPr>
      </w:pPr>
      <w:sdt>
        <w:sdtPr>
          <w:id w:val="1657789771"/>
          <w:tag w:val="goog_rdk_392"/>
        </w:sdtPr>
        <w:sdtContent>
          <w:r w:rsidDel="00000000" w:rsidR="00000000" w:rsidRPr="00000000">
            <w:rPr>
              <w:rFonts w:ascii="Gungsuh" w:cs="Gungsuh" w:eastAsia="Gungsuh" w:hAnsi="Gungsuh"/>
              <w:color w:val="741b47"/>
              <w:sz w:val="24"/>
              <w:szCs w:val="24"/>
              <w:rtl w:val="0"/>
            </w:rPr>
            <w:t xml:space="preserve">第五调伏：止力增强，能调伏内心的妄想和烦恼。</w:t>
          </w:r>
        </w:sdtContent>
      </w:sdt>
    </w:p>
    <w:p w:rsidR="00000000" w:rsidDel="00000000" w:rsidP="00000000" w:rsidRDefault="00000000" w:rsidRPr="00000000" w14:paraId="00000291">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5. Tamed attention</w:t>
      </w:r>
    </w:p>
    <w:p w:rsidR="00000000" w:rsidDel="00000000" w:rsidP="00000000" w:rsidRDefault="00000000" w:rsidRPr="00000000" w14:paraId="00000292">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As calm abiding strengthens, one can tame inner wandering thoughts and afflictive emotions.</w:t>
      </w:r>
    </w:p>
    <w:p w:rsidR="00000000" w:rsidDel="00000000" w:rsidP="00000000" w:rsidRDefault="00000000" w:rsidRPr="00000000" w14:paraId="00000293">
      <w:pPr>
        <w:spacing w:line="276" w:lineRule="auto"/>
        <w:jc w:val="left"/>
        <w:rPr>
          <w:rFonts w:ascii="Times New Roman" w:cs="Times New Roman" w:eastAsia="Times New Roman" w:hAnsi="Times New Roman"/>
          <w:color w:val="741b47"/>
          <w:sz w:val="24"/>
          <w:szCs w:val="24"/>
        </w:rPr>
      </w:pPr>
      <w:sdt>
        <w:sdtPr>
          <w:id w:val="-1586916407"/>
          <w:tag w:val="goog_rdk_393"/>
        </w:sdtPr>
        <w:sdtContent>
          <w:r w:rsidDel="00000000" w:rsidR="00000000" w:rsidRPr="00000000">
            <w:rPr>
              <w:rFonts w:ascii="Gungsuh" w:cs="Gungsuh" w:eastAsia="Gungsuh" w:hAnsi="Gungsuh"/>
              <w:color w:val="741b47"/>
              <w:sz w:val="24"/>
              <w:szCs w:val="24"/>
              <w:rtl w:val="0"/>
            </w:rPr>
            <w:t xml:space="preserve">第六寂静：止力增强，能体会寂静的美妙。</w:t>
          </w:r>
        </w:sdtContent>
      </w:sdt>
    </w:p>
    <w:p w:rsidR="00000000" w:rsidDel="00000000" w:rsidP="00000000" w:rsidRDefault="00000000" w:rsidRPr="00000000" w14:paraId="00000294">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6. Pacified attention</w:t>
      </w:r>
    </w:p>
    <w:p w:rsidR="00000000" w:rsidDel="00000000" w:rsidP="00000000" w:rsidRDefault="00000000" w:rsidRPr="00000000" w14:paraId="00000295">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As calm abiding strengthens, one experiences the beauty of tranquility.</w:t>
      </w:r>
    </w:p>
    <w:p w:rsidR="00000000" w:rsidDel="00000000" w:rsidP="00000000" w:rsidRDefault="00000000" w:rsidRPr="00000000" w14:paraId="00000296">
      <w:pPr>
        <w:spacing w:line="276" w:lineRule="auto"/>
        <w:jc w:val="left"/>
        <w:rPr>
          <w:rFonts w:ascii="Times New Roman" w:cs="Times New Roman" w:eastAsia="Times New Roman" w:hAnsi="Times New Roman"/>
          <w:color w:val="741b47"/>
          <w:sz w:val="24"/>
          <w:szCs w:val="24"/>
        </w:rPr>
      </w:pPr>
      <w:sdt>
        <w:sdtPr>
          <w:id w:val="1207786683"/>
          <w:tag w:val="goog_rdk_394"/>
        </w:sdtPr>
        <w:sdtContent>
          <w:r w:rsidDel="00000000" w:rsidR="00000000" w:rsidRPr="00000000">
            <w:rPr>
              <w:rFonts w:ascii="Gungsuh" w:cs="Gungsuh" w:eastAsia="Gungsuh" w:hAnsi="Gungsuh"/>
              <w:color w:val="741b47"/>
              <w:sz w:val="24"/>
              <w:szCs w:val="24"/>
              <w:rtl w:val="0"/>
            </w:rPr>
            <w:t xml:space="preserve">第七最极寂静：能稳定安住于心的寂静、轻安。</w:t>
          </w:r>
        </w:sdtContent>
      </w:sdt>
    </w:p>
    <w:p w:rsidR="00000000" w:rsidDel="00000000" w:rsidP="00000000" w:rsidRDefault="00000000" w:rsidRPr="00000000" w14:paraId="00000297">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7. Fully pacified attention</w:t>
      </w:r>
    </w:p>
    <w:p w:rsidR="00000000" w:rsidDel="00000000" w:rsidP="00000000" w:rsidRDefault="00000000" w:rsidRPr="00000000" w14:paraId="00000298">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One can stably abide in a state of deep tranquility and the mind of lightness and ease.</w:t>
      </w:r>
    </w:p>
    <w:p w:rsidR="00000000" w:rsidDel="00000000" w:rsidP="00000000" w:rsidRDefault="00000000" w:rsidRPr="00000000" w14:paraId="00000299">
      <w:pPr>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29A">
      <w:pPr>
        <w:spacing w:line="276" w:lineRule="auto"/>
        <w:jc w:val="left"/>
        <w:rPr>
          <w:rFonts w:ascii="Times New Roman" w:cs="Times New Roman" w:eastAsia="Times New Roman" w:hAnsi="Times New Roman"/>
          <w:color w:val="741b47"/>
          <w:sz w:val="24"/>
          <w:szCs w:val="24"/>
        </w:rPr>
      </w:pPr>
      <w:sdt>
        <w:sdtPr>
          <w:id w:val="1160641163"/>
          <w:tag w:val="goog_rdk_395"/>
        </w:sdtPr>
        <w:sdtContent>
          <w:r w:rsidDel="00000000" w:rsidR="00000000" w:rsidRPr="00000000">
            <w:rPr>
              <w:rFonts w:ascii="Gungsuh" w:cs="Gungsuh" w:eastAsia="Gungsuh" w:hAnsi="Gungsuh"/>
              <w:color w:val="741b47"/>
              <w:sz w:val="24"/>
              <w:szCs w:val="24"/>
              <w:rtl w:val="0"/>
            </w:rPr>
            <w:t xml:space="preserve">（二）观禅修习</w:t>
          </w:r>
        </w:sdtContent>
      </w:sdt>
    </w:p>
    <w:p w:rsidR="00000000" w:rsidDel="00000000" w:rsidP="00000000" w:rsidRDefault="00000000" w:rsidRPr="00000000" w14:paraId="0000029B">
      <w:pPr>
        <w:spacing w:line="276" w:lineRule="auto"/>
        <w:jc w:val="left"/>
        <w:rPr>
          <w:rFonts w:ascii="Times New Roman" w:cs="Times New Roman" w:eastAsia="Times New Roman" w:hAnsi="Times New Roman"/>
          <w:color w:val="741b47"/>
          <w:sz w:val="24"/>
          <w:szCs w:val="24"/>
        </w:rPr>
      </w:pPr>
      <w:sdt>
        <w:sdtPr>
          <w:id w:val="1278386814"/>
          <w:tag w:val="goog_rdk_396"/>
        </w:sdtPr>
        <w:sdtContent>
          <w:r w:rsidDel="00000000" w:rsidR="00000000" w:rsidRPr="00000000">
            <w:rPr>
              <w:rFonts w:ascii="Gungsuh" w:cs="Gungsuh" w:eastAsia="Gungsuh" w:hAnsi="Gungsuh"/>
              <w:color w:val="741b47"/>
              <w:sz w:val="24"/>
              <w:szCs w:val="24"/>
              <w:rtl w:val="0"/>
            </w:rPr>
            <w:t xml:space="preserve">第一认识：在止的基础上，认识心的观照力。</w:t>
          </w:r>
        </w:sdtContent>
      </w:sdt>
    </w:p>
    <w:p w:rsidR="00000000" w:rsidDel="00000000" w:rsidP="00000000" w:rsidRDefault="00000000" w:rsidRPr="00000000" w14:paraId="0000029C">
      <w:pPr>
        <w:spacing w:line="276" w:lineRule="auto"/>
        <w:jc w:val="left"/>
        <w:rPr>
          <w:rFonts w:ascii="Times New Roman" w:cs="Times New Roman" w:eastAsia="Times New Roman" w:hAnsi="Times New Roman"/>
          <w:color w:val="741b47"/>
          <w:sz w:val="24"/>
          <w:szCs w:val="24"/>
        </w:rPr>
      </w:pPr>
      <w:sdt>
        <w:sdtPr>
          <w:id w:val="1495355236"/>
          <w:tag w:val="goog_rdk_397"/>
        </w:sdtPr>
        <w:sdtContent>
          <w:r w:rsidDel="00000000" w:rsidR="00000000" w:rsidRPr="00000000">
            <w:rPr>
              <w:rFonts w:ascii="Gungsuh" w:cs="Gungsuh" w:eastAsia="Gungsuh" w:hAnsi="Gungsuh"/>
              <w:color w:val="741b47"/>
              <w:sz w:val="24"/>
              <w:szCs w:val="24"/>
              <w:rtl w:val="0"/>
            </w:rPr>
            <w:t xml:space="preserve">第二建立：在止的基础上，建立观照力。</w:t>
          </w:r>
        </w:sdtContent>
      </w:sdt>
    </w:p>
    <w:p w:rsidR="00000000" w:rsidDel="00000000" w:rsidP="00000000" w:rsidRDefault="00000000" w:rsidRPr="00000000" w14:paraId="0000029D">
      <w:pPr>
        <w:spacing w:line="276" w:lineRule="auto"/>
        <w:jc w:val="left"/>
        <w:rPr>
          <w:rFonts w:ascii="Times New Roman" w:cs="Times New Roman" w:eastAsia="Times New Roman" w:hAnsi="Times New Roman"/>
          <w:color w:val="741b47"/>
          <w:sz w:val="24"/>
          <w:szCs w:val="24"/>
        </w:rPr>
      </w:pPr>
      <w:sdt>
        <w:sdtPr>
          <w:id w:val="1072675354"/>
          <w:tag w:val="goog_rdk_398"/>
        </w:sdtPr>
        <w:sdtContent>
          <w:r w:rsidDel="00000000" w:rsidR="00000000" w:rsidRPr="00000000">
            <w:rPr>
              <w:rFonts w:ascii="Gungsuh" w:cs="Gungsuh" w:eastAsia="Gungsuh" w:hAnsi="Gungsuh"/>
              <w:color w:val="741b47"/>
              <w:sz w:val="24"/>
              <w:szCs w:val="24"/>
              <w:rtl w:val="0"/>
            </w:rPr>
            <w:t xml:space="preserve">第三增长：在止的基础上，培养心的观照力（培养），使观照力得到增长。</w:t>
          </w:r>
        </w:sdtContent>
      </w:sdt>
    </w:p>
    <w:p w:rsidR="00000000" w:rsidDel="00000000" w:rsidP="00000000" w:rsidRDefault="00000000" w:rsidRPr="00000000" w14:paraId="0000029E">
      <w:pPr>
        <w:spacing w:line="276" w:lineRule="auto"/>
        <w:jc w:val="left"/>
        <w:rPr>
          <w:rFonts w:ascii="Times New Roman" w:cs="Times New Roman" w:eastAsia="Times New Roman" w:hAnsi="Times New Roman"/>
          <w:color w:val="741b47"/>
          <w:sz w:val="24"/>
          <w:szCs w:val="24"/>
        </w:rPr>
      </w:pPr>
      <w:sdt>
        <w:sdtPr>
          <w:id w:val="991894955"/>
          <w:tag w:val="goog_rdk_399"/>
        </w:sdtPr>
        <w:sdtContent>
          <w:r w:rsidDel="00000000" w:rsidR="00000000" w:rsidRPr="00000000">
            <w:rPr>
              <w:rFonts w:ascii="Gungsuh" w:cs="Gungsuh" w:eastAsia="Gungsuh" w:hAnsi="Gungsuh"/>
              <w:color w:val="741b47"/>
              <w:sz w:val="24"/>
              <w:szCs w:val="24"/>
              <w:rtl w:val="0"/>
            </w:rPr>
            <w:t xml:space="preserve">第四运用：在止的基础上，以正见观照，突破二执二障，使观照力不断增强。</w:t>
          </w:r>
        </w:sdtContent>
      </w:sdt>
    </w:p>
    <w:p w:rsidR="00000000" w:rsidDel="00000000" w:rsidP="00000000" w:rsidRDefault="00000000" w:rsidRPr="00000000" w14:paraId="0000029F">
      <w:pPr>
        <w:spacing w:line="276" w:lineRule="auto"/>
        <w:jc w:val="left"/>
        <w:rPr>
          <w:rFonts w:ascii="Times New Roman" w:cs="Times New Roman" w:eastAsia="Times New Roman" w:hAnsi="Times New Roman"/>
          <w:color w:val="741b47"/>
          <w:sz w:val="24"/>
          <w:szCs w:val="24"/>
        </w:rPr>
      </w:pPr>
      <w:sdt>
        <w:sdtPr>
          <w:id w:val="584438625"/>
          <w:tag w:val="goog_rdk_400"/>
        </w:sdtPr>
        <w:sdtContent>
          <w:r w:rsidDel="00000000" w:rsidR="00000000" w:rsidRPr="00000000">
            <w:rPr>
              <w:rFonts w:ascii="Gungsuh" w:cs="Gungsuh" w:eastAsia="Gungsuh" w:hAnsi="Gungsuh"/>
              <w:color w:val="741b47"/>
              <w:sz w:val="24"/>
              <w:szCs w:val="24"/>
              <w:rtl w:val="0"/>
            </w:rPr>
            <w:t xml:space="preserve">第五熟悉：在止的基础上，熟悉心的观照力。</w:t>
          </w:r>
        </w:sdtContent>
      </w:sdt>
    </w:p>
    <w:p w:rsidR="00000000" w:rsidDel="00000000" w:rsidP="00000000" w:rsidRDefault="00000000" w:rsidRPr="00000000" w14:paraId="000002A0">
      <w:pPr>
        <w:spacing w:line="276" w:lineRule="auto"/>
        <w:jc w:val="left"/>
        <w:rPr>
          <w:rFonts w:ascii="Times New Roman" w:cs="Times New Roman" w:eastAsia="Times New Roman" w:hAnsi="Times New Roman"/>
          <w:color w:val="741b47"/>
          <w:sz w:val="24"/>
          <w:szCs w:val="24"/>
        </w:rPr>
      </w:pPr>
      <w:sdt>
        <w:sdtPr>
          <w:id w:val="-1579474968"/>
          <w:tag w:val="goog_rdk_401"/>
        </w:sdtPr>
        <w:sdtContent>
          <w:r w:rsidDel="00000000" w:rsidR="00000000" w:rsidRPr="00000000">
            <w:rPr>
              <w:rFonts w:ascii="Gungsuh" w:cs="Gungsuh" w:eastAsia="Gungsuh" w:hAnsi="Gungsuh"/>
              <w:color w:val="741b47"/>
              <w:sz w:val="24"/>
              <w:szCs w:val="24"/>
              <w:rtl w:val="0"/>
            </w:rPr>
            <w:t xml:space="preserve">第六无造作：体会到没有造作的心，安住于没有造作的心。</w:t>
          </w:r>
        </w:sdtContent>
      </w:sdt>
    </w:p>
    <w:p w:rsidR="00000000" w:rsidDel="00000000" w:rsidP="00000000" w:rsidRDefault="00000000" w:rsidRPr="00000000" w14:paraId="000002A1">
      <w:pPr>
        <w:spacing w:line="276" w:lineRule="auto"/>
        <w:jc w:val="left"/>
        <w:rPr>
          <w:rFonts w:ascii="Times New Roman" w:cs="Times New Roman" w:eastAsia="Times New Roman" w:hAnsi="Times New Roman"/>
          <w:color w:val="741b47"/>
          <w:sz w:val="24"/>
          <w:szCs w:val="24"/>
        </w:rPr>
      </w:pPr>
      <w:sdt>
        <w:sdtPr>
          <w:id w:val="396119986"/>
          <w:tag w:val="goog_rdk_402"/>
        </w:sdtPr>
        <w:sdtContent>
          <w:r w:rsidDel="00000000" w:rsidR="00000000" w:rsidRPr="00000000">
            <w:rPr>
              <w:rFonts w:ascii="Gungsuh" w:cs="Gungsuh" w:eastAsia="Gungsuh" w:hAnsi="Gungsuh"/>
              <w:color w:val="741b47"/>
              <w:sz w:val="24"/>
              <w:szCs w:val="24"/>
              <w:rtl w:val="0"/>
            </w:rPr>
            <w:t xml:space="preserve">第七自在：在没有造作的禅修中获得自在。</w:t>
          </w:r>
        </w:sdtContent>
      </w:sdt>
    </w:p>
    <w:p w:rsidR="00000000" w:rsidDel="00000000" w:rsidP="00000000" w:rsidRDefault="00000000" w:rsidRPr="00000000" w14:paraId="000002A2">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Cultivation of Insight (Vipassana)</w:t>
      </w:r>
    </w:p>
    <w:p w:rsidR="00000000" w:rsidDel="00000000" w:rsidP="00000000" w:rsidRDefault="00000000" w:rsidRPr="00000000" w14:paraId="000002A3">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1. Recognition</w:t>
      </w:r>
    </w:p>
    <w:p w:rsidR="00000000" w:rsidDel="00000000" w:rsidP="00000000" w:rsidRDefault="00000000" w:rsidRPr="00000000" w14:paraId="000002A4">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Grounded in calm abiding, begin to recognize the mind’s capacity for direct insight.</w:t>
      </w:r>
    </w:p>
    <w:p w:rsidR="00000000" w:rsidDel="00000000" w:rsidP="00000000" w:rsidRDefault="00000000" w:rsidRPr="00000000" w14:paraId="000002A5">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2. Establishing</w:t>
      </w:r>
    </w:p>
    <w:p w:rsidR="00000000" w:rsidDel="00000000" w:rsidP="00000000" w:rsidRDefault="00000000" w:rsidRPr="00000000" w14:paraId="000002A6">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Grounded in calm abiding, establish the mind’s capacity for direct insight.</w:t>
      </w:r>
    </w:p>
    <w:p w:rsidR="00000000" w:rsidDel="00000000" w:rsidP="00000000" w:rsidRDefault="00000000" w:rsidRPr="00000000" w14:paraId="000002A7">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3. Development</w:t>
      </w:r>
    </w:p>
    <w:p w:rsidR="00000000" w:rsidDel="00000000" w:rsidP="00000000" w:rsidRDefault="00000000" w:rsidRPr="00000000" w14:paraId="000002A8">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Grounded in calm abiding, cultivate the mind’s capacity for direct insight so it continues to grow.</w:t>
      </w:r>
    </w:p>
    <w:p w:rsidR="00000000" w:rsidDel="00000000" w:rsidP="00000000" w:rsidRDefault="00000000" w:rsidRPr="00000000" w14:paraId="000002A9">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4. Application</w:t>
      </w:r>
    </w:p>
    <w:p w:rsidR="00000000" w:rsidDel="00000000" w:rsidP="00000000" w:rsidRDefault="00000000" w:rsidRPr="00000000" w14:paraId="000002AA">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Grounded in calm abiding, apply right view in direct insight to destroy the two attachments (attachment to self and attachment to phenomena) and the two hindrances (afflictive hindrance and cognitive hindrance). This allows the capacity of direct insight to continuously grow.</w:t>
      </w:r>
    </w:p>
    <w:p w:rsidR="00000000" w:rsidDel="00000000" w:rsidP="00000000" w:rsidRDefault="00000000" w:rsidRPr="00000000" w14:paraId="000002AB">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5. Familiarization</w:t>
      </w:r>
    </w:p>
    <w:p w:rsidR="00000000" w:rsidDel="00000000" w:rsidP="00000000" w:rsidRDefault="00000000" w:rsidRPr="00000000" w14:paraId="000002AC">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Grounded in calm abiding, become familiar with the mind’s capacity for direct insight.</w:t>
      </w:r>
    </w:p>
    <w:p w:rsidR="00000000" w:rsidDel="00000000" w:rsidP="00000000" w:rsidRDefault="00000000" w:rsidRPr="00000000" w14:paraId="000002AD">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6. The uncontrived mind</w:t>
      </w:r>
    </w:p>
    <w:p w:rsidR="00000000" w:rsidDel="00000000" w:rsidP="00000000" w:rsidRDefault="00000000" w:rsidRPr="00000000" w14:paraId="000002AE">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Experience the uncontrived mind, and abide in it.</w:t>
      </w:r>
    </w:p>
    <w:p w:rsidR="00000000" w:rsidDel="00000000" w:rsidP="00000000" w:rsidRDefault="00000000" w:rsidRPr="00000000" w14:paraId="000002AF">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7. Freedom</w:t>
      </w:r>
    </w:p>
    <w:p w:rsidR="00000000" w:rsidDel="00000000" w:rsidP="00000000" w:rsidRDefault="00000000" w:rsidRPr="00000000" w14:paraId="000002B0">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Experience freedom from uncontrived meditation.</w:t>
      </w:r>
    </w:p>
    <w:p w:rsidR="00000000" w:rsidDel="00000000" w:rsidP="00000000" w:rsidRDefault="00000000" w:rsidRPr="00000000" w14:paraId="000002B1">
      <w:pPr>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2B2">
      <w:pPr>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2B3">
      <w:pPr>
        <w:spacing w:line="276" w:lineRule="auto"/>
        <w:jc w:val="left"/>
        <w:rPr>
          <w:rFonts w:ascii="Times New Roman" w:cs="Times New Roman" w:eastAsia="Times New Roman" w:hAnsi="Times New Roman"/>
          <w:color w:val="741b47"/>
          <w:sz w:val="32"/>
          <w:szCs w:val="32"/>
        </w:rPr>
      </w:pPr>
      <w:sdt>
        <w:sdtPr>
          <w:id w:val="-193720792"/>
          <w:tag w:val="goog_rdk_403"/>
        </w:sdtPr>
        <w:sdtContent>
          <w:r w:rsidDel="00000000" w:rsidR="00000000" w:rsidRPr="00000000">
            <w:rPr>
              <w:rFonts w:ascii="Gungsuh" w:cs="Gungsuh" w:eastAsia="Gungsuh" w:hAnsi="Gungsuh"/>
              <w:color w:val="741b47"/>
              <w:sz w:val="32"/>
              <w:szCs w:val="32"/>
              <w:rtl w:val="0"/>
            </w:rPr>
            <w:t xml:space="preserve">五、修学辅助工具</w:t>
          </w:r>
        </w:sdtContent>
      </w:sdt>
    </w:p>
    <w:p w:rsidR="00000000" w:rsidDel="00000000" w:rsidP="00000000" w:rsidRDefault="00000000" w:rsidRPr="00000000" w14:paraId="000002B4">
      <w:pPr>
        <w:spacing w:line="276" w:lineRule="auto"/>
        <w:jc w:val="left"/>
        <w:rPr>
          <w:rFonts w:ascii="Times New Roman" w:cs="Times New Roman" w:eastAsia="Times New Roman" w:hAnsi="Times New Roman"/>
          <w:color w:val="741b47"/>
          <w:sz w:val="32"/>
          <w:szCs w:val="32"/>
        </w:rPr>
      </w:pPr>
      <w:r w:rsidDel="00000000" w:rsidR="00000000" w:rsidRPr="00000000">
        <w:rPr>
          <w:rFonts w:ascii="Times New Roman" w:cs="Times New Roman" w:eastAsia="Times New Roman" w:hAnsi="Times New Roman"/>
          <w:color w:val="741b47"/>
          <w:sz w:val="32"/>
          <w:szCs w:val="32"/>
          <w:rtl w:val="0"/>
        </w:rPr>
        <w:t xml:space="preserve">V. Practice Support Tools</w:t>
      </w:r>
    </w:p>
    <w:p w:rsidR="00000000" w:rsidDel="00000000" w:rsidP="00000000" w:rsidRDefault="00000000" w:rsidRPr="00000000" w14:paraId="000002B5">
      <w:pPr>
        <w:spacing w:line="276" w:lineRule="auto"/>
        <w:jc w:val="left"/>
        <w:rPr>
          <w:rFonts w:ascii="Times New Roman" w:cs="Times New Roman" w:eastAsia="Times New Roman" w:hAnsi="Times New Roman"/>
          <w:color w:val="741b47"/>
          <w:sz w:val="32"/>
          <w:szCs w:val="32"/>
        </w:rPr>
      </w:pPr>
      <w:r w:rsidDel="00000000" w:rsidR="00000000" w:rsidRPr="00000000">
        <w:rPr>
          <w:rtl w:val="0"/>
        </w:rPr>
      </w:r>
    </w:p>
    <w:p w:rsidR="00000000" w:rsidDel="00000000" w:rsidP="00000000" w:rsidRDefault="00000000" w:rsidRPr="00000000" w14:paraId="000002B6">
      <w:pPr>
        <w:spacing w:line="276" w:lineRule="auto"/>
        <w:jc w:val="left"/>
        <w:rPr>
          <w:rFonts w:ascii="Times New Roman" w:cs="Times New Roman" w:eastAsia="Times New Roman" w:hAnsi="Times New Roman"/>
          <w:color w:val="741b47"/>
          <w:sz w:val="24"/>
          <w:szCs w:val="24"/>
        </w:rPr>
      </w:pPr>
      <w:sdt>
        <w:sdtPr>
          <w:id w:val="2094912532"/>
          <w:tag w:val="goog_rdk_404"/>
        </w:sdtPr>
        <w:sdtContent>
          <w:r w:rsidDel="00000000" w:rsidR="00000000" w:rsidRPr="00000000">
            <w:rPr>
              <w:rFonts w:ascii="Gungsuh" w:cs="Gungsuh" w:eastAsia="Gungsuh" w:hAnsi="Gungsuh"/>
              <w:color w:val="741b47"/>
              <w:sz w:val="24"/>
              <w:szCs w:val="24"/>
              <w:rtl w:val="0"/>
            </w:rPr>
            <w:t xml:space="preserve">（一）菩提导航</w:t>
          </w:r>
        </w:sdtContent>
      </w:sdt>
    </w:p>
    <w:p w:rsidR="00000000" w:rsidDel="00000000" w:rsidP="00000000" w:rsidRDefault="00000000" w:rsidRPr="00000000" w14:paraId="000002B7">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(1) Bodhi Navigator</w:t>
      </w:r>
    </w:p>
    <w:p w:rsidR="00000000" w:rsidDel="00000000" w:rsidP="00000000" w:rsidRDefault="00000000" w:rsidRPr="00000000" w14:paraId="000002B8">
      <w:pPr>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2B9">
      <w:pPr>
        <w:spacing w:line="276" w:lineRule="auto"/>
        <w:jc w:val="left"/>
        <w:rPr>
          <w:rFonts w:ascii="Times New Roman" w:cs="Times New Roman" w:eastAsia="Times New Roman" w:hAnsi="Times New Roman"/>
          <w:color w:val="741b47"/>
          <w:sz w:val="24"/>
          <w:szCs w:val="24"/>
        </w:rPr>
      </w:pPr>
      <w:sdt>
        <w:sdtPr>
          <w:id w:val="112580823"/>
          <w:tag w:val="goog_rdk_405"/>
        </w:sdtPr>
        <w:sdtContent>
          <w:r w:rsidDel="00000000" w:rsidR="00000000" w:rsidRPr="00000000">
            <w:rPr>
              <w:rFonts w:ascii="Gungsuh" w:cs="Gungsuh" w:eastAsia="Gungsuh" w:hAnsi="Gungsuh"/>
              <w:color w:val="741b47"/>
              <w:sz w:val="24"/>
              <w:szCs w:val="24"/>
              <w:rtl w:val="0"/>
            </w:rPr>
            <w:t xml:space="preserve">菩提导航是根据 《一条道路，九种禅修》 开发的手机应用程序（APP），拥有“导航”的功能，通过“我在哪里（定位）、去向哪里（目的地）、最优路线”，为我们的修行提供帮助。</w:t>
          </w:r>
        </w:sdtContent>
      </w:sdt>
    </w:p>
    <w:p w:rsidR="00000000" w:rsidDel="00000000" w:rsidP="00000000" w:rsidRDefault="00000000" w:rsidRPr="00000000" w14:paraId="000002BA">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Bodhi Navigator is a mobile application developed based on </w:t>
      </w:r>
      <w:r w:rsidDel="00000000" w:rsidR="00000000" w:rsidRPr="00000000">
        <w:rPr>
          <w:rFonts w:ascii="Times New Roman" w:cs="Times New Roman" w:eastAsia="Times New Roman" w:hAnsi="Times New Roman"/>
          <w:i w:val="1"/>
          <w:iCs w:val="1"/>
          <w:color w:val="741b47"/>
          <w:sz w:val="24"/>
          <w:szCs w:val="24"/>
          <w:rtl w:val="0"/>
        </w:rPr>
        <w:t xml:space="preserve">One Path, Nine Meditations</w:t>
      </w:r>
      <w:r w:rsidDel="00000000" w:rsidR="00000000" w:rsidRPr="00000000">
        <w:rPr>
          <w:rFonts w:ascii="Times New Roman" w:cs="Times New Roman" w:eastAsia="Times New Roman" w:hAnsi="Times New Roman"/>
          <w:color w:val="741b47"/>
          <w:sz w:val="24"/>
          <w:szCs w:val="24"/>
          <w:rtl w:val="0"/>
        </w:rPr>
        <w:t xml:space="preserve">. Designed with a “navigation” function, it supports our practice by helping us identify where we are (position), where we are heading (destination), and the most effective path forward.</w:t>
      </w:r>
    </w:p>
    <w:p w:rsidR="00000000" w:rsidDel="00000000" w:rsidP="00000000" w:rsidRDefault="00000000" w:rsidRPr="00000000" w14:paraId="000002BB">
      <w:pPr>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2BC">
      <w:pPr>
        <w:spacing w:line="276" w:lineRule="auto"/>
        <w:jc w:val="left"/>
        <w:rPr>
          <w:rFonts w:ascii="Times New Roman" w:cs="Times New Roman" w:eastAsia="Times New Roman" w:hAnsi="Times New Roman"/>
          <w:color w:val="741b47"/>
          <w:sz w:val="24"/>
          <w:szCs w:val="24"/>
        </w:rPr>
      </w:pPr>
      <w:sdt>
        <w:sdtPr>
          <w:id w:val="-1005371575"/>
          <w:tag w:val="goog_rdk_406"/>
        </w:sdtPr>
        <w:sdtContent>
          <w:r w:rsidDel="00000000" w:rsidR="00000000" w:rsidRPr="00000000">
            <w:rPr>
              <w:rFonts w:ascii="Gungsuh" w:cs="Gungsuh" w:eastAsia="Gungsuh" w:hAnsi="Gungsuh"/>
              <w:color w:val="741b47"/>
              <w:sz w:val="24"/>
              <w:szCs w:val="24"/>
              <w:rtl w:val="0"/>
            </w:rPr>
            <w:t xml:space="preserve">在菩提导航首页的地图上，显示了一条通向觉醒、解脱的道路，有 10 大站点、42 小站及 700 多节课程，次第清晰，内容完整。其中，红圈显示我们的定位，即当期所学课程。</w:t>
          </w:r>
        </w:sdtContent>
      </w:sdt>
    </w:p>
    <w:p w:rsidR="00000000" w:rsidDel="00000000" w:rsidP="00000000" w:rsidRDefault="00000000" w:rsidRPr="00000000" w14:paraId="000002BD">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On the main map interface, a path leading toward awakening and liberation is displayed, consisting of 10 major stations, 42 sub-stations, and more than 700 lessons. The structure is clearly sequenced and the content is comprehensive. A red marker indicates our current position—that is, the course we are presently studying.</w:t>
      </w:r>
    </w:p>
    <w:p w:rsidR="00000000" w:rsidDel="00000000" w:rsidP="00000000" w:rsidRDefault="00000000" w:rsidRPr="00000000" w14:paraId="000002BE">
      <w:pPr>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2BF">
      <w:pPr>
        <w:spacing w:line="276" w:lineRule="auto"/>
        <w:jc w:val="left"/>
        <w:rPr>
          <w:rFonts w:ascii="Times New Roman" w:cs="Times New Roman" w:eastAsia="Times New Roman" w:hAnsi="Times New Roman"/>
          <w:color w:val="741b47"/>
          <w:sz w:val="24"/>
          <w:szCs w:val="24"/>
        </w:rPr>
      </w:pPr>
      <w:sdt>
        <w:sdtPr>
          <w:id w:val="-114436663"/>
          <w:tag w:val="goog_rdk_407"/>
        </w:sdtPr>
        <w:sdtContent>
          <w:r w:rsidDel="00000000" w:rsidR="00000000" w:rsidRPr="00000000">
            <w:rPr>
              <w:rFonts w:ascii="Gungsuh" w:cs="Gungsuh" w:eastAsia="Gungsuh" w:hAnsi="Gungsuh"/>
              <w:color w:val="741b47"/>
              <w:sz w:val="24"/>
              <w:szCs w:val="24"/>
              <w:rtl w:val="0"/>
            </w:rPr>
            <w:t xml:space="preserve">根据各阶段的生命品质，施设学士、修士、胜士、智士四种身份，分别以不同形象的小船（启明号、正念号、慈悲号、觉醒号）和不同形态的生命海洋来显示。</w:t>
          </w:r>
        </w:sdtContent>
      </w:sdt>
    </w:p>
    <w:p w:rsidR="00000000" w:rsidDel="00000000" w:rsidP="00000000" w:rsidRDefault="00000000" w:rsidRPr="00000000" w14:paraId="000002C0">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Based on different stages of inner development, four levels are presented—the Scholarly, the Practitioner, the Victorious, and the Sagacious. These are represented through different boats (the Dawn, the Mindfulness, the Compassion, and the Awakening) and corresponding forms of the Ocean of Life.</w:t>
      </w:r>
    </w:p>
    <w:p w:rsidR="00000000" w:rsidDel="00000000" w:rsidP="00000000" w:rsidRDefault="00000000" w:rsidRPr="00000000" w14:paraId="000002C1">
      <w:pPr>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2C2">
      <w:pPr>
        <w:spacing w:line="276" w:lineRule="auto"/>
        <w:jc w:val="left"/>
        <w:rPr>
          <w:rFonts w:ascii="Times New Roman" w:cs="Times New Roman" w:eastAsia="Times New Roman" w:hAnsi="Times New Roman"/>
          <w:color w:val="741b47"/>
          <w:sz w:val="24"/>
          <w:szCs w:val="24"/>
        </w:rPr>
      </w:pPr>
      <w:sdt>
        <w:sdtPr>
          <w:id w:val="1158458250"/>
          <w:tag w:val="goog_rdk_408"/>
        </w:sdtPr>
        <w:sdtContent>
          <w:r w:rsidDel="00000000" w:rsidR="00000000" w:rsidRPr="00000000">
            <w:rPr>
              <w:rFonts w:ascii="Gungsuh" w:cs="Gungsuh" w:eastAsia="Gungsuh" w:hAnsi="Gungsuh"/>
              <w:color w:val="741b47"/>
              <w:sz w:val="24"/>
              <w:szCs w:val="24"/>
              <w:rtl w:val="0"/>
            </w:rPr>
            <w:t xml:space="preserve">围绕小船有五处用心，即修行的五个场景：自修、共修、定课、日常、服务大众， 涵括一天 24 小时。若能时时用心，就能把修行贯穿到方方面面，使效率最大化。Surrounding each boat are the Five Areas of Mindful Engagement—the five key domains of practice: Self-Study, Group Discussion, Daily Chanting, Daily Life, and Service. Together, they encompass all 24 hours of the day. When mindfulness is sustained throughout these contexts, practice can be integrated into every aspect of life, allowing its effectiveness to be maximized.</w:t>
          </w:r>
        </w:sdtContent>
      </w:sdt>
    </w:p>
    <w:p w:rsidR="00000000" w:rsidDel="00000000" w:rsidP="00000000" w:rsidRDefault="00000000" w:rsidRPr="00000000" w14:paraId="000002C3">
      <w:pPr>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2C4">
      <w:pPr>
        <w:spacing w:line="276" w:lineRule="auto"/>
        <w:jc w:val="left"/>
        <w:rPr>
          <w:rFonts w:ascii="Times New Roman" w:cs="Times New Roman" w:eastAsia="Times New Roman" w:hAnsi="Times New Roman"/>
          <w:color w:val="741b47"/>
          <w:sz w:val="24"/>
          <w:szCs w:val="24"/>
        </w:rPr>
      </w:pPr>
      <w:sdt>
        <w:sdtPr>
          <w:id w:val="1834458845"/>
          <w:tag w:val="goog_rdk_409"/>
        </w:sdtPr>
        <w:sdtContent>
          <w:r w:rsidDel="00000000" w:rsidR="00000000" w:rsidRPr="00000000">
            <w:rPr>
              <w:rFonts w:ascii="Gungsuh" w:cs="Gungsuh" w:eastAsia="Gungsuh" w:hAnsi="Gungsuh"/>
              <w:color w:val="741b47"/>
              <w:sz w:val="24"/>
              <w:szCs w:val="24"/>
              <w:rtl w:val="0"/>
            </w:rPr>
            <w:t xml:space="preserve">五处用心，是修行的重点所在。每个场景，都通过修学管理、心理提示、心理积累、心理检测四个流程，帮助我们切实做好每一次自修、共修、定课、日常、服务大众，了解每个阶段要修行的心理，做好心理建设，关注自己的心理发展，让每一次学习和做事，都能成为菩提道的资粮。</w:t>
          </w:r>
        </w:sdtContent>
      </w:sdt>
    </w:p>
    <w:p w:rsidR="00000000" w:rsidDel="00000000" w:rsidP="00000000" w:rsidRDefault="00000000" w:rsidRPr="00000000" w14:paraId="000002C5">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The Five Areas of Mindful Engagement form the core of practice. In each domain, four processes are applied—Practice Management, Mental Prompts, Mindset Accumulation, and Reflective Assessment—supporting us in carrying out each session of Self-Study, Group Discussion, Daily Chanting, Daily Life, and Service with care and clarity. Through this structure, we come to understand the mental qualities to be cultivated at each stage, establish a strong inner foundation, and remain attentive to our ongoing development. In this way, every moment of learning and service becomes part of the path to awakening.</w:t>
      </w:r>
    </w:p>
    <w:p w:rsidR="00000000" w:rsidDel="00000000" w:rsidP="00000000" w:rsidRDefault="00000000" w:rsidRPr="00000000" w14:paraId="000002C6">
      <w:pPr>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2C7">
      <w:pPr>
        <w:spacing w:line="276" w:lineRule="auto"/>
        <w:jc w:val="left"/>
        <w:rPr>
          <w:rFonts w:ascii="Times New Roman" w:cs="Times New Roman" w:eastAsia="Times New Roman" w:hAnsi="Times New Roman"/>
          <w:color w:val="741b47"/>
          <w:sz w:val="24"/>
          <w:szCs w:val="24"/>
        </w:rPr>
      </w:pPr>
      <w:sdt>
        <w:sdtPr>
          <w:id w:val="513203458"/>
          <w:tag w:val="goog_rdk_410"/>
        </w:sdtPr>
        <w:sdtContent>
          <w:r w:rsidDel="00000000" w:rsidR="00000000" w:rsidRPr="00000000">
            <w:rPr>
              <w:rFonts w:ascii="Gungsuh" w:cs="Gungsuh" w:eastAsia="Gungsuh" w:hAnsi="Gungsuh"/>
              <w:color w:val="741b47"/>
              <w:sz w:val="24"/>
              <w:szCs w:val="24"/>
              <w:rtl w:val="0"/>
            </w:rPr>
            <w:t xml:space="preserve">除此之外，菩提导航还提供作息表、正念钟、人格模型等功能，帮助我们做好时间管理、习惯养成，掌握修行情况。未来还有人工智能小觉，为我们的生活、修学答疑解惑。</w:t>
          </w:r>
        </w:sdtContent>
      </w:sdt>
    </w:p>
    <w:p w:rsidR="00000000" w:rsidDel="00000000" w:rsidP="00000000" w:rsidRDefault="00000000" w:rsidRPr="00000000" w14:paraId="000002C8">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In addition, Bodhi Navigator offers tools such as Daily Scheduling, a Mindfulness Bell, and Personality Models, supporting time management, habit formation, and self-assessment in practice. In the future, an AI assistant Xiaojue will further support daily life and study by responding to questions and offering guidance.</w:t>
      </w:r>
    </w:p>
    <w:p w:rsidR="00000000" w:rsidDel="00000000" w:rsidP="00000000" w:rsidRDefault="00000000" w:rsidRPr="00000000" w14:paraId="000002C9">
      <w:pPr>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2CA">
      <w:pPr>
        <w:spacing w:line="276" w:lineRule="auto"/>
        <w:jc w:val="left"/>
        <w:rPr>
          <w:rFonts w:ascii="Times New Roman" w:cs="Times New Roman" w:eastAsia="Times New Roman" w:hAnsi="Times New Roman"/>
          <w:color w:val="741b47"/>
          <w:sz w:val="24"/>
          <w:szCs w:val="24"/>
        </w:rPr>
      </w:pPr>
      <w:sdt>
        <w:sdtPr>
          <w:id w:val="894544380"/>
          <w:tag w:val="goog_rdk_411"/>
        </w:sdtPr>
        <w:sdtContent>
          <w:r w:rsidDel="00000000" w:rsidR="00000000" w:rsidRPr="00000000">
            <w:rPr>
              <w:rFonts w:ascii="Gungsuh" w:cs="Gungsuh" w:eastAsia="Gungsuh" w:hAnsi="Gungsuh"/>
              <w:color w:val="741b47"/>
              <w:sz w:val="24"/>
              <w:szCs w:val="24"/>
              <w:rtl w:val="0"/>
            </w:rPr>
            <w:t xml:space="preserve">打开菩提导航，开动启明号，让我们正式起航，从迷惑走向觉醒。</w:t>
          </w:r>
        </w:sdtContent>
      </w:sdt>
    </w:p>
    <w:p w:rsidR="00000000" w:rsidDel="00000000" w:rsidP="00000000" w:rsidRDefault="00000000" w:rsidRPr="00000000" w14:paraId="000002CB">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By opening Bodhi Navigator and setting the Dawn in motion, we begin our journey—setting sail from confusion toward awakening.</w:t>
      </w:r>
    </w:p>
    <w:p w:rsidR="00000000" w:rsidDel="00000000" w:rsidP="00000000" w:rsidRDefault="00000000" w:rsidRPr="00000000" w14:paraId="000002CC">
      <w:pPr>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2CD">
      <w:pPr>
        <w:spacing w:line="276" w:lineRule="auto"/>
        <w:jc w:val="left"/>
        <w:rPr>
          <w:rFonts w:ascii="Times New Roman" w:cs="Times New Roman" w:eastAsia="Times New Roman" w:hAnsi="Times New Roman"/>
          <w:color w:val="741b47"/>
          <w:sz w:val="24"/>
          <w:szCs w:val="24"/>
        </w:rPr>
      </w:pPr>
      <w:sdt>
        <w:sdtPr>
          <w:id w:val="654165079"/>
          <w:tag w:val="goog_rdk_412"/>
        </w:sdtPr>
        <w:sdtContent>
          <w:r w:rsidDel="00000000" w:rsidR="00000000" w:rsidRPr="00000000">
            <w:rPr>
              <w:rFonts w:ascii="Gungsuh" w:cs="Gungsuh" w:eastAsia="Gungsuh" w:hAnsi="Gungsuh"/>
              <w:color w:val="741b47"/>
              <w:sz w:val="24"/>
              <w:szCs w:val="24"/>
              <w:rtl w:val="0"/>
            </w:rPr>
            <w:t xml:space="preserve">（二）元日记（Meta Note）——八三 APP</w:t>
          </w:r>
        </w:sdtContent>
      </w:sdt>
    </w:p>
    <w:p w:rsidR="00000000" w:rsidDel="00000000" w:rsidP="00000000" w:rsidRDefault="00000000" w:rsidRPr="00000000" w14:paraId="000002CE">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(2) Meta Note — Eight-Three App</w:t>
      </w:r>
    </w:p>
    <w:p w:rsidR="00000000" w:rsidDel="00000000" w:rsidP="00000000" w:rsidRDefault="00000000" w:rsidRPr="00000000" w14:paraId="000002CF">
      <w:pPr>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2D0">
      <w:pPr>
        <w:spacing w:line="276" w:lineRule="auto"/>
        <w:jc w:val="left"/>
        <w:rPr>
          <w:rFonts w:ascii="Times New Roman" w:cs="Times New Roman" w:eastAsia="Times New Roman" w:hAnsi="Times New Roman"/>
          <w:color w:val="741b47"/>
          <w:sz w:val="24"/>
          <w:szCs w:val="24"/>
        </w:rPr>
      </w:pPr>
      <w:sdt>
        <w:sdtPr>
          <w:id w:val="-729774"/>
          <w:tag w:val="goog_rdk_413"/>
        </w:sdtPr>
        <w:sdtContent>
          <w:r w:rsidDel="00000000" w:rsidR="00000000" w:rsidRPr="00000000">
            <w:rPr>
              <w:rFonts w:ascii="Gungsuh" w:cs="Gungsuh" w:eastAsia="Gungsuh" w:hAnsi="Gungsuh"/>
              <w:color w:val="741b47"/>
              <w:sz w:val="24"/>
              <w:szCs w:val="24"/>
              <w:rtl w:val="0"/>
            </w:rPr>
            <w:t xml:space="preserve">元日记是根据《认识人格密码，开启八三禅修》开发的应用程序（包括APP、网页端），帮助我们走好菩提导航的每一个站点，学好每一课。</w:t>
          </w:r>
        </w:sdtContent>
      </w:sdt>
    </w:p>
    <w:p w:rsidR="00000000" w:rsidDel="00000000" w:rsidP="00000000" w:rsidRDefault="00000000" w:rsidRPr="00000000" w14:paraId="000002D1">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Meta Note is an application (available as both a mobile app and a web platform) developed based on </w:t>
      </w:r>
      <w:r w:rsidDel="00000000" w:rsidR="00000000" w:rsidRPr="00000000">
        <w:rPr>
          <w:rFonts w:ascii="Times New Roman" w:cs="Times New Roman" w:eastAsia="Times New Roman" w:hAnsi="Times New Roman"/>
          <w:i w:val="1"/>
          <w:iCs w:val="1"/>
          <w:color w:val="741b47"/>
          <w:sz w:val="24"/>
          <w:szCs w:val="24"/>
          <w:rtl w:val="0"/>
        </w:rPr>
        <w:t xml:space="preserve">Discover the Personality Code and Cultivate the Eight Steps and Three Types of Meditation</w:t>
      </w:r>
      <w:r w:rsidDel="00000000" w:rsidR="00000000" w:rsidRPr="00000000">
        <w:rPr>
          <w:rFonts w:ascii="Times New Roman" w:cs="Times New Roman" w:eastAsia="Times New Roman" w:hAnsi="Times New Roman"/>
          <w:color w:val="741b47"/>
          <w:sz w:val="24"/>
          <w:szCs w:val="24"/>
          <w:rtl w:val="0"/>
        </w:rPr>
        <w:t xml:space="preserve">. It supports us in navigating each stage of the Bodhi Navigator and engaging deeply with every lesson.</w:t>
      </w:r>
    </w:p>
    <w:p w:rsidR="00000000" w:rsidDel="00000000" w:rsidP="00000000" w:rsidRDefault="00000000" w:rsidRPr="00000000" w14:paraId="000002D2">
      <w:pPr>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2D3">
      <w:pPr>
        <w:spacing w:line="276" w:lineRule="auto"/>
        <w:jc w:val="left"/>
        <w:rPr>
          <w:rFonts w:ascii="Times New Roman" w:cs="Times New Roman" w:eastAsia="Times New Roman" w:hAnsi="Times New Roman"/>
          <w:color w:val="741b47"/>
          <w:sz w:val="24"/>
          <w:szCs w:val="24"/>
        </w:rPr>
      </w:pPr>
      <w:sdt>
        <w:sdtPr>
          <w:id w:val="-687671712"/>
          <w:tag w:val="goog_rdk_414"/>
        </w:sdtPr>
        <w:sdtContent>
          <w:r w:rsidDel="00000000" w:rsidR="00000000" w:rsidRPr="00000000">
            <w:rPr>
              <w:rFonts w:ascii="Gungsuh" w:cs="Gungsuh" w:eastAsia="Gungsuh" w:hAnsi="Gungsuh"/>
              <w:color w:val="741b47"/>
              <w:sz w:val="24"/>
              <w:szCs w:val="24"/>
              <w:rtl w:val="0"/>
            </w:rPr>
            <w:t xml:space="preserve">元日记立足于“人格形成密码”，即文化、思维、观念、行为、习惯、性格、人格，通过建立生命的黑牌与白牌，将修学之路导入心灵之路。黑牌展现轮回的轨道，通过记录自己的真实案例，会看到生命存在的问题，找到出现问题的原因，是苦谛与集谛的修行；白牌展现觉醒的轨道，从接受佛法的智慧文化，到通过八步三禅的修行，改变轮回串习，解决人生的各种痛苦、烦恼、缺陷、不完美，造就觉醒的人生，是灭谛和道谛的修行。</w:t>
          </w:r>
        </w:sdtContent>
      </w:sdt>
    </w:p>
    <w:p w:rsidR="00000000" w:rsidDel="00000000" w:rsidP="00000000" w:rsidRDefault="00000000" w:rsidRPr="00000000" w14:paraId="000002D4">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Meta Note is grounded in the Personality Code—a progression from culture, to thinking, to views, to behaviors, to habits, to character, and ultimately to personality. Through the use of Black-and-White Cards, it guides the path of study into a path of inner transformation.</w:t>
      </w:r>
    </w:p>
    <w:p w:rsidR="00000000" w:rsidDel="00000000" w:rsidP="00000000" w:rsidRDefault="00000000" w:rsidRPr="00000000" w14:paraId="000002D5">
      <w:pPr>
        <w:spacing w:after="240" w:before="240"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The Black Cards reveal the patterns of samsaric conditioning. By recording our own lived experiences, we begin to see the challenges within our lives and trace their underlying causes. This corresponds to the cultivation of the truths of suffering and its origin.</w:t>
      </w:r>
    </w:p>
    <w:p w:rsidR="00000000" w:rsidDel="00000000" w:rsidP="00000000" w:rsidRDefault="00000000" w:rsidRPr="00000000" w14:paraId="000002D6">
      <w:pPr>
        <w:spacing w:after="240" w:before="240"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The White Cards reveal the path of awakening. Beginning with the study of Buddhist wisdom, and through the practice of the Eight Steps and Three Types of Meditation, we gradually transform habitual patterns shaped by samsara. In doing so, we address suffering, afflictions, limitations, and imperfections, and cultivate a life oriented toward awakening. This corresponds to the cultivation of cessation and the path.</w:t>
      </w:r>
    </w:p>
    <w:p w:rsidR="00000000" w:rsidDel="00000000" w:rsidP="00000000" w:rsidRDefault="00000000" w:rsidRPr="00000000" w14:paraId="000002D7">
      <w:pPr>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2D8">
      <w:pPr>
        <w:spacing w:line="276" w:lineRule="auto"/>
        <w:jc w:val="left"/>
        <w:rPr>
          <w:rFonts w:ascii="Times New Roman" w:cs="Times New Roman" w:eastAsia="Times New Roman" w:hAnsi="Times New Roman"/>
          <w:color w:val="741b47"/>
          <w:sz w:val="24"/>
          <w:szCs w:val="24"/>
        </w:rPr>
      </w:pPr>
      <w:sdt>
        <w:sdtPr>
          <w:id w:val="-1642420987"/>
          <w:tag w:val="goog_rdk_415"/>
        </w:sdtPr>
        <w:sdtContent>
          <w:r w:rsidDel="00000000" w:rsidR="00000000" w:rsidRPr="00000000">
            <w:rPr>
              <w:rFonts w:ascii="Gungsuh" w:cs="Gungsuh" w:eastAsia="Gungsuh" w:hAnsi="Gungsuh"/>
              <w:color w:val="741b47"/>
              <w:sz w:val="24"/>
              <w:szCs w:val="24"/>
              <w:rtl w:val="0"/>
            </w:rPr>
            <w:t xml:space="preserve">（三）修学导航中心——修学一站式解决方案</w:t>
          </w:r>
        </w:sdtContent>
      </w:sdt>
    </w:p>
    <w:p w:rsidR="00000000" w:rsidDel="00000000" w:rsidP="00000000" w:rsidRDefault="00000000" w:rsidRPr="00000000" w14:paraId="000002D9">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(3) Study Navigation Center — A One-Stop Solution for Study and Practice</w:t>
      </w:r>
    </w:p>
    <w:p w:rsidR="00000000" w:rsidDel="00000000" w:rsidP="00000000" w:rsidRDefault="00000000" w:rsidRPr="00000000" w14:paraId="000002DA">
      <w:pPr>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2DB">
      <w:pPr>
        <w:spacing w:line="276" w:lineRule="auto"/>
        <w:jc w:val="left"/>
        <w:rPr>
          <w:rFonts w:ascii="Times New Roman" w:cs="Times New Roman" w:eastAsia="Times New Roman" w:hAnsi="Times New Roman"/>
          <w:color w:val="741b47"/>
          <w:sz w:val="34"/>
          <w:szCs w:val="34"/>
        </w:rPr>
      </w:pPr>
      <w:sdt>
        <w:sdtPr>
          <w:id w:val="-236372645"/>
          <w:tag w:val="goog_rdk_416"/>
        </w:sdtPr>
        <w:sdtContent>
          <w:r w:rsidDel="00000000" w:rsidR="00000000" w:rsidRPr="00000000">
            <w:rPr>
              <w:rFonts w:ascii="Gungsuh" w:cs="Gungsuh" w:eastAsia="Gungsuh" w:hAnsi="Gungsuh"/>
              <w:color w:val="741b47"/>
              <w:sz w:val="24"/>
              <w:szCs w:val="24"/>
              <w:rtl w:val="0"/>
            </w:rPr>
            <w:t xml:space="preserve">修学导航中心（</w:t>
          </w:r>
        </w:sdtContent>
      </w:sdt>
      <w:hyperlink r:id="rId10">
        <w:r w:rsidDel="00000000" w:rsidR="00000000" w:rsidRPr="00000000">
          <w:rPr>
            <w:rFonts w:ascii="Times New Roman" w:cs="Times New Roman" w:eastAsia="Times New Roman" w:hAnsi="Times New Roman"/>
            <w:color w:val="1155cc"/>
            <w:sz w:val="24"/>
            <w:szCs w:val="24"/>
            <w:u w:val="single"/>
            <w:rtl w:val="0"/>
          </w:rPr>
          <w:t xml:space="preserve">ww.cleanarya.com</w:t>
        </w:r>
      </w:hyperlink>
      <w:sdt>
        <w:sdtPr>
          <w:id w:val="-2137961925"/>
          <w:tag w:val="goog_rdk_417"/>
        </w:sdtPr>
        <w:sdtContent>
          <w:r w:rsidDel="00000000" w:rsidR="00000000" w:rsidRPr="00000000">
            <w:rPr>
              <w:rFonts w:ascii="Gungsuh" w:cs="Gungsuh" w:eastAsia="Gungsuh" w:hAnsi="Gungsuh"/>
              <w:color w:val="741b47"/>
              <w:sz w:val="24"/>
              <w:szCs w:val="24"/>
              <w:rtl w:val="0"/>
            </w:rPr>
            <w:t xml:space="preserve">）提供修学一站式解决方案。根据学习的不同阶段，通过修学内容（包含修学要求与定课）、修学方法（三种禅修）、修学结果（心理建设及心理检测），构建完整的佛法修学理路。并提供禅修自检表及赋能板块，帮助掌握修学情况，有效解决修学问题。</w:t>
          </w:r>
        </w:sdtContent>
      </w:sdt>
      <w:r w:rsidDel="00000000" w:rsidR="00000000" w:rsidRPr="00000000">
        <w:rPr>
          <w:rtl w:val="0"/>
        </w:rPr>
      </w:r>
    </w:p>
    <w:p w:rsidR="00000000" w:rsidDel="00000000" w:rsidP="00000000" w:rsidRDefault="00000000" w:rsidRPr="00000000" w14:paraId="000002DC">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The Study Navigation Center (</w:t>
      </w:r>
      <w:hyperlink r:id="rId11">
        <w:r w:rsidDel="00000000" w:rsidR="00000000" w:rsidRPr="00000000">
          <w:rPr>
            <w:rFonts w:ascii="Times New Roman" w:cs="Times New Roman" w:eastAsia="Times New Roman" w:hAnsi="Times New Roman"/>
            <w:color w:val="1155cc"/>
            <w:sz w:val="24"/>
            <w:szCs w:val="24"/>
            <w:u w:val="single"/>
            <w:rtl w:val="0"/>
          </w:rPr>
          <w:t xml:space="preserve">www.cleanarya.com</w:t>
        </w:r>
      </w:hyperlink>
      <w:r w:rsidDel="00000000" w:rsidR="00000000" w:rsidRPr="00000000">
        <w:rPr>
          <w:rFonts w:ascii="Times New Roman" w:cs="Times New Roman" w:eastAsia="Times New Roman" w:hAnsi="Times New Roman"/>
          <w:color w:val="741b47"/>
          <w:sz w:val="24"/>
          <w:szCs w:val="24"/>
          <w:rtl w:val="0"/>
        </w:rPr>
        <w:t xml:space="preserve">) offers a comprehensive, one-stop solution for study and practice. Structured according to different stages of learning, it presents a complete framework through three dimensions: study content (including study requirements and daily chanting), study methods (the Three Forms of Meditation), and learning outcomes (mental development and reflective assessment). In addition, the platform provides meditation self-assessment tools and dedicated support modules, helping us track our progress, understand our current stage, and effectively address challenges in study and practice.</w:t>
      </w:r>
    </w:p>
    <w:p w:rsidR="00000000" w:rsidDel="00000000" w:rsidP="00000000" w:rsidRDefault="00000000" w:rsidRPr="00000000" w14:paraId="000002DD">
      <w:pPr>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2DE">
      <w:pPr>
        <w:spacing w:line="276" w:lineRule="auto"/>
        <w:jc w:val="left"/>
        <w:rPr>
          <w:rFonts w:ascii="Times New Roman" w:cs="Times New Roman" w:eastAsia="Times New Roman" w:hAnsi="Times New Roman"/>
          <w:color w:val="741b47"/>
          <w:sz w:val="24"/>
          <w:szCs w:val="24"/>
        </w:rPr>
      </w:pPr>
      <w:sdt>
        <w:sdtPr>
          <w:id w:val="-744183099"/>
          <w:tag w:val="goog_rdk_418"/>
        </w:sdtPr>
        <w:sdtContent>
          <w:r w:rsidDel="00000000" w:rsidR="00000000" w:rsidRPr="00000000">
            <w:rPr>
              <w:rFonts w:ascii="Gungsuh" w:cs="Gungsuh" w:eastAsia="Gungsuh" w:hAnsi="Gungsuh"/>
              <w:color w:val="741b47"/>
              <w:sz w:val="24"/>
              <w:szCs w:val="24"/>
              <w:rtl w:val="0"/>
            </w:rPr>
            <w:t xml:space="preserve">（四）觉醒之道——服务大众全球共享平台</w:t>
          </w:r>
        </w:sdtContent>
      </w:sdt>
    </w:p>
    <w:p w:rsidR="00000000" w:rsidDel="00000000" w:rsidP="00000000" w:rsidRDefault="00000000" w:rsidRPr="00000000" w14:paraId="000002DF">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(4) The Path of Awakening — A Global Platform for Serving the Public</w:t>
      </w:r>
    </w:p>
    <w:p w:rsidR="00000000" w:rsidDel="00000000" w:rsidP="00000000" w:rsidRDefault="00000000" w:rsidRPr="00000000" w14:paraId="000002E0">
      <w:pPr>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2E1">
      <w:pPr>
        <w:spacing w:line="276" w:lineRule="auto"/>
        <w:jc w:val="left"/>
        <w:rPr>
          <w:rFonts w:ascii="Times New Roman" w:cs="Times New Roman" w:eastAsia="Times New Roman" w:hAnsi="Times New Roman"/>
          <w:color w:val="741b47"/>
          <w:sz w:val="24"/>
          <w:szCs w:val="24"/>
        </w:rPr>
      </w:pPr>
      <w:sdt>
        <w:sdtPr>
          <w:id w:val="536253810"/>
          <w:tag w:val="goog_rdk_419"/>
        </w:sdtPr>
        <w:sdtContent>
          <w:r w:rsidDel="00000000" w:rsidR="00000000" w:rsidRPr="00000000">
            <w:rPr>
              <w:rFonts w:ascii="Gungsuh" w:cs="Gungsuh" w:eastAsia="Gungsuh" w:hAnsi="Gungsuh"/>
              <w:color w:val="741b47"/>
              <w:sz w:val="24"/>
              <w:szCs w:val="24"/>
              <w:rtl w:val="0"/>
            </w:rPr>
            <w:t xml:space="preserve">觉醒之道（www.PA.world) 是一个致力于服务大众模式及内容建设的全球共享平台，以“同愿同行，共同成长”为核心理念。</w:t>
          </w:r>
        </w:sdtContent>
      </w:sdt>
    </w:p>
    <w:p w:rsidR="00000000" w:rsidDel="00000000" w:rsidP="00000000" w:rsidRDefault="00000000" w:rsidRPr="00000000" w14:paraId="000002E2">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The Path of Awakening (</w:t>
      </w:r>
      <w:hyperlink r:id="rId12">
        <w:r w:rsidDel="00000000" w:rsidR="00000000" w:rsidRPr="00000000">
          <w:rPr>
            <w:rFonts w:ascii="Times New Roman" w:cs="Times New Roman" w:eastAsia="Times New Roman" w:hAnsi="Times New Roman"/>
            <w:color w:val="1155cc"/>
            <w:sz w:val="24"/>
            <w:szCs w:val="24"/>
            <w:u w:val="single"/>
            <w:rtl w:val="0"/>
          </w:rPr>
          <w:t xml:space="preserve">www.PA.world</w:t>
        </w:r>
      </w:hyperlink>
      <w:r w:rsidDel="00000000" w:rsidR="00000000" w:rsidRPr="00000000">
        <w:rPr>
          <w:rFonts w:ascii="Times New Roman" w:cs="Times New Roman" w:eastAsia="Times New Roman" w:hAnsi="Times New Roman"/>
          <w:color w:val="741b47"/>
          <w:sz w:val="24"/>
          <w:szCs w:val="24"/>
          <w:rtl w:val="0"/>
        </w:rPr>
        <w:t xml:space="preserve">) is a global shared platform dedicated to the development of the Service Model and related content, guided by the core vision of “Shared Vows, Shared Path, Shared Future.”</w:t>
      </w:r>
    </w:p>
    <w:p w:rsidR="00000000" w:rsidDel="00000000" w:rsidP="00000000" w:rsidRDefault="00000000" w:rsidRPr="00000000" w14:paraId="000002E3">
      <w:pPr>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2E4">
      <w:pPr>
        <w:spacing w:line="276" w:lineRule="auto"/>
        <w:jc w:val="left"/>
        <w:rPr>
          <w:rFonts w:ascii="Times New Roman" w:cs="Times New Roman" w:eastAsia="Times New Roman" w:hAnsi="Times New Roman"/>
          <w:color w:val="741b47"/>
          <w:sz w:val="24"/>
          <w:szCs w:val="24"/>
        </w:rPr>
      </w:pPr>
      <w:sdt>
        <w:sdtPr>
          <w:id w:val="-984561255"/>
          <w:tag w:val="goog_rdk_420"/>
        </w:sdtPr>
        <w:sdtContent>
          <w:r w:rsidDel="00000000" w:rsidR="00000000" w:rsidRPr="00000000">
            <w:rPr>
              <w:rFonts w:ascii="Gungsuh" w:cs="Gungsuh" w:eastAsia="Gungsuh" w:hAnsi="Gungsuh"/>
              <w:color w:val="741b47"/>
              <w:sz w:val="24"/>
              <w:szCs w:val="24"/>
              <w:rtl w:val="0"/>
            </w:rPr>
            <w:t xml:space="preserve">平台涵盖服务大众的各类型项目及精品课程，同时以直播互动、达人分享、社区交流等方式推动服务大众项目的开展及人才成长，创造丰富的学习与互动体验；落实千手千眼、大慈大悲的菩萨道精神，发掘生命的内在宝藏。携手同行的力量，将点亮智慧与慈悲的心灯，引领更多人走上觉醒之道。</w:t>
          </w:r>
        </w:sdtContent>
      </w:sdt>
    </w:p>
    <w:p w:rsidR="00000000" w:rsidDel="00000000" w:rsidP="00000000" w:rsidRDefault="00000000" w:rsidRPr="00000000" w14:paraId="000002E5">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The platform offers a wide range of programs and curated courses for public service. Through live interactive sessions, senior practitioner-led sharing, and community exchange, it supports the growth of service initiatives and the development of individuals, while creating rich opportunities for learning and interaction. Grounded in the bodhisattva spirit of great loving-kindness and universal compassion—symbolized by “a thousand hands and eyes”—the platform encourages the unfolding of inner potential and the expression of wisdom and care in action. Through walking this path together, the light of wisdom and compassion is kindled, guiding more people toward the path of awakening.</w:t>
      </w:r>
    </w:p>
    <w:p w:rsidR="00000000" w:rsidDel="00000000" w:rsidP="00000000" w:rsidRDefault="00000000" w:rsidRPr="00000000" w14:paraId="000002E6">
      <w:pPr>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2E7">
      <w:pPr>
        <w:spacing w:line="276" w:lineRule="auto"/>
        <w:jc w:val="left"/>
        <w:rPr>
          <w:rFonts w:ascii="Times New Roman" w:cs="Times New Roman" w:eastAsia="Times New Roman" w:hAnsi="Times New Roman"/>
          <w:color w:val="741b47"/>
          <w:sz w:val="24"/>
          <w:szCs w:val="24"/>
        </w:rPr>
      </w:pPr>
      <w:sdt>
        <w:sdtPr>
          <w:id w:val="-1934820704"/>
          <w:tag w:val="goog_rdk_421"/>
        </w:sdtPr>
        <w:sdtContent>
          <w:r w:rsidDel="00000000" w:rsidR="00000000" w:rsidRPr="00000000">
            <w:rPr>
              <w:rFonts w:ascii="Gungsuh" w:cs="Gungsuh" w:eastAsia="Gungsuh" w:hAnsi="Gungsuh"/>
              <w:color w:val="741b47"/>
              <w:sz w:val="24"/>
              <w:szCs w:val="24"/>
              <w:rtl w:val="0"/>
            </w:rPr>
            <w:t xml:space="preserve">（五）正念日记：把正念落实到每一件事</w:t>
          </w:r>
        </w:sdtContent>
      </w:sdt>
    </w:p>
    <w:p w:rsidR="00000000" w:rsidDel="00000000" w:rsidP="00000000" w:rsidRDefault="00000000" w:rsidRPr="00000000" w14:paraId="000002E8">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(5) Mindfulness Daily Journal — Bringing Mindfulness into Every Action</w:t>
      </w:r>
    </w:p>
    <w:p w:rsidR="00000000" w:rsidDel="00000000" w:rsidP="00000000" w:rsidRDefault="00000000" w:rsidRPr="00000000" w14:paraId="000002E9">
      <w:pPr>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2EA">
      <w:pPr>
        <w:spacing w:line="276" w:lineRule="auto"/>
        <w:jc w:val="left"/>
        <w:rPr>
          <w:rFonts w:ascii="Times New Roman" w:cs="Times New Roman" w:eastAsia="Times New Roman" w:hAnsi="Times New Roman"/>
          <w:color w:val="741b47"/>
          <w:sz w:val="24"/>
          <w:szCs w:val="24"/>
        </w:rPr>
      </w:pPr>
      <w:sdt>
        <w:sdtPr>
          <w:id w:val="1711592943"/>
          <w:tag w:val="goog_rdk_422"/>
        </w:sdtPr>
        <w:sdtContent>
          <w:r w:rsidDel="00000000" w:rsidR="00000000" w:rsidRPr="00000000">
            <w:rPr>
              <w:rFonts w:ascii="Gungsuh" w:cs="Gungsuh" w:eastAsia="Gungsuh" w:hAnsi="Gungsuh"/>
              <w:color w:val="741b47"/>
              <w:sz w:val="24"/>
              <w:szCs w:val="24"/>
              <w:rtl w:val="0"/>
            </w:rPr>
            <w:t xml:space="preserve">正念日记包含两个部分，一是正念禅修元素。包含基础条件（发心、持戒、热忱），止禅（所缘、作意、专注），观禅（觉知、接纳、不评判、正见）共十个元素。另外还有无念、无住，作为高级禅修的元素。</w:t>
          </w:r>
        </w:sdtContent>
      </w:sdt>
    </w:p>
    <w:p w:rsidR="00000000" w:rsidDel="00000000" w:rsidP="00000000" w:rsidRDefault="00000000" w:rsidRPr="00000000" w14:paraId="000002EB">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The Mindfulness Daily Journal consists of two components. The first is the set of mindfulness meditation elements. These include the Ten Key Elements of Mindfulness Meditation: the Basic Elements (aspiration, a simple and orderly life, enthusiasm), Samatha Elements (an object of focus, attention, concentration), and Vipassana Elements (awareness, acceptance, non-judgment, right view). In addition, No-thought and No-obtain are included as elements of advanced-level mindfulness meditation.</w:t>
      </w:r>
    </w:p>
    <w:p w:rsidR="00000000" w:rsidDel="00000000" w:rsidP="00000000" w:rsidRDefault="00000000" w:rsidRPr="00000000" w14:paraId="000002EC">
      <w:pPr>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2ED">
      <w:pPr>
        <w:spacing w:line="276" w:lineRule="auto"/>
        <w:jc w:val="left"/>
        <w:rPr>
          <w:rFonts w:ascii="Times New Roman" w:cs="Times New Roman" w:eastAsia="Times New Roman" w:hAnsi="Times New Roman"/>
          <w:color w:val="741b47"/>
          <w:sz w:val="24"/>
          <w:szCs w:val="24"/>
        </w:rPr>
      </w:pPr>
      <w:sdt>
        <w:sdtPr>
          <w:id w:val="1570756647"/>
          <w:tag w:val="goog_rdk_423"/>
        </w:sdtPr>
        <w:sdtContent>
          <w:r w:rsidDel="00000000" w:rsidR="00000000" w:rsidRPr="00000000">
            <w:rPr>
              <w:rFonts w:ascii="Gungsuh" w:cs="Gungsuh" w:eastAsia="Gungsuh" w:hAnsi="Gungsuh"/>
              <w:color w:val="741b47"/>
              <w:sz w:val="24"/>
              <w:szCs w:val="24"/>
              <w:rtl w:val="0"/>
            </w:rPr>
            <w:t xml:space="preserve">二是训练事件。正念禅修关键要持续训练，正念日记中可以自己设置训练事件，时刻训练自己的专注与觉知，并记录每天的用心说明。帮助我们将正念贯穿到生活中，把禅修带到方方面面。</w:t>
          </w:r>
        </w:sdtContent>
      </w:sdt>
    </w:p>
    <w:p w:rsidR="00000000" w:rsidDel="00000000" w:rsidP="00000000" w:rsidRDefault="00000000" w:rsidRPr="00000000" w14:paraId="000002EE">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The second component is event-based training. As mindfulness requires continuous cultivation, we can set specific training events within the journal to strengthen our concentration and awareness in daily life, while recording reflections on how mindfulness is applied. In this way, mindfulness is gradually integrated into everyday activities, bringing meditation into all aspects of life.</w:t>
      </w:r>
    </w:p>
    <w:p w:rsidR="00000000" w:rsidDel="00000000" w:rsidP="00000000" w:rsidRDefault="00000000" w:rsidRPr="00000000" w14:paraId="000002EF">
      <w:pPr>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2F0">
      <w:pPr>
        <w:spacing w:line="276" w:lineRule="auto"/>
        <w:jc w:val="left"/>
        <w:rPr>
          <w:rFonts w:ascii="Times New Roman" w:cs="Times New Roman" w:eastAsia="Times New Roman" w:hAnsi="Times New Roman"/>
          <w:color w:val="741b47"/>
          <w:sz w:val="24"/>
          <w:szCs w:val="24"/>
        </w:rPr>
      </w:pPr>
      <w:sdt>
        <w:sdtPr>
          <w:id w:val="624435706"/>
          <w:tag w:val="goog_rdk_424"/>
        </w:sdtPr>
        <w:sdtContent>
          <w:r w:rsidDel="00000000" w:rsidR="00000000" w:rsidRPr="00000000">
            <w:rPr>
              <w:rFonts w:ascii="Gungsuh" w:cs="Gungsuh" w:eastAsia="Gungsuh" w:hAnsi="Gungsuh"/>
              <w:color w:val="741b47"/>
              <w:sz w:val="24"/>
              <w:szCs w:val="24"/>
              <w:rtl w:val="0"/>
            </w:rPr>
            <w:t xml:space="preserve">备注 : “正念日记”在菩提导航 APP- 五处用心（日常）中可使用。</w:t>
          </w:r>
        </w:sdtContent>
      </w:sdt>
    </w:p>
    <w:p w:rsidR="00000000" w:rsidDel="00000000" w:rsidP="00000000" w:rsidRDefault="00000000" w:rsidRPr="00000000" w14:paraId="000002F1">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Note: The “Mindfulness Daily Journal” can be accessed in the Bodhi Navigator app under the “Five Areas of Mindful Engagement” (Daily Life) section.</w:t>
      </w:r>
    </w:p>
    <w:p w:rsidR="00000000" w:rsidDel="00000000" w:rsidP="00000000" w:rsidRDefault="00000000" w:rsidRPr="00000000" w14:paraId="000002F2">
      <w:pPr>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2F3">
      <w:pPr>
        <w:spacing w:line="276" w:lineRule="auto"/>
        <w:jc w:val="left"/>
        <w:rPr>
          <w:rFonts w:ascii="Times New Roman" w:cs="Times New Roman" w:eastAsia="Times New Roman" w:hAnsi="Times New Roman"/>
          <w:color w:val="741b47"/>
          <w:sz w:val="24"/>
          <w:szCs w:val="24"/>
        </w:rPr>
      </w:pPr>
      <w:sdt>
        <w:sdtPr>
          <w:id w:val="1288669026"/>
          <w:tag w:val="goog_rdk_425"/>
        </w:sdtPr>
        <w:sdtContent>
          <w:r w:rsidDel="00000000" w:rsidR="00000000" w:rsidRPr="00000000">
            <w:rPr>
              <w:rFonts w:ascii="Gungsuh" w:cs="Gungsuh" w:eastAsia="Gungsuh" w:hAnsi="Gungsuh"/>
              <w:color w:val="741b47"/>
              <w:sz w:val="24"/>
              <w:szCs w:val="24"/>
              <w:rtl w:val="0"/>
            </w:rPr>
            <w:t xml:space="preserve">（六）利他周记：用慈心对待每一个人</w:t>
          </w:r>
        </w:sdtContent>
      </w:sdt>
    </w:p>
    <w:p w:rsidR="00000000" w:rsidDel="00000000" w:rsidP="00000000" w:rsidRDefault="00000000" w:rsidRPr="00000000" w14:paraId="000002F4">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(6) Altruistic Meditation Weekly Journal — Relating to Others with Loving-Kindness</w:t>
      </w:r>
    </w:p>
    <w:p w:rsidR="00000000" w:rsidDel="00000000" w:rsidP="00000000" w:rsidRDefault="00000000" w:rsidRPr="00000000" w14:paraId="000002F5">
      <w:pPr>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2F6">
      <w:pPr>
        <w:spacing w:line="276" w:lineRule="auto"/>
        <w:jc w:val="left"/>
        <w:rPr>
          <w:rFonts w:ascii="Times New Roman" w:cs="Times New Roman" w:eastAsia="Times New Roman" w:hAnsi="Times New Roman"/>
          <w:color w:val="741b47"/>
          <w:sz w:val="24"/>
          <w:szCs w:val="24"/>
        </w:rPr>
      </w:pPr>
      <w:sdt>
        <w:sdtPr>
          <w:id w:val="1785136534"/>
          <w:tag w:val="goog_rdk_426"/>
        </w:sdtPr>
        <w:sdtContent>
          <w:r w:rsidDel="00000000" w:rsidR="00000000" w:rsidRPr="00000000">
            <w:rPr>
              <w:rFonts w:ascii="Gungsuh" w:cs="Gungsuh" w:eastAsia="Gungsuh" w:hAnsi="Gungsuh"/>
              <w:color w:val="741b47"/>
              <w:sz w:val="24"/>
              <w:szCs w:val="24"/>
              <w:rtl w:val="0"/>
            </w:rPr>
            <w:t xml:space="preserve">利他周记包含修行元素、修行方法、修行对象和修行心得，并可对慈悲相关心理作检测。</w:t>
          </w:r>
        </w:sdtContent>
      </w:sdt>
    </w:p>
    <w:p w:rsidR="00000000" w:rsidDel="00000000" w:rsidP="00000000" w:rsidRDefault="00000000" w:rsidRPr="00000000" w14:paraId="000002F7">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The Altruistic Meditation Weekly Journal includes elements of practice, methods of cultivation, objects of practice, and reflective insights, along with tools for assessing compassion-related mental qualities.</w:t>
      </w:r>
    </w:p>
    <w:p w:rsidR="00000000" w:rsidDel="00000000" w:rsidP="00000000" w:rsidRDefault="00000000" w:rsidRPr="00000000" w14:paraId="000002F8">
      <w:pPr>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2F9">
      <w:pPr>
        <w:spacing w:line="276" w:lineRule="auto"/>
        <w:jc w:val="left"/>
        <w:rPr>
          <w:rFonts w:ascii="Times New Roman" w:cs="Times New Roman" w:eastAsia="Times New Roman" w:hAnsi="Times New Roman"/>
          <w:color w:val="741b47"/>
          <w:sz w:val="24"/>
          <w:szCs w:val="24"/>
        </w:rPr>
      </w:pPr>
      <w:sdt>
        <w:sdtPr>
          <w:id w:val="-1058650309"/>
          <w:tag w:val="goog_rdk_427"/>
        </w:sdtPr>
        <w:sdtContent>
          <w:r w:rsidDel="00000000" w:rsidR="00000000" w:rsidRPr="00000000">
            <w:rPr>
              <w:rFonts w:ascii="Gungsuh" w:cs="Gungsuh" w:eastAsia="Gungsuh" w:hAnsi="Gungsuh"/>
              <w:color w:val="741b47"/>
              <w:sz w:val="24"/>
              <w:szCs w:val="24"/>
              <w:rtl w:val="0"/>
            </w:rPr>
            <w:t xml:space="preserve">修行元素是以慈心为基础，修慈悲相关心理，可以根据自己的情况，一段时间专门修某一部分的利他心理；修行方法包括利益思维、《慈经》修习、缘起思维、空性见；修行对象包括共同生活的人、共同工作的人、共同修学的人以及社会大众，慈心的修习需要面对具体对象去训练，每周可以根据修习的情况写一篇修行心得。</w:t>
          </w:r>
        </w:sdtContent>
      </w:sdt>
    </w:p>
    <w:p w:rsidR="00000000" w:rsidDel="00000000" w:rsidP="00000000" w:rsidRDefault="00000000" w:rsidRPr="00000000" w14:paraId="000002FA">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The elements of practice are grounded in loving-kindness, with a focus on cultivating compassion-related mental qualities. Depending on individual situations, we may focus on developing a specific aspect of altruistic mindsets over a period of time. Methods of practice include reflection on benefiting others, the practice of the </w:t>
      </w:r>
      <w:r w:rsidDel="00000000" w:rsidR="00000000" w:rsidRPr="00000000">
        <w:rPr>
          <w:rFonts w:ascii="Times New Roman" w:cs="Times New Roman" w:eastAsia="Times New Roman" w:hAnsi="Times New Roman"/>
          <w:i w:val="1"/>
          <w:iCs w:val="1"/>
          <w:color w:val="741b47"/>
          <w:sz w:val="24"/>
          <w:szCs w:val="24"/>
          <w:rtl w:val="0"/>
        </w:rPr>
        <w:t xml:space="preserve">Metta Sutta</w:t>
      </w:r>
      <w:r w:rsidDel="00000000" w:rsidR="00000000" w:rsidRPr="00000000">
        <w:rPr>
          <w:rFonts w:ascii="Times New Roman" w:cs="Times New Roman" w:eastAsia="Times New Roman" w:hAnsi="Times New Roman"/>
          <w:color w:val="741b47"/>
          <w:sz w:val="24"/>
          <w:szCs w:val="24"/>
          <w:rtl w:val="0"/>
        </w:rPr>
        <w:t xml:space="preserve">, contemplation of dependent origination, and the view of emptiness.</w:t>
      </w:r>
    </w:p>
    <w:p w:rsidR="00000000" w:rsidDel="00000000" w:rsidP="00000000" w:rsidRDefault="00000000" w:rsidRPr="00000000" w14:paraId="000002FB">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Objects of practice include those we live with, work with, and practice with, as well as the wider community. Since the cultivation of loving-kindness requires engagement with specific individuals, we are encouraged to train with specific people in mind and to record weekly reflections based on our experience of practice.</w:t>
      </w:r>
    </w:p>
    <w:p w:rsidR="00000000" w:rsidDel="00000000" w:rsidP="00000000" w:rsidRDefault="00000000" w:rsidRPr="00000000" w14:paraId="000002FC">
      <w:pPr>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2FD">
      <w:pPr>
        <w:spacing w:line="276" w:lineRule="auto"/>
        <w:jc w:val="left"/>
        <w:rPr>
          <w:rFonts w:ascii="Times New Roman" w:cs="Times New Roman" w:eastAsia="Times New Roman" w:hAnsi="Times New Roman"/>
          <w:color w:val="741b47"/>
          <w:sz w:val="24"/>
          <w:szCs w:val="24"/>
        </w:rPr>
      </w:pPr>
      <w:sdt>
        <w:sdtPr>
          <w:id w:val="1707803687"/>
          <w:tag w:val="goog_rdk_428"/>
        </w:sdtPr>
        <w:sdtContent>
          <w:r w:rsidDel="00000000" w:rsidR="00000000" w:rsidRPr="00000000">
            <w:rPr>
              <w:rFonts w:ascii="Gungsuh" w:cs="Gungsuh" w:eastAsia="Gungsuh" w:hAnsi="Gungsuh"/>
              <w:color w:val="741b47"/>
              <w:sz w:val="24"/>
              <w:szCs w:val="24"/>
              <w:rtl w:val="0"/>
            </w:rPr>
            <w:t xml:space="preserve">备注：“利他周记”在菩提导航 APP- 五处用心（服务）中可使用。</w:t>
          </w:r>
        </w:sdtContent>
      </w:sdt>
    </w:p>
    <w:p w:rsidR="00000000" w:rsidDel="00000000" w:rsidP="00000000" w:rsidRDefault="00000000" w:rsidRPr="00000000" w14:paraId="000002FE">
      <w:pPr>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Note: The “Altruistic Meditation Weekly Journal” can be accessed in the Bodhi Navigator app under the “Five Areas of Mindful Engagement” (Service) section.</w:t>
      </w:r>
    </w:p>
    <w:p w:rsidR="00000000" w:rsidDel="00000000" w:rsidP="00000000" w:rsidRDefault="00000000" w:rsidRPr="00000000" w14:paraId="000002FF">
      <w:pPr>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300">
      <w:pPr>
        <w:spacing w:line="276" w:lineRule="auto"/>
        <w:jc w:val="left"/>
        <w:rPr>
          <w:rFonts w:ascii="Times New Roman" w:cs="Times New Roman" w:eastAsia="Times New Roman" w:hAnsi="Times New Roman"/>
          <w:color w:val="741b47"/>
          <w:sz w:val="24"/>
          <w:szCs w:val="24"/>
        </w:rPr>
      </w:pPr>
      <w:sdt>
        <w:sdtPr>
          <w:id w:val="1201881643"/>
          <w:tag w:val="goog_rdk_429"/>
        </w:sdtPr>
        <w:sdtContent>
          <w:r w:rsidDel="00000000" w:rsidR="00000000" w:rsidRPr="00000000">
            <w:rPr>
              <w:rFonts w:ascii="Gungsuh" w:cs="Gungsuh" w:eastAsia="Gungsuh" w:hAnsi="Gungsuh"/>
              <w:color w:val="741b47"/>
              <w:sz w:val="24"/>
              <w:szCs w:val="24"/>
              <w:rtl w:val="0"/>
            </w:rPr>
            <w:t xml:space="preserve">（七）修学辅助工具快速指引</w:t>
          </w:r>
        </w:sdtContent>
      </w:sdt>
    </w:p>
    <w:p w:rsidR="00000000" w:rsidDel="00000000" w:rsidP="00000000" w:rsidRDefault="00000000" w:rsidRPr="00000000" w14:paraId="00000301">
      <w:pPr>
        <w:spacing w:line="276" w:lineRule="auto"/>
        <w:jc w:val="left"/>
        <w:rPr>
          <w:rFonts w:ascii="Times New Roman" w:cs="Times New Roman" w:eastAsia="Times New Roman" w:hAnsi="Times New Roman"/>
          <w:color w:val="741b47"/>
          <w:sz w:val="24"/>
          <w:szCs w:val="24"/>
        </w:rPr>
      </w:pPr>
      <w:sdt>
        <w:sdtPr>
          <w:id w:val="-1644231724"/>
          <w:tag w:val="goog_rdk_430"/>
        </w:sdtPr>
        <w:sdtContent>
          <w:r w:rsidDel="00000000" w:rsidR="00000000" w:rsidRPr="00000000">
            <w:rPr>
              <w:rFonts w:ascii="Gungsuh" w:cs="Gungsuh" w:eastAsia="Gungsuh" w:hAnsi="Gungsuh"/>
              <w:color w:val="741b47"/>
              <w:sz w:val="24"/>
              <w:szCs w:val="24"/>
              <w:rtl w:val="0"/>
            </w:rPr>
            <w:t xml:space="preserve">菩提导航APP：定位你在觉醒之路上的位置，规划最优路线。</w:t>
          </w:r>
        </w:sdtContent>
      </w:sdt>
    </w:p>
    <w:p w:rsidR="00000000" w:rsidDel="00000000" w:rsidP="00000000" w:rsidRDefault="00000000" w:rsidRPr="00000000" w14:paraId="00000302">
      <w:pPr>
        <w:spacing w:line="276" w:lineRule="auto"/>
        <w:jc w:val="left"/>
        <w:rPr>
          <w:rFonts w:ascii="Times New Roman" w:cs="Times New Roman" w:eastAsia="Times New Roman" w:hAnsi="Times New Roman"/>
          <w:color w:val="741b47"/>
          <w:sz w:val="24"/>
          <w:szCs w:val="24"/>
        </w:rPr>
      </w:pPr>
      <w:sdt>
        <w:sdtPr>
          <w:id w:val="502871209"/>
          <w:tag w:val="goog_rdk_431"/>
        </w:sdtPr>
        <w:sdtContent>
          <w:r w:rsidDel="00000000" w:rsidR="00000000" w:rsidRPr="00000000">
            <w:rPr>
              <w:rFonts w:ascii="Gungsuh" w:cs="Gungsuh" w:eastAsia="Gungsuh" w:hAnsi="Gungsuh"/>
              <w:color w:val="741b47"/>
              <w:sz w:val="24"/>
              <w:szCs w:val="24"/>
              <w:rtl w:val="0"/>
            </w:rPr>
            <w:t xml:space="preserve">元日记（八三APP）：记录黑白牌，看清人格密码，转化生命。</w:t>
          </w:r>
        </w:sdtContent>
      </w:sdt>
    </w:p>
    <w:p w:rsidR="00000000" w:rsidDel="00000000" w:rsidP="00000000" w:rsidRDefault="00000000" w:rsidRPr="00000000" w14:paraId="00000303">
      <w:pPr>
        <w:spacing w:line="276" w:lineRule="auto"/>
        <w:jc w:val="left"/>
        <w:rPr>
          <w:rFonts w:ascii="Times New Roman" w:cs="Times New Roman" w:eastAsia="Times New Roman" w:hAnsi="Times New Roman"/>
          <w:color w:val="741b47"/>
          <w:sz w:val="24"/>
          <w:szCs w:val="24"/>
        </w:rPr>
      </w:pPr>
      <w:sdt>
        <w:sdtPr>
          <w:id w:val="949142696"/>
          <w:tag w:val="goog_rdk_432"/>
        </w:sdtPr>
        <w:sdtContent>
          <w:r w:rsidDel="00000000" w:rsidR="00000000" w:rsidRPr="00000000">
            <w:rPr>
              <w:rFonts w:ascii="Gungsuh" w:cs="Gungsuh" w:eastAsia="Gungsuh" w:hAnsi="Gungsuh"/>
              <w:color w:val="741b47"/>
              <w:sz w:val="24"/>
              <w:szCs w:val="24"/>
              <w:rtl w:val="0"/>
            </w:rPr>
            <w:t xml:space="preserve">修学导航中心：一站式修学解决方案。</w:t>
          </w:r>
        </w:sdtContent>
      </w:sdt>
    </w:p>
    <w:p w:rsidR="00000000" w:rsidDel="00000000" w:rsidP="00000000" w:rsidRDefault="00000000" w:rsidRPr="00000000" w14:paraId="00000304">
      <w:pPr>
        <w:spacing w:line="276" w:lineRule="auto"/>
        <w:jc w:val="left"/>
        <w:rPr>
          <w:rFonts w:ascii="Times New Roman" w:cs="Times New Roman" w:eastAsia="Times New Roman" w:hAnsi="Times New Roman"/>
          <w:color w:val="741b47"/>
          <w:sz w:val="24"/>
          <w:szCs w:val="24"/>
        </w:rPr>
      </w:pPr>
      <w:sdt>
        <w:sdtPr>
          <w:id w:val="-1802340245"/>
          <w:tag w:val="goog_rdk_433"/>
        </w:sdtPr>
        <w:sdtContent>
          <w:r w:rsidDel="00000000" w:rsidR="00000000" w:rsidRPr="00000000">
            <w:rPr>
              <w:rFonts w:ascii="Gungsuh" w:cs="Gungsuh" w:eastAsia="Gungsuh" w:hAnsi="Gungsuh"/>
              <w:color w:val="741b47"/>
              <w:sz w:val="24"/>
              <w:szCs w:val="24"/>
              <w:rtl w:val="0"/>
            </w:rPr>
            <w:t xml:space="preserve">觉醒之道平台：全球共享，达人分享，案例库。</w:t>
          </w:r>
        </w:sdtContent>
      </w:sdt>
    </w:p>
    <w:p w:rsidR="00000000" w:rsidDel="00000000" w:rsidP="00000000" w:rsidRDefault="00000000" w:rsidRPr="00000000" w14:paraId="00000305">
      <w:pPr>
        <w:spacing w:line="276" w:lineRule="auto"/>
        <w:jc w:val="left"/>
        <w:rPr>
          <w:rFonts w:ascii="Times New Roman" w:cs="Times New Roman" w:eastAsia="Times New Roman" w:hAnsi="Times New Roman"/>
          <w:color w:val="741b47"/>
          <w:sz w:val="24"/>
          <w:szCs w:val="24"/>
        </w:rPr>
      </w:pPr>
      <w:sdt>
        <w:sdtPr>
          <w:id w:val="907997111"/>
          <w:tag w:val="goog_rdk_434"/>
        </w:sdtPr>
        <w:sdtContent>
          <w:r w:rsidDel="00000000" w:rsidR="00000000" w:rsidRPr="00000000">
            <w:rPr>
              <w:rFonts w:ascii="Gungsuh" w:cs="Gungsuh" w:eastAsia="Gungsuh" w:hAnsi="Gungsuh"/>
              <w:color w:val="741b47"/>
              <w:sz w:val="24"/>
              <w:szCs w:val="24"/>
              <w:rtl w:val="0"/>
            </w:rPr>
            <w:t xml:space="preserve">正念日记、利他周记：把禅修落实到每一天。</w:t>
          </w:r>
        </w:sdtContent>
      </w:sdt>
    </w:p>
    <w:p w:rsidR="00000000" w:rsidDel="00000000" w:rsidP="00000000" w:rsidRDefault="00000000" w:rsidRPr="00000000" w14:paraId="00000306">
      <w:pPr>
        <w:spacing w:after="0" w:before="0" w:line="276" w:lineRule="auto"/>
        <w:jc w:val="left"/>
        <w:rPr>
          <w:rFonts w:ascii="Times New Roman" w:cs="Times New Roman" w:eastAsia="Times New Roman" w:hAnsi="Times New Roman"/>
          <w:color w:val="741b47"/>
          <w:sz w:val="24"/>
          <w:szCs w:val="24"/>
        </w:rPr>
      </w:pPr>
      <w:sdt>
        <w:sdtPr>
          <w:id w:val="-1304135865"/>
          <w:tag w:val="goog_rdk_435"/>
        </w:sdtPr>
        <w:sdtContent>
          <w:r w:rsidDel="00000000" w:rsidR="00000000" w:rsidRPr="00000000">
            <w:rPr>
              <w:rFonts w:ascii="Gungsuh" w:cs="Gungsuh" w:eastAsia="Gungsuh" w:hAnsi="Gungsuh"/>
              <w:color w:val="741b47"/>
              <w:sz w:val="24"/>
              <w:szCs w:val="24"/>
              <w:rtl w:val="0"/>
            </w:rPr>
            <w:t xml:space="preserve">备注：如果你对某个工具的使用有疑问，可以在班级共修时提出，或向辅导员咨询。你不是一个人在摸索！</w:t>
          </w:r>
        </w:sdtContent>
      </w:sdt>
    </w:p>
    <w:p w:rsidR="00000000" w:rsidDel="00000000" w:rsidP="00000000" w:rsidRDefault="00000000" w:rsidRPr="00000000" w14:paraId="00000307">
      <w:pPr>
        <w:pStyle w:val="Heading3"/>
        <w:keepNext w:val="0"/>
        <w:keepLines w:val="0"/>
        <w:spacing w:after="0" w:before="0" w:line="276" w:lineRule="auto"/>
        <w:jc w:val="left"/>
        <w:rPr>
          <w:rFonts w:ascii="Times New Roman" w:cs="Times New Roman" w:eastAsia="Times New Roman" w:hAnsi="Times New Roman"/>
          <w:color w:val="741b47"/>
          <w:sz w:val="26"/>
          <w:szCs w:val="26"/>
        </w:rPr>
      </w:pPr>
      <w:bookmarkStart w:colFirst="0" w:colLast="0" w:name="_heading=h.jd8zk2hxu4wp" w:id="10"/>
      <w:bookmarkEnd w:id="10"/>
      <w:r w:rsidDel="00000000" w:rsidR="00000000" w:rsidRPr="00000000">
        <w:rPr>
          <w:rFonts w:ascii="Times New Roman" w:cs="Times New Roman" w:eastAsia="Times New Roman" w:hAnsi="Times New Roman"/>
          <w:color w:val="741b47"/>
          <w:sz w:val="26"/>
          <w:szCs w:val="26"/>
          <w:rtl w:val="0"/>
        </w:rPr>
        <w:t xml:space="preserve">(7) Practice Support Tools — Quick Guide</w:t>
      </w:r>
    </w:p>
    <w:p w:rsidR="00000000" w:rsidDel="00000000" w:rsidP="00000000" w:rsidRDefault="00000000" w:rsidRPr="00000000" w14:paraId="00000308">
      <w:pPr>
        <w:spacing w:after="0" w:before="0"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b w:val="1"/>
          <w:bCs w:val="1"/>
          <w:color w:val="741b47"/>
          <w:sz w:val="24"/>
          <w:szCs w:val="24"/>
          <w:rtl w:val="0"/>
        </w:rPr>
        <w:t xml:space="preserve">Bodhi Navigator App:</w:t>
      </w:r>
      <w:r w:rsidDel="00000000" w:rsidR="00000000" w:rsidRPr="00000000">
        <w:rPr>
          <w:rFonts w:ascii="Times New Roman" w:cs="Times New Roman" w:eastAsia="Times New Roman" w:hAnsi="Times New Roman"/>
          <w:color w:val="741b47"/>
          <w:sz w:val="24"/>
          <w:szCs w:val="24"/>
          <w:rtl w:val="0"/>
        </w:rPr>
        <w:t xml:space="preserve"> Identify where you are on the path of awakening and plan the most effective route forward.</w:t>
      </w:r>
    </w:p>
    <w:p w:rsidR="00000000" w:rsidDel="00000000" w:rsidP="00000000" w:rsidRDefault="00000000" w:rsidRPr="00000000" w14:paraId="00000309">
      <w:pPr>
        <w:spacing w:after="0" w:before="0"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b w:val="1"/>
          <w:bCs w:val="1"/>
          <w:color w:val="741b47"/>
          <w:sz w:val="24"/>
          <w:szCs w:val="24"/>
          <w:rtl w:val="0"/>
        </w:rPr>
        <w:t xml:space="preserve">Meta Note (Eight-Three App):</w:t>
      </w:r>
      <w:r w:rsidDel="00000000" w:rsidR="00000000" w:rsidRPr="00000000">
        <w:rPr>
          <w:rFonts w:ascii="Times New Roman" w:cs="Times New Roman" w:eastAsia="Times New Roman" w:hAnsi="Times New Roman"/>
          <w:color w:val="741b47"/>
          <w:sz w:val="24"/>
          <w:szCs w:val="24"/>
          <w:rtl w:val="0"/>
        </w:rPr>
        <w:t xml:space="preserve"> Record your Black-and-White Cards, recognize your Personality Code, and transform your life.</w:t>
      </w:r>
    </w:p>
    <w:p w:rsidR="00000000" w:rsidDel="00000000" w:rsidP="00000000" w:rsidRDefault="00000000" w:rsidRPr="00000000" w14:paraId="0000030A">
      <w:pPr>
        <w:spacing w:after="0" w:before="0"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b w:val="1"/>
          <w:bCs w:val="1"/>
          <w:color w:val="741b47"/>
          <w:sz w:val="24"/>
          <w:szCs w:val="24"/>
          <w:rtl w:val="0"/>
        </w:rPr>
        <w:t xml:space="preserve">Study Navigation Center:</w:t>
      </w:r>
      <w:r w:rsidDel="00000000" w:rsidR="00000000" w:rsidRPr="00000000">
        <w:rPr>
          <w:rFonts w:ascii="Times New Roman" w:cs="Times New Roman" w:eastAsia="Times New Roman" w:hAnsi="Times New Roman"/>
          <w:color w:val="741b47"/>
          <w:sz w:val="24"/>
          <w:szCs w:val="24"/>
          <w:rtl w:val="0"/>
        </w:rPr>
        <w:t xml:space="preserve"> A one-stop solution for study and practice.</w:t>
      </w:r>
    </w:p>
    <w:p w:rsidR="00000000" w:rsidDel="00000000" w:rsidP="00000000" w:rsidRDefault="00000000" w:rsidRPr="00000000" w14:paraId="0000030B">
      <w:pPr>
        <w:spacing w:after="0" w:before="0"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b w:val="1"/>
          <w:bCs w:val="1"/>
          <w:color w:val="741b47"/>
          <w:sz w:val="24"/>
          <w:szCs w:val="24"/>
          <w:rtl w:val="0"/>
        </w:rPr>
        <w:t xml:space="preserve">The Path of Awakening Platform:</w:t>
      </w:r>
      <w:r w:rsidDel="00000000" w:rsidR="00000000" w:rsidRPr="00000000">
        <w:rPr>
          <w:rFonts w:ascii="Times New Roman" w:cs="Times New Roman" w:eastAsia="Times New Roman" w:hAnsi="Times New Roman"/>
          <w:color w:val="741b47"/>
          <w:sz w:val="24"/>
          <w:szCs w:val="24"/>
          <w:rtl w:val="0"/>
        </w:rPr>
        <w:t xml:space="preserve"> A global platform for shared learning, practitioner insights, and case studies.</w:t>
      </w:r>
    </w:p>
    <w:p w:rsidR="00000000" w:rsidDel="00000000" w:rsidP="00000000" w:rsidRDefault="00000000" w:rsidRPr="00000000" w14:paraId="0000030C">
      <w:pPr>
        <w:spacing w:after="0" w:before="0"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b w:val="1"/>
          <w:bCs w:val="1"/>
          <w:color w:val="741b47"/>
          <w:sz w:val="24"/>
          <w:szCs w:val="24"/>
          <w:rtl w:val="0"/>
        </w:rPr>
        <w:t xml:space="preserve">Mindfulness Daily Journal</w:t>
      </w:r>
      <w:r w:rsidDel="00000000" w:rsidR="00000000" w:rsidRPr="00000000">
        <w:rPr>
          <w:rFonts w:ascii="Times New Roman" w:cs="Times New Roman" w:eastAsia="Times New Roman" w:hAnsi="Times New Roman"/>
          <w:color w:val="741b47"/>
          <w:sz w:val="24"/>
          <w:szCs w:val="24"/>
          <w:rtl w:val="0"/>
        </w:rPr>
        <w:t xml:space="preserve"> and </w:t>
      </w:r>
      <w:r w:rsidDel="00000000" w:rsidR="00000000" w:rsidRPr="00000000">
        <w:rPr>
          <w:rFonts w:ascii="Times New Roman" w:cs="Times New Roman" w:eastAsia="Times New Roman" w:hAnsi="Times New Roman"/>
          <w:b w:val="1"/>
          <w:bCs w:val="1"/>
          <w:color w:val="741b47"/>
          <w:sz w:val="24"/>
          <w:szCs w:val="24"/>
          <w:rtl w:val="0"/>
        </w:rPr>
        <w:t xml:space="preserve">Altruistic Meditation Weekly Journal:</w:t>
      </w:r>
      <w:r w:rsidDel="00000000" w:rsidR="00000000" w:rsidRPr="00000000">
        <w:rPr>
          <w:rFonts w:ascii="Times New Roman" w:cs="Times New Roman" w:eastAsia="Times New Roman" w:hAnsi="Times New Roman"/>
          <w:color w:val="741b47"/>
          <w:sz w:val="24"/>
          <w:szCs w:val="24"/>
          <w:rtl w:val="0"/>
        </w:rPr>
        <w:t xml:space="preserve"> Bring meditation practice into everyday life.</w:t>
      </w:r>
    </w:p>
    <w:p w:rsidR="00000000" w:rsidDel="00000000" w:rsidP="00000000" w:rsidRDefault="00000000" w:rsidRPr="00000000" w14:paraId="0000030D">
      <w:pPr>
        <w:spacing w:after="0" w:before="0"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b w:val="1"/>
          <w:bCs w:val="1"/>
          <w:color w:val="741b47"/>
          <w:sz w:val="24"/>
          <w:szCs w:val="24"/>
          <w:rtl w:val="0"/>
        </w:rPr>
        <w:t xml:space="preserve">Note:</w:t>
      </w:r>
      <w:r w:rsidDel="00000000" w:rsidR="00000000" w:rsidRPr="00000000">
        <w:rPr>
          <w:rFonts w:ascii="Times New Roman" w:cs="Times New Roman" w:eastAsia="Times New Roman" w:hAnsi="Times New Roman"/>
          <w:color w:val="741b47"/>
          <w:sz w:val="24"/>
          <w:szCs w:val="24"/>
          <w:rtl w:val="0"/>
        </w:rPr>
        <w:t xml:space="preserve"> If you have questions about how to use any of these tools, you may raise them during Class Discussion or consult your Class Facilitator. You are not exploring this path alone.</w:t>
      </w:r>
    </w:p>
    <w:p w:rsidR="00000000" w:rsidDel="00000000" w:rsidP="00000000" w:rsidRDefault="00000000" w:rsidRPr="00000000" w14:paraId="0000030E">
      <w:pPr>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30F">
      <w:pPr>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310">
      <w:pPr>
        <w:pStyle w:val="Heading2"/>
        <w:spacing w:line="276" w:lineRule="auto"/>
        <w:jc w:val="center"/>
        <w:rPr>
          <w:rFonts w:ascii="Times New Roman" w:cs="Times New Roman" w:eastAsia="Times New Roman" w:hAnsi="Times New Roman"/>
          <w:color w:val="000000"/>
          <w:sz w:val="24"/>
          <w:szCs w:val="24"/>
        </w:rPr>
      </w:pPr>
      <w:bookmarkStart w:colFirst="0" w:colLast="0" w:name="_heading=h.x9fcv8ne63px" w:id="11"/>
      <w:bookmarkEnd w:id="11"/>
      <w:sdt>
        <w:sdtPr>
          <w:id w:val="-2019725765"/>
          <w:tag w:val="goog_rdk_436"/>
        </w:sdtPr>
        <w:sdtContent>
          <w:r w:rsidDel="00000000" w:rsidR="00000000" w:rsidRPr="00000000">
            <w:rPr>
              <w:rFonts w:ascii="Gungsuh" w:cs="Gungsuh" w:eastAsia="Gungsuh" w:hAnsi="Gungsuh"/>
              <w:color w:val="000000"/>
              <w:sz w:val="24"/>
              <w:szCs w:val="24"/>
              <w:rtl w:val="0"/>
            </w:rPr>
            <w:t xml:space="preserve">第三章  修学效果</w:t>
          </w:r>
        </w:sdtContent>
      </w:sdt>
    </w:p>
    <w:p w:rsidR="00000000" w:rsidDel="00000000" w:rsidP="00000000" w:rsidRDefault="00000000" w:rsidRPr="00000000" w14:paraId="00000311">
      <w:pPr>
        <w:widowControl w:val="1"/>
        <w:spacing w:after="30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Chapter Three: Learning Outcomes</w:t>
      </w:r>
      <w:r w:rsidDel="00000000" w:rsidR="00000000" w:rsidRPr="00000000">
        <w:rPr>
          <w:rtl w:val="0"/>
        </w:rPr>
      </w:r>
    </w:p>
    <w:p w:rsidR="00000000" w:rsidDel="00000000" w:rsidP="00000000" w:rsidRDefault="00000000" w:rsidRPr="00000000" w14:paraId="00000312">
      <w:pPr>
        <w:spacing w:line="276" w:lineRule="auto"/>
        <w:ind w:firstLine="480"/>
        <w:rPr>
          <w:rFonts w:ascii="Times New Roman" w:cs="Times New Roman" w:eastAsia="Times New Roman" w:hAnsi="Times New Roman"/>
          <w:color w:val="000000"/>
          <w:sz w:val="24"/>
          <w:szCs w:val="24"/>
        </w:rPr>
      </w:pPr>
      <w:sdt>
        <w:sdtPr>
          <w:id w:val="1981336060"/>
          <w:tag w:val="goog_rdk_437"/>
        </w:sdtPr>
        <w:sdtContent>
          <w:r w:rsidDel="00000000" w:rsidR="00000000" w:rsidRPr="00000000">
            <w:rPr>
              <w:rFonts w:ascii="Gungsuh" w:cs="Gungsuh" w:eastAsia="Gungsuh" w:hAnsi="Gungsuh"/>
              <w:color w:val="000000"/>
              <w:sz w:val="24"/>
              <w:szCs w:val="24"/>
              <w:rtl w:val="0"/>
            </w:rPr>
            <w:t xml:space="preserve">落实正确的态度和方法后，我们将从“观念、心态、生命品质”发生改变，这是水到渠成的。</w:t>
          </w:r>
        </w:sdtContent>
      </w:sdt>
    </w:p>
    <w:p w:rsidR="00000000" w:rsidDel="00000000" w:rsidP="00000000" w:rsidRDefault="00000000" w:rsidRPr="00000000" w14:paraId="00000313">
      <w:pPr>
        <w:spacing w:line="276" w:lineRule="auto"/>
        <w:ind w:firstLine="480"/>
        <w:rPr>
          <w:rFonts w:ascii="Times New Roman" w:cs="Times New Roman" w:eastAsia="Times New Roman" w:hAnsi="Times New Roman"/>
          <w:color w:val="000000"/>
          <w:sz w:val="24"/>
          <w:szCs w:val="24"/>
        </w:rPr>
      </w:pPr>
      <w:sdt>
        <w:sdtPr>
          <w:id w:val="148890588"/>
          <w:tag w:val="goog_rdk_438"/>
        </w:sdtPr>
        <w:sdtContent>
          <w:r w:rsidDel="00000000" w:rsidR="00000000" w:rsidRPr="00000000">
            <w:rPr>
              <w:rFonts w:ascii="Gungsuh" w:cs="Gungsuh" w:eastAsia="Gungsuh" w:hAnsi="Gungsuh"/>
              <w:color w:val="000000"/>
              <w:sz w:val="24"/>
              <w:szCs w:val="24"/>
              <w:rtl w:val="0"/>
            </w:rPr>
            <w:t xml:space="preserve">凡夫的生命是一大堆错误观念和混乱情绪的综合体。错误观念导致贪嗔痴烦恼，形成凡夫品质；正确观念带来正向心态，成就圣贤品质。通过修学，我们对世界和人生的固有观念将逐渐被智慧替代，解除由错误观念导致的烦恼，走出迷妄的轮回系统，成就佛菩萨的生命品质。</w:t>
          </w:r>
        </w:sdtContent>
      </w:sdt>
    </w:p>
    <w:p w:rsidR="00000000" w:rsidDel="00000000" w:rsidP="00000000" w:rsidRDefault="00000000" w:rsidRPr="00000000" w14:paraId="00000314">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the right attitudes and methods will naturally lead to changes in "views, mindsets, and life quality."</w:t>
      </w:r>
    </w:p>
    <w:p w:rsidR="00000000" w:rsidDel="00000000" w:rsidP="00000000" w:rsidRDefault="00000000" w:rsidRPr="00000000" w14:paraId="00000315">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life of an ordinary being is a mixture of mistaken views and tangled emotions. Mistaken views give rise to afflictions such as greed, anger, and ignorance, which shape the character of ordinary beings. Conversely, correct views foster positive mindsets, forming the character of enlightened beings. Through study and practice, our original misguided views of the world and life will gradually be replaced by wisdom, freeing us from the afflictions caused by false views</w:t>
      </w:r>
      <w:sdt>
        <w:sdtPr>
          <w:id w:val="-1741518863"/>
          <w:tag w:val="goog_rdk_439"/>
        </w:sdtPr>
        <w:sdtContent>
          <w:ins w:author="Audrey Peng" w:id="24" w:date="2026-04-02T17:14:27Z">
            <w:r w:rsidDel="00000000" w:rsidR="00000000" w:rsidRPr="00000000">
              <w:rPr>
                <w:rFonts w:ascii="Times New Roman" w:cs="Times New Roman" w:eastAsia="Times New Roman" w:hAnsi="Times New Roman"/>
                <w:sz w:val="24"/>
                <w:szCs w:val="24"/>
                <w:rtl w:val="0"/>
              </w:rPr>
              <w:t xml:space="preserve">. Thereby, we can </w:t>
            </w:r>
          </w:ins>
        </w:sdtContent>
      </w:sdt>
      <w:sdt>
        <w:sdtPr>
          <w:id w:val="892891931"/>
          <w:tag w:val="goog_rdk_440"/>
        </w:sdtPr>
        <w:sdtContent>
          <w:del w:author="Audrey Peng" w:id="24" w:date="2026-04-02T17:14:27Z">
            <w:r w:rsidDel="00000000" w:rsidR="00000000" w:rsidRPr="00000000">
              <w:rPr>
                <w:rFonts w:ascii="Times New Roman" w:cs="Times New Roman" w:eastAsia="Times New Roman" w:hAnsi="Times New Roman"/>
                <w:sz w:val="24"/>
                <w:szCs w:val="24"/>
                <w:rtl w:val="0"/>
              </w:rPr>
              <w:delText xml:space="preserve">, and enabling us to </w:delText>
            </w:r>
          </w:del>
        </w:sdtContent>
      </w:sdt>
      <w:r w:rsidDel="00000000" w:rsidR="00000000" w:rsidRPr="00000000">
        <w:rPr>
          <w:rFonts w:ascii="Times New Roman" w:cs="Times New Roman" w:eastAsia="Times New Roman" w:hAnsi="Times New Roman"/>
          <w:sz w:val="24"/>
          <w:szCs w:val="24"/>
          <w:rtl w:val="0"/>
        </w:rPr>
        <w:t xml:space="preserve">step out of the delusional cycle of samsara, attaining the qualities of buddhas and bodhisattvas.</w:t>
      </w:r>
    </w:p>
    <w:p w:rsidR="00000000" w:rsidDel="00000000" w:rsidP="00000000" w:rsidRDefault="00000000" w:rsidRPr="00000000" w14:paraId="00000316">
      <w:pPr>
        <w:spacing w:line="276" w:lineRule="auto"/>
        <w:ind w:firstLine="48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17">
      <w:pPr>
        <w:pStyle w:val="Heading2"/>
        <w:spacing w:line="276" w:lineRule="auto"/>
        <w:jc w:val="center"/>
        <w:rPr>
          <w:rFonts w:ascii="Times New Roman" w:cs="Times New Roman" w:eastAsia="Times New Roman" w:hAnsi="Times New Roman"/>
          <w:color w:val="000000"/>
          <w:sz w:val="24"/>
          <w:szCs w:val="24"/>
        </w:rPr>
      </w:pPr>
      <w:bookmarkStart w:colFirst="0" w:colLast="0" w:name="_heading=h.vuusuc5m365c" w:id="12"/>
      <w:bookmarkEnd w:id="12"/>
      <w:sdt>
        <w:sdtPr>
          <w:id w:val="2017102704"/>
          <w:tag w:val="goog_rdk_441"/>
        </w:sdtPr>
        <w:sdtContent>
          <w:r w:rsidDel="00000000" w:rsidR="00000000" w:rsidRPr="00000000">
            <w:rPr>
              <w:rFonts w:ascii="Gungsuh" w:cs="Gungsuh" w:eastAsia="Gungsuh" w:hAnsi="Gungsuh"/>
              <w:color w:val="000000"/>
              <w:sz w:val="24"/>
              <w:szCs w:val="24"/>
              <w:rtl w:val="0"/>
            </w:rPr>
            <w:t xml:space="preserve">第四章  修学方式</w:t>
          </w:r>
        </w:sdtContent>
      </w:sdt>
    </w:p>
    <w:p w:rsidR="00000000" w:rsidDel="00000000" w:rsidP="00000000" w:rsidRDefault="00000000" w:rsidRPr="00000000" w14:paraId="00000318">
      <w:pPr>
        <w:widowControl w:val="1"/>
        <w:spacing w:after="30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Chapter Four: </w:t>
      </w:r>
      <w:sdt>
        <w:sdtPr>
          <w:id w:val="1711747513"/>
          <w:tag w:val="goog_rdk_442"/>
        </w:sdtPr>
        <w:sdtContent>
          <w:ins w:author="Audrey Peng" w:id="25" w:date="2026-04-03T04:01:48Z"/>
          <w:sdt>
            <w:sdtPr>
              <w:id w:val="-513430214"/>
              <w:tag w:val="goog_rdk_443"/>
            </w:sdtPr>
            <w:sdtContent>
              <w:commentRangeStart w:id="7"/>
            </w:sdtContent>
          </w:sdt>
          <w:ins w:author="Audrey Peng" w:id="25" w:date="2026-04-03T04:01:48Z">
            <w:r w:rsidDel="00000000" w:rsidR="00000000" w:rsidRPr="00000000">
              <w:rPr>
                <w:rFonts w:ascii="Times New Roman" w:cs="Times New Roman" w:eastAsia="Times New Roman" w:hAnsi="Times New Roman"/>
                <w:b w:val="1"/>
                <w:bCs w:val="1"/>
                <w:sz w:val="24"/>
                <w:szCs w:val="24"/>
                <w:rtl w:val="0"/>
              </w:rPr>
              <w:t xml:space="preserve">Approach to Study and Practice</w:t>
            </w:r>
          </w:ins>
        </w:sdtContent>
      </w:sdt>
      <w:sdt>
        <w:sdtPr>
          <w:id w:val="-920589013"/>
          <w:tag w:val="goog_rdk_444"/>
        </w:sdtPr>
        <w:sdtContent>
          <w:del w:author="Audrey Peng" w:id="25" w:date="2026-04-03T04:01:48Z">
            <w:commentRangeEnd w:id="7"/>
            <w:r w:rsidDel="00000000" w:rsidR="00000000" w:rsidRPr="00000000">
              <w:commentReference w:id="7"/>
            </w:r>
            <w:r w:rsidDel="00000000" w:rsidR="00000000" w:rsidRPr="00000000">
              <w:rPr>
                <w:rFonts w:ascii="Times New Roman" w:cs="Times New Roman" w:eastAsia="Times New Roman" w:hAnsi="Times New Roman"/>
                <w:b w:val="1"/>
                <w:bCs w:val="1"/>
                <w:sz w:val="24"/>
                <w:szCs w:val="24"/>
                <w:rtl w:val="0"/>
              </w:rPr>
              <w:delText xml:space="preserve">Modes of Study</w:delText>
            </w:r>
          </w:del>
        </w:sdtContent>
      </w:sdt>
      <w:r w:rsidDel="00000000" w:rsidR="00000000" w:rsidRPr="00000000">
        <w:rPr>
          <w:rtl w:val="0"/>
        </w:rPr>
      </w:r>
    </w:p>
    <w:p w:rsidR="00000000" w:rsidDel="00000000" w:rsidP="00000000" w:rsidRDefault="00000000" w:rsidRPr="00000000" w14:paraId="00000319">
      <w:pPr>
        <w:spacing w:line="276" w:lineRule="auto"/>
        <w:rPr>
          <w:rFonts w:ascii="Times New Roman" w:cs="Times New Roman" w:eastAsia="Times New Roman" w:hAnsi="Times New Roman"/>
          <w:b w:val="1"/>
          <w:bCs w:val="1"/>
          <w:color w:val="741b47"/>
          <w:sz w:val="24"/>
          <w:szCs w:val="24"/>
        </w:rPr>
      </w:pPr>
      <w:sdt>
        <w:sdtPr>
          <w:id w:val="-1949025193"/>
          <w:tag w:val="goog_rdk_445"/>
        </w:sdtPr>
        <w:sdtContent>
          <w:r w:rsidDel="00000000" w:rsidR="00000000" w:rsidRPr="00000000">
            <w:rPr>
              <w:rFonts w:ascii="Gungsuh" w:cs="Gungsuh" w:eastAsia="Gungsuh" w:hAnsi="Gungsuh"/>
              <w:b w:val="1"/>
              <w:bCs w:val="1"/>
              <w:color w:val="000000"/>
              <w:sz w:val="24"/>
              <w:szCs w:val="24"/>
              <w:rtl w:val="0"/>
            </w:rPr>
            <w:t xml:space="preserve">第一条　自修和</w:t>
          </w:r>
        </w:sdtContent>
      </w:sdt>
      <w:sdt>
        <w:sdtPr>
          <w:id w:val="355084205"/>
          <w:tag w:val="goog_rdk_446"/>
        </w:sdtPr>
        <w:sdtContent>
          <w:r w:rsidDel="00000000" w:rsidR="00000000" w:rsidRPr="00000000">
            <w:rPr>
              <w:rFonts w:ascii="Gungsuh" w:cs="Gungsuh" w:eastAsia="Gungsuh" w:hAnsi="Gungsuh"/>
              <w:b w:val="1"/>
              <w:bCs w:val="1"/>
              <w:color w:val="741b47"/>
              <w:sz w:val="24"/>
              <w:szCs w:val="24"/>
              <w:rtl w:val="0"/>
            </w:rPr>
            <w:t xml:space="preserve">共修</w:t>
          </w:r>
        </w:sdtContent>
      </w:sdt>
    </w:p>
    <w:p w:rsidR="00000000" w:rsidDel="00000000" w:rsidP="00000000" w:rsidRDefault="00000000" w:rsidRPr="00000000" w14:paraId="0000031A">
      <w:pPr>
        <w:spacing w:line="276" w:lineRule="auto"/>
        <w:ind w:firstLine="480"/>
        <w:rPr>
          <w:rFonts w:ascii="Times New Roman" w:cs="Times New Roman" w:eastAsia="Times New Roman" w:hAnsi="Times New Roman"/>
          <w:color w:val="000000"/>
          <w:sz w:val="24"/>
          <w:szCs w:val="24"/>
        </w:rPr>
      </w:pPr>
      <w:sdt>
        <w:sdtPr>
          <w:id w:val="1765423104"/>
          <w:tag w:val="goog_rdk_447"/>
        </w:sdtPr>
        <w:sdtContent>
          <w:r w:rsidDel="00000000" w:rsidR="00000000" w:rsidRPr="00000000">
            <w:rPr>
              <w:rFonts w:ascii="Gungsuh" w:cs="Gungsuh" w:eastAsia="Gungsuh" w:hAnsi="Gungsuh"/>
              <w:color w:val="000000"/>
              <w:sz w:val="24"/>
              <w:szCs w:val="24"/>
              <w:rtl w:val="0"/>
            </w:rPr>
            <w:t xml:space="preserve">静心学堂的修学采用自修与</w:t>
          </w:r>
        </w:sdtContent>
      </w:sdt>
      <w:sdt>
        <w:sdtPr>
          <w:id w:val="-1907659264"/>
          <w:tag w:val="goog_rdk_448"/>
        </w:sdtPr>
        <w:sdtContent>
          <w:r w:rsidDel="00000000" w:rsidR="00000000" w:rsidRPr="00000000">
            <w:rPr>
              <w:rFonts w:ascii="Gungsuh" w:cs="Gungsuh" w:eastAsia="Gungsuh" w:hAnsi="Gungsuh"/>
              <w:sz w:val="24"/>
              <w:szCs w:val="24"/>
              <w:rtl w:val="0"/>
            </w:rPr>
            <w:t xml:space="preserve">共修</w:t>
          </w:r>
        </w:sdtContent>
      </w:sdt>
      <w:sdt>
        <w:sdtPr>
          <w:id w:val="1001655022"/>
          <w:tag w:val="goog_rdk_449"/>
        </w:sdtPr>
        <w:sdtContent>
          <w:r w:rsidDel="00000000" w:rsidR="00000000" w:rsidRPr="00000000">
            <w:rPr>
              <w:rFonts w:ascii="Gungsuh" w:cs="Gungsuh" w:eastAsia="Gungsuh" w:hAnsi="Gungsuh"/>
              <w:color w:val="000000"/>
              <w:sz w:val="24"/>
              <w:szCs w:val="24"/>
              <w:rtl w:val="0"/>
            </w:rPr>
            <w:t xml:space="preserve">相结合的方式。通过自修，完成对法义的闻思，落实对法义的理解、接受和运用，同时也为交流做好准备，保证</w:t>
          </w:r>
        </w:sdtContent>
      </w:sdt>
      <w:sdt>
        <w:sdtPr>
          <w:id w:val="-867013899"/>
          <w:tag w:val="goog_rdk_450"/>
        </w:sdtPr>
        <w:sdtContent>
          <w:r w:rsidDel="00000000" w:rsidR="00000000" w:rsidRPr="00000000">
            <w:rPr>
              <w:rFonts w:ascii="Gungsuh" w:cs="Gungsuh" w:eastAsia="Gungsuh" w:hAnsi="Gungsuh"/>
              <w:sz w:val="24"/>
              <w:szCs w:val="24"/>
              <w:rtl w:val="0"/>
            </w:rPr>
            <w:t xml:space="preserve">共修</w:t>
          </w:r>
        </w:sdtContent>
      </w:sdt>
      <w:sdt>
        <w:sdtPr>
          <w:id w:val="430166236"/>
          <w:tag w:val="goog_rdk_451"/>
        </w:sdtPr>
        <w:sdtContent>
          <w:r w:rsidDel="00000000" w:rsidR="00000000" w:rsidRPr="00000000">
            <w:rPr>
              <w:rFonts w:ascii="Gungsuh" w:cs="Gungsuh" w:eastAsia="Gungsuh" w:hAnsi="Gungsuh"/>
              <w:color w:val="000000"/>
              <w:sz w:val="24"/>
              <w:szCs w:val="24"/>
              <w:rtl w:val="0"/>
            </w:rPr>
            <w:t xml:space="preserve">质量。通过</w:t>
          </w:r>
        </w:sdtContent>
      </w:sdt>
      <w:sdt>
        <w:sdtPr>
          <w:id w:val="648372182"/>
          <w:tag w:val="goog_rdk_452"/>
        </w:sdtPr>
        <w:sdtContent>
          <w:r w:rsidDel="00000000" w:rsidR="00000000" w:rsidRPr="00000000">
            <w:rPr>
              <w:rFonts w:ascii="Gungsuh" w:cs="Gungsuh" w:eastAsia="Gungsuh" w:hAnsi="Gungsuh"/>
              <w:sz w:val="24"/>
              <w:szCs w:val="24"/>
              <w:rtl w:val="0"/>
            </w:rPr>
            <w:t xml:space="preserve">共修</w:t>
          </w:r>
        </w:sdtContent>
      </w:sdt>
      <w:sdt>
        <w:sdtPr>
          <w:id w:val="78604320"/>
          <w:tag w:val="goog_rdk_453"/>
        </w:sdtPr>
        <w:sdtContent>
          <w:r w:rsidDel="00000000" w:rsidR="00000000" w:rsidRPr="00000000">
            <w:rPr>
              <w:rFonts w:ascii="Gungsuh" w:cs="Gungsuh" w:eastAsia="Gungsuh" w:hAnsi="Gungsuh"/>
              <w:color w:val="000000"/>
              <w:sz w:val="24"/>
              <w:szCs w:val="24"/>
              <w:rtl w:val="0"/>
            </w:rPr>
            <w:t xml:space="preserve">，营造良好的修学氛围，互帮互学，为自修提供支持。所以自修和</w:t>
          </w:r>
        </w:sdtContent>
      </w:sdt>
      <w:sdt>
        <w:sdtPr>
          <w:id w:val="-660283543"/>
          <w:tag w:val="goog_rdk_454"/>
        </w:sdtPr>
        <w:sdtContent>
          <w:r w:rsidDel="00000000" w:rsidR="00000000" w:rsidRPr="00000000">
            <w:rPr>
              <w:rFonts w:ascii="Gungsuh" w:cs="Gungsuh" w:eastAsia="Gungsuh" w:hAnsi="Gungsuh"/>
              <w:sz w:val="24"/>
              <w:szCs w:val="24"/>
              <w:rtl w:val="0"/>
            </w:rPr>
            <w:t xml:space="preserve">共修</w:t>
          </w:r>
        </w:sdtContent>
      </w:sdt>
      <w:sdt>
        <w:sdtPr>
          <w:id w:val="-860368125"/>
          <w:tag w:val="goog_rdk_455"/>
        </w:sdtPr>
        <w:sdtContent>
          <w:r w:rsidDel="00000000" w:rsidR="00000000" w:rsidRPr="00000000">
            <w:rPr>
              <w:rFonts w:ascii="Gungsuh" w:cs="Gungsuh" w:eastAsia="Gungsuh" w:hAnsi="Gungsuh"/>
              <w:color w:val="000000"/>
              <w:sz w:val="24"/>
              <w:szCs w:val="24"/>
              <w:rtl w:val="0"/>
            </w:rPr>
            <w:t xml:space="preserve">同等重要，缺一不可。</w:t>
          </w:r>
        </w:sdtContent>
      </w:sdt>
    </w:p>
    <w:p w:rsidR="00000000" w:rsidDel="00000000" w:rsidP="00000000" w:rsidRDefault="00000000" w:rsidRPr="00000000" w14:paraId="0000031B">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Self-Study and Group Discussion</w:t>
      </w:r>
      <w:r w:rsidDel="00000000" w:rsidR="00000000" w:rsidRPr="00000000">
        <w:rPr>
          <w:rtl w:val="0"/>
        </w:rPr>
      </w:r>
    </w:p>
    <w:p w:rsidR="00000000" w:rsidDel="00000000" w:rsidP="00000000" w:rsidRDefault="00000000" w:rsidRPr="00000000" w14:paraId="0000031C">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approach at Mindful Peace Academy combines self-study and group discussion. Through self-study, one studies the teachings, ensuring a proper understanding, acceptance, and application of the Dharma. At the same time, it prepares one for discussions and helps maintain the quality of group </w:t>
      </w:r>
      <w:sdt>
        <w:sdtPr>
          <w:id w:val="611448495"/>
          <w:tag w:val="goog_rdk_456"/>
        </w:sdtPr>
        <w:sdtContent>
          <w:ins w:author="Audrey Peng" w:id="26" w:date="2026-04-03T04:03:06Z"/>
          <w:sdt>
            <w:sdtPr>
              <w:id w:val="237415761"/>
              <w:tag w:val="goog_rdk_457"/>
            </w:sdtPr>
            <w:sdtContent>
              <w:ins w:author="Audrey Peng" w:id="26" w:date="2026-04-03T04:03:06Z">
                <w:r w:rsidDel="00000000" w:rsidR="00000000" w:rsidRPr="00000000">
                  <w:rPr>
                    <w:rFonts w:ascii="Times New Roman" w:cs="Times New Roman" w:eastAsia="Times New Roman" w:hAnsi="Times New Roman"/>
                    <w:sz w:val="24"/>
                    <w:szCs w:val="24"/>
                    <w:rtl w:val="0"/>
                    <w:rPrChange w:author="Audrey Peng" w:id="27" w:date="2026-04-03T04:03:06Z">
                      <w:rPr>
                        <w:rFonts w:ascii="Times New Roman" w:cs="Times New Roman" w:eastAsia="Times New Roman" w:hAnsi="Times New Roman"/>
                        <w:sz w:val="24"/>
                        <w:szCs w:val="24"/>
                      </w:rPr>
                    </w:rPrChange>
                  </w:rPr>
                  <w:t xml:space="preserve">discussions</w:t>
                </w:r>
              </w:ins>
            </w:sdtContent>
          </w:sdt>
          <w:ins w:author="Audrey Peng" w:id="26" w:date="2026-04-03T04:03:06Z">
            <w:sdt>
              <w:sdtPr>
                <w:id w:val="-1597169518"/>
                <w:tag w:val="goog_rdk_458"/>
              </w:sdtPr>
              <w:sdtContent>
                <w:del w:author="Audrey Peng" w:id="26" w:date="2026-04-03T04:03:06Z">
                  <w:sdt>
                    <w:sdtPr>
                      <w:id w:val="762755698"/>
                      <w:tag w:val="goog_rdk_459"/>
                    </w:sdtPr>
                    <w:sdtContent>
                      <w:r w:rsidDel="00000000" w:rsidR="00000000" w:rsidRPr="00000000">
                        <w:rPr>
                          <w:rFonts w:ascii="Times New Roman" w:cs="Times New Roman" w:eastAsia="Times New Roman" w:hAnsi="Times New Roman"/>
                          <w:sz w:val="24"/>
                          <w:szCs w:val="24"/>
                          <w:rtl w:val="0"/>
                          <w:rPrChange w:author="Audrey Peng" w:id="27" w:date="2026-04-03T04:03:06Z">
                            <w:rPr>
                              <w:rFonts w:ascii="Times New Roman" w:cs="Times New Roman" w:eastAsia="Times New Roman" w:hAnsi="Times New Roman"/>
                              <w:sz w:val="24"/>
                              <w:szCs w:val="24"/>
                            </w:rPr>
                          </w:rPrChange>
                        </w:rPr>
                        <w:delText xml:space="preserve"> </w:delText>
                      </w:r>
                    </w:sdtContent>
                  </w:sdt>
                </w:del>
              </w:sdtContent>
            </w:sdt>
          </w:ins>
        </w:sdtContent>
      </w:sdt>
      <w:sdt>
        <w:sdtPr>
          <w:id w:val="-886788218"/>
          <w:tag w:val="goog_rdk_460"/>
        </w:sdtPr>
        <w:sdtContent>
          <w:del w:author="Audrey Peng" w:id="26" w:date="2026-04-03T04:03:06Z"/>
          <w:sdt>
            <w:sdtPr>
              <w:id w:val="-56045576"/>
              <w:tag w:val="goog_rdk_461"/>
            </w:sdtPr>
            <w:sdtContent>
              <w:del w:author="Audrey Peng" w:id="26" w:date="2026-04-03T04:03:06Z">
                <w:r w:rsidDel="00000000" w:rsidR="00000000" w:rsidRPr="00000000">
                  <w:rPr>
                    <w:rFonts w:ascii="Times New Roman" w:cs="Times New Roman" w:eastAsia="Times New Roman" w:hAnsi="Times New Roman"/>
                    <w:sz w:val="24"/>
                    <w:szCs w:val="24"/>
                    <w:rtl w:val="0"/>
                    <w:rPrChange w:author="Audrey Peng" w:id="27" w:date="2026-04-03T04:03:06Z">
                      <w:rPr>
                        <w:rFonts w:ascii="Times New Roman" w:cs="Times New Roman" w:eastAsia="Times New Roman" w:hAnsi="Times New Roman"/>
                        <w:sz w:val="24"/>
                        <w:szCs w:val="24"/>
                      </w:rPr>
                    </w:rPrChange>
                  </w:rPr>
                  <w:delText xml:space="preserve">exchanges</w:delText>
                </w:r>
              </w:del>
            </w:sdtContent>
          </w:sdt>
          <w:del w:author="Audrey Peng" w:id="26" w:date="2026-04-03T04:03:06Z"/>
        </w:sdtContent>
      </w:sdt>
      <w:r w:rsidDel="00000000" w:rsidR="00000000" w:rsidRPr="00000000">
        <w:rPr>
          <w:rFonts w:ascii="Times New Roman" w:cs="Times New Roman" w:eastAsia="Times New Roman" w:hAnsi="Times New Roman"/>
          <w:sz w:val="24"/>
          <w:szCs w:val="24"/>
          <w:rtl w:val="0"/>
        </w:rPr>
        <w:t xml:space="preserve">. </w:t>
      </w:r>
      <w:sdt>
        <w:sdtPr>
          <w:id w:val="523209173"/>
          <w:tag w:val="goog_rdk_462"/>
        </w:sdtPr>
        <w:sdtContent>
          <w:commentRangeStart w:id="8"/>
        </w:sdtContent>
      </w:sdt>
      <w:sdt>
        <w:sdtPr>
          <w:id w:val="-89743523"/>
          <w:tag w:val="goog_rdk_463"/>
        </w:sdtPr>
        <w:sdtContent>
          <w:commentRangeStart w:id="9"/>
        </w:sdtContent>
      </w:sdt>
      <w:r w:rsidDel="00000000" w:rsidR="00000000" w:rsidRPr="00000000">
        <w:rPr>
          <w:rFonts w:ascii="Times New Roman" w:cs="Times New Roman" w:eastAsia="Times New Roman" w:hAnsi="Times New Roman"/>
          <w:sz w:val="24"/>
          <w:szCs w:val="24"/>
          <w:rtl w:val="0"/>
        </w:rPr>
        <w:t xml:space="preserve">In group discussions, mutual assistance and learning take place, fostering a positive learning atmosphere and supporting self-study. </w:t>
      </w:r>
      <w:commentRangeEnd w:id="8"/>
      <w:r w:rsidDel="00000000" w:rsidR="00000000" w:rsidRPr="00000000">
        <w:commentReference w:id="8"/>
      </w:r>
      <w:commentRangeEnd w:id="9"/>
      <w:r w:rsidDel="00000000" w:rsidR="00000000" w:rsidRPr="00000000">
        <w:commentReference w:id="9"/>
      </w:r>
      <w:r w:rsidDel="00000000" w:rsidR="00000000" w:rsidRPr="00000000">
        <w:rPr>
          <w:rFonts w:ascii="Times New Roman" w:cs="Times New Roman" w:eastAsia="Times New Roman" w:hAnsi="Times New Roman"/>
          <w:sz w:val="24"/>
          <w:szCs w:val="24"/>
          <w:rtl w:val="0"/>
        </w:rPr>
        <w:t xml:space="preserve">Both self-study and group discussion are equally important and indispensable to the learning process.</w:t>
      </w:r>
    </w:p>
    <w:p w:rsidR="00000000" w:rsidDel="00000000" w:rsidP="00000000" w:rsidRDefault="00000000" w:rsidRPr="00000000" w14:paraId="0000031D">
      <w:pPr>
        <w:widowControl w:val="1"/>
        <w:spacing w:after="24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spacing w:line="276" w:lineRule="auto"/>
        <w:rPr>
          <w:rFonts w:ascii="Times New Roman" w:cs="Times New Roman" w:eastAsia="Times New Roman" w:hAnsi="Times New Roman"/>
          <w:b w:val="1"/>
          <w:bCs w:val="1"/>
          <w:color w:val="000000"/>
          <w:sz w:val="24"/>
          <w:szCs w:val="24"/>
        </w:rPr>
      </w:pPr>
      <w:sdt>
        <w:sdtPr>
          <w:id w:val="-1277468086"/>
          <w:tag w:val="goog_rdk_464"/>
        </w:sdtPr>
        <w:sdtContent>
          <w:r w:rsidDel="00000000" w:rsidR="00000000" w:rsidRPr="00000000">
            <w:rPr>
              <w:rFonts w:ascii="Gungsuh" w:cs="Gungsuh" w:eastAsia="Gungsuh" w:hAnsi="Gungsuh"/>
              <w:b w:val="1"/>
              <w:bCs w:val="1"/>
              <w:color w:val="000000"/>
              <w:sz w:val="24"/>
              <w:szCs w:val="24"/>
              <w:rtl w:val="0"/>
            </w:rPr>
            <w:t xml:space="preserve">第二条　自修意义</w:t>
          </w:r>
        </w:sdtContent>
      </w:sdt>
    </w:p>
    <w:p w:rsidR="00000000" w:rsidDel="00000000" w:rsidP="00000000" w:rsidRDefault="00000000" w:rsidRPr="00000000" w14:paraId="0000031F">
      <w:pPr>
        <w:numPr>
          <w:ilvl w:val="0"/>
          <w:numId w:val="11"/>
        </w:numPr>
        <w:spacing w:line="276" w:lineRule="auto"/>
        <w:ind w:left="426" w:hanging="426"/>
        <w:rPr>
          <w:rFonts w:ascii="Times New Roman" w:cs="Times New Roman" w:eastAsia="Times New Roman" w:hAnsi="Times New Roman"/>
          <w:color w:val="000000"/>
          <w:sz w:val="24"/>
          <w:szCs w:val="24"/>
        </w:rPr>
      </w:pPr>
      <w:sdt>
        <w:sdtPr>
          <w:id w:val="1554589132"/>
          <w:tag w:val="goog_rdk_465"/>
        </w:sdtPr>
        <w:sdtContent>
          <w:r w:rsidDel="00000000" w:rsidR="00000000" w:rsidRPr="00000000">
            <w:rPr>
              <w:rFonts w:ascii="Gungsuh" w:cs="Gungsuh" w:eastAsia="Gungsuh" w:hAnsi="Gungsuh"/>
              <w:color w:val="000000"/>
              <w:sz w:val="24"/>
              <w:szCs w:val="24"/>
              <w:rtl w:val="0"/>
            </w:rPr>
            <w:t xml:space="preserve">自修是重要的修学方式。佛教提倡自力，所谓“自依止，法依止”。佛菩萨也好，善知识也好，只能为我们开示解脱之路，只有自己亲自实践，才能从中受益。</w:t>
          </w:r>
        </w:sdtContent>
      </w:sdt>
    </w:p>
    <w:p w:rsidR="00000000" w:rsidDel="00000000" w:rsidP="00000000" w:rsidRDefault="00000000" w:rsidRPr="00000000" w14:paraId="00000320">
      <w:pPr>
        <w:numPr>
          <w:ilvl w:val="0"/>
          <w:numId w:val="11"/>
        </w:numPr>
        <w:spacing w:line="276" w:lineRule="auto"/>
        <w:ind w:left="426" w:hanging="426"/>
        <w:rPr>
          <w:rFonts w:ascii="Times New Roman" w:cs="Times New Roman" w:eastAsia="Times New Roman" w:hAnsi="Times New Roman"/>
          <w:color w:val="000000"/>
          <w:sz w:val="24"/>
          <w:szCs w:val="24"/>
        </w:rPr>
      </w:pPr>
      <w:sdt>
        <w:sdtPr>
          <w:id w:val="1881394863"/>
          <w:tag w:val="goog_rdk_466"/>
        </w:sdtPr>
        <w:sdtContent>
          <w:r w:rsidDel="00000000" w:rsidR="00000000" w:rsidRPr="00000000">
            <w:rPr>
              <w:rFonts w:ascii="Gungsuh" w:cs="Gungsuh" w:eastAsia="Gungsuh" w:hAnsi="Gungsuh"/>
              <w:color w:val="000000"/>
              <w:sz w:val="24"/>
              <w:szCs w:val="24"/>
              <w:rtl w:val="0"/>
            </w:rPr>
            <w:t xml:space="preserve">自修是有效</w:t>
          </w:r>
        </w:sdtContent>
      </w:sdt>
      <w:sdt>
        <w:sdtPr>
          <w:id w:val="-690961771"/>
          <w:tag w:val="goog_rdk_467"/>
        </w:sdtPr>
        <w:sdtContent>
          <w:r w:rsidDel="00000000" w:rsidR="00000000" w:rsidRPr="00000000">
            <w:rPr>
              <w:rFonts w:ascii="Gungsuh" w:cs="Gungsuh" w:eastAsia="Gungsuh" w:hAnsi="Gungsuh"/>
              <w:sz w:val="24"/>
              <w:szCs w:val="24"/>
              <w:rtl w:val="0"/>
            </w:rPr>
            <w:t xml:space="preserve">共修</w:t>
          </w:r>
        </w:sdtContent>
      </w:sdt>
      <w:sdt>
        <w:sdtPr>
          <w:id w:val="-1277566868"/>
          <w:tag w:val="goog_rdk_468"/>
        </w:sdtPr>
        <w:sdtContent>
          <w:r w:rsidDel="00000000" w:rsidR="00000000" w:rsidRPr="00000000">
            <w:rPr>
              <w:rFonts w:ascii="Gungsuh" w:cs="Gungsuh" w:eastAsia="Gungsuh" w:hAnsi="Gungsuh"/>
              <w:color w:val="000000"/>
              <w:sz w:val="24"/>
              <w:szCs w:val="24"/>
              <w:rtl w:val="0"/>
            </w:rPr>
            <w:t xml:space="preserve">的前提和保障。如果没有认真自修，</w:t>
          </w:r>
        </w:sdtContent>
      </w:sdt>
      <w:sdt>
        <w:sdtPr>
          <w:id w:val="796474026"/>
          <w:tag w:val="goog_rdk_469"/>
        </w:sdtPr>
        <w:sdtContent>
          <w:r w:rsidDel="00000000" w:rsidR="00000000" w:rsidRPr="00000000">
            <w:rPr>
              <w:rFonts w:ascii="Gungsuh" w:cs="Gungsuh" w:eastAsia="Gungsuh" w:hAnsi="Gungsuh"/>
              <w:sz w:val="24"/>
              <w:szCs w:val="24"/>
              <w:rtl w:val="0"/>
            </w:rPr>
            <w:t xml:space="preserve">共修</w:t>
          </w:r>
        </w:sdtContent>
      </w:sdt>
      <w:sdt>
        <w:sdtPr>
          <w:id w:val="381297501"/>
          <w:tag w:val="goog_rdk_470"/>
        </w:sdtPr>
        <w:sdtContent>
          <w:r w:rsidDel="00000000" w:rsidR="00000000" w:rsidRPr="00000000">
            <w:rPr>
              <w:rFonts w:ascii="Gungsuh" w:cs="Gungsuh" w:eastAsia="Gungsuh" w:hAnsi="Gungsuh"/>
              <w:color w:val="000000"/>
              <w:sz w:val="24"/>
              <w:szCs w:val="24"/>
              <w:rtl w:val="0"/>
            </w:rPr>
            <w:t xml:space="preserve">时就难以如理如法地分享，或偏离主题，或言之无物，既不能自利，更不能利他。</w:t>
          </w:r>
        </w:sdtContent>
      </w:sdt>
    </w:p>
    <w:p w:rsidR="00000000" w:rsidDel="00000000" w:rsidP="00000000" w:rsidRDefault="00000000" w:rsidRPr="00000000" w14:paraId="00000321">
      <w:pPr>
        <w:numPr>
          <w:ilvl w:val="0"/>
          <w:numId w:val="11"/>
        </w:numPr>
        <w:spacing w:line="276" w:lineRule="auto"/>
        <w:ind w:left="426" w:hanging="426"/>
        <w:rPr>
          <w:rFonts w:ascii="Times New Roman" w:cs="Times New Roman" w:eastAsia="Times New Roman" w:hAnsi="Times New Roman"/>
          <w:color w:val="000000"/>
          <w:sz w:val="24"/>
          <w:szCs w:val="24"/>
        </w:rPr>
      </w:pPr>
      <w:sdt>
        <w:sdtPr>
          <w:id w:val="1622420287"/>
          <w:tag w:val="goog_rdk_471"/>
        </w:sdtPr>
        <w:sdtContent>
          <w:r w:rsidDel="00000000" w:rsidR="00000000" w:rsidRPr="00000000">
            <w:rPr>
              <w:rFonts w:ascii="Gungsuh" w:cs="Gungsuh" w:eastAsia="Gungsuh" w:hAnsi="Gungsuh"/>
              <w:sz w:val="24"/>
              <w:szCs w:val="24"/>
              <w:rtl w:val="0"/>
            </w:rPr>
            <w:t xml:space="preserve">共修</w:t>
          </w:r>
        </w:sdtContent>
      </w:sdt>
      <w:sdt>
        <w:sdtPr>
          <w:id w:val="229189447"/>
          <w:tag w:val="goog_rdk_472"/>
        </w:sdtPr>
        <w:sdtContent>
          <w:r w:rsidDel="00000000" w:rsidR="00000000" w:rsidRPr="00000000">
            <w:rPr>
              <w:rFonts w:ascii="Gungsuh" w:cs="Gungsuh" w:eastAsia="Gungsuh" w:hAnsi="Gungsuh"/>
              <w:color w:val="000000"/>
              <w:sz w:val="24"/>
              <w:szCs w:val="24"/>
              <w:rtl w:val="0"/>
            </w:rPr>
            <w:t xml:space="preserve">也是为了增进个人自修效果，深化对法义的认识，并通过</w:t>
          </w:r>
        </w:sdtContent>
      </w:sdt>
      <w:sdt>
        <w:sdtPr>
          <w:id w:val="2029564743"/>
          <w:tag w:val="goog_rdk_473"/>
        </w:sdtPr>
        <w:sdtContent>
          <w:r w:rsidDel="00000000" w:rsidR="00000000" w:rsidRPr="00000000">
            <w:rPr>
              <w:rFonts w:ascii="Gungsuh" w:cs="Gungsuh" w:eastAsia="Gungsuh" w:hAnsi="Gungsuh"/>
              <w:sz w:val="24"/>
              <w:szCs w:val="24"/>
              <w:rtl w:val="0"/>
            </w:rPr>
            <w:t xml:space="preserve">共修</w:t>
          </w:r>
        </w:sdtContent>
      </w:sdt>
      <w:sdt>
        <w:sdtPr>
          <w:id w:val="-1462962577"/>
          <w:tag w:val="goog_rdk_474"/>
        </w:sdtPr>
        <w:sdtContent>
          <w:r w:rsidDel="00000000" w:rsidR="00000000" w:rsidRPr="00000000">
            <w:rPr>
              <w:rFonts w:ascii="Gungsuh" w:cs="Gungsuh" w:eastAsia="Gungsuh" w:hAnsi="Gungsuh"/>
              <w:color w:val="000000"/>
              <w:sz w:val="24"/>
              <w:szCs w:val="24"/>
              <w:rtl w:val="0"/>
            </w:rPr>
            <w:t xml:space="preserve">促使法义落实到心行。</w:t>
          </w:r>
        </w:sdtContent>
      </w:sdt>
    </w:p>
    <w:p w:rsidR="00000000" w:rsidDel="00000000" w:rsidP="00000000" w:rsidRDefault="00000000" w:rsidRPr="00000000" w14:paraId="00000322">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The Role of Self-Study</w:t>
      </w:r>
      <w:r w:rsidDel="00000000" w:rsidR="00000000" w:rsidRPr="00000000">
        <w:rPr>
          <w:rtl w:val="0"/>
        </w:rPr>
      </w:r>
    </w:p>
    <w:p w:rsidR="00000000" w:rsidDel="00000000" w:rsidP="00000000" w:rsidRDefault="00000000" w:rsidRPr="00000000" w14:paraId="00000323">
      <w:pPr>
        <w:widowControl w:val="1"/>
        <w:numPr>
          <w:ilvl w:val="0"/>
          <w:numId w:val="2"/>
        </w:numPr>
        <w:spacing w:after="0" w:afterAutospacing="0"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Self-study is </w:t>
      </w:r>
      <w:sdt>
        <w:sdtPr>
          <w:id w:val="-1480633839"/>
          <w:tag w:val="goog_rdk_475"/>
        </w:sdtPr>
        <w:sdtContent>
          <w:ins w:author="Audrey Peng" w:id="28" w:date="2026-04-03T04:11:59Z">
            <w:r w:rsidDel="00000000" w:rsidR="00000000" w:rsidRPr="00000000">
              <w:rPr>
                <w:rFonts w:ascii="Times New Roman" w:cs="Times New Roman" w:eastAsia="Times New Roman" w:hAnsi="Times New Roman"/>
                <w:sz w:val="24"/>
                <w:szCs w:val="24"/>
                <w:rtl w:val="0"/>
              </w:rPr>
              <w:t xml:space="preserve">a </w:t>
            </w:r>
          </w:ins>
        </w:sdtContent>
      </w:sdt>
      <w:r w:rsidDel="00000000" w:rsidR="00000000" w:rsidRPr="00000000">
        <w:rPr>
          <w:rFonts w:ascii="Times New Roman" w:cs="Times New Roman" w:eastAsia="Times New Roman" w:hAnsi="Times New Roman"/>
          <w:sz w:val="24"/>
          <w:szCs w:val="24"/>
          <w:rtl w:val="0"/>
        </w:rPr>
        <w:t xml:space="preserve">crucial</w:t>
      </w:r>
      <w:sdt>
        <w:sdtPr>
          <w:id w:val="-1480843307"/>
          <w:tag w:val="goog_rdk_476"/>
        </w:sdtPr>
        <w:sdtContent>
          <w:ins w:author="Audrey Peng" w:id="29" w:date="2026-04-03T04:11:49Z"/>
          <w:sdt>
            <w:sdtPr>
              <w:id w:val="1219314606"/>
              <w:tag w:val="goog_rdk_477"/>
            </w:sdtPr>
            <w:sdtContent>
              <w:commentRangeStart w:id="10"/>
            </w:sdtContent>
          </w:sdt>
          <w:ins w:author="Audrey Peng" w:id="29" w:date="2026-04-03T04:11:49Z">
            <w:sdt>
              <w:sdtPr>
                <w:id w:val="694236985"/>
                <w:tag w:val="goog_rdk_478"/>
              </w:sdtPr>
              <w:sdtContent>
                <w:commentRangeStart w:id="11"/>
              </w:sdtContent>
            </w:sdt>
            <w:r w:rsidDel="00000000" w:rsidR="00000000" w:rsidRPr="00000000">
              <w:rPr>
                <w:rFonts w:ascii="Times New Roman" w:cs="Times New Roman" w:eastAsia="Times New Roman" w:hAnsi="Times New Roman"/>
                <w:sz w:val="24"/>
                <w:szCs w:val="24"/>
                <w:rtl w:val="0"/>
              </w:rPr>
              <w:t xml:space="preserve"> </w:t>
            </w:r>
            <w:sdt>
              <w:sdtPr>
                <w:id w:val="811785788"/>
                <w:tag w:val="goog_rdk_479"/>
              </w:sdtPr>
              <w:sdtContent>
                <w:commentRangeStart w:id="10"/>
              </w:sdtContent>
            </w:sdt>
            <w:commentRangeEnd w:id="10"/>
            <w:r w:rsidDel="00000000" w:rsidR="00000000" w:rsidRPr="00000000">
              <w:commentReference w:id="10"/>
            </w:r>
            <w:sdt>
              <w:sdtPr>
                <w:id w:val="-1111757071"/>
                <w:tag w:val="goog_rdk_480"/>
              </w:sdtPr>
              <w:sdtContent>
                <w:commentRangeStart w:id="11"/>
              </w:sdtContent>
            </w:sdt>
            <w:commentRangeEnd w:id="11"/>
            <w:r w:rsidDel="00000000" w:rsidR="00000000" w:rsidRPr="00000000">
              <w:commentReference w:id="11"/>
            </w:r>
            <w:sdt>
              <w:sdtPr>
                <w:id w:val="-1657491116"/>
                <w:tag w:val="goog_rdk_481"/>
              </w:sdtPr>
              <w:sdtContent>
                <w:r w:rsidDel="00000000" w:rsidR="00000000" w:rsidRPr="00000000">
                  <w:rPr>
                    <w:rFonts w:ascii="Times New Roman" w:cs="Times New Roman" w:eastAsia="Times New Roman" w:hAnsi="Times New Roman"/>
                    <w:sz w:val="24"/>
                    <w:szCs w:val="24"/>
                    <w:rtl w:val="0"/>
                    <w:rPrChange w:author="Audrey Peng" w:id="30" w:date="2026-04-03T04:11:49Z">
                      <w:rPr>
                        <w:rFonts w:ascii="Times New Roman" w:cs="Times New Roman" w:eastAsia="Times New Roman" w:hAnsi="Times New Roman"/>
                        <w:sz w:val="24"/>
                        <w:szCs w:val="24"/>
                      </w:rPr>
                    </w:rPrChange>
                  </w:rPr>
                  <w:t xml:space="preserve">method</w:t>
                </w:r>
              </w:sdtContent>
            </w:sdt>
            <w:r w:rsidDel="00000000" w:rsidR="00000000" w:rsidRPr="00000000">
              <w:rPr>
                <w:rFonts w:ascii="Times New Roman" w:cs="Times New Roman" w:eastAsia="Times New Roman" w:hAnsi="Times New Roman"/>
                <w:sz w:val="24"/>
                <w:szCs w:val="24"/>
                <w:rtl w:val="0"/>
              </w:rPr>
              <w:t xml:space="preserve"> for study and practice</w:t>
            </w:r>
          </w:ins>
        </w:sdtContent>
      </w:sdt>
      <w:r w:rsidDel="00000000" w:rsidR="00000000" w:rsidRPr="00000000">
        <w:rPr>
          <w:rFonts w:ascii="Times New Roman" w:cs="Times New Roman" w:eastAsia="Times New Roman" w:hAnsi="Times New Roman"/>
          <w:sz w:val="24"/>
          <w:szCs w:val="24"/>
          <w:rtl w:val="0"/>
        </w:rPr>
        <w:t xml:space="preserve">. Buddhism advocates self-reliance, as the saying goes, "rely on oneself, and rely on the Dharma." Whether it is the buddhas and bodhisattvas or virtuous teachers, they can only show us the path to liberation; it is only through personal practice that we can benefit from it.</w:t>
      </w:r>
    </w:p>
    <w:p w:rsidR="00000000" w:rsidDel="00000000" w:rsidP="00000000" w:rsidRDefault="00000000" w:rsidRPr="00000000" w14:paraId="00000324">
      <w:pPr>
        <w:widowControl w:val="1"/>
        <w:numPr>
          <w:ilvl w:val="0"/>
          <w:numId w:val="2"/>
        </w:numPr>
        <w:spacing w:after="0" w:afterAutospacing="0"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Self-study is the foundation and guarantee for effective discussion. Without diligent self-study, it becomes difficult to share insights in a proper and meaningful way during discussions. The conversation may drift off-topic or lack substance, thus failing to benefit oneself or others.</w:t>
      </w:r>
    </w:p>
    <w:p w:rsidR="00000000" w:rsidDel="00000000" w:rsidP="00000000" w:rsidRDefault="00000000" w:rsidRPr="00000000" w14:paraId="00000325">
      <w:pPr>
        <w:widowControl w:val="1"/>
        <w:numPr>
          <w:ilvl w:val="0"/>
          <w:numId w:val="2"/>
        </w:numPr>
        <w:spacing w:after="240" w:line="276" w:lineRule="auto"/>
        <w:ind w:left="720" w:hanging="360"/>
        <w:jc w:val="left"/>
        <w:rPr>
          <w:rFonts w:ascii="Times New Roman" w:cs="Times New Roman" w:eastAsia="Times New Roman" w:hAnsi="Times New Roman"/>
          <w:sz w:val="24"/>
          <w:szCs w:val="24"/>
          <w:u w:val="none"/>
        </w:rPr>
      </w:pPr>
      <w:sdt>
        <w:sdtPr>
          <w:id w:val="1989619733"/>
          <w:tag w:val="goog_rdk_482"/>
        </w:sdtPr>
        <w:sdtContent>
          <w:commentRangeStart w:id="12"/>
        </w:sdtContent>
      </w:sdt>
      <w:sdt>
        <w:sdtPr>
          <w:id w:val="-1538297458"/>
          <w:tag w:val="goog_rdk_483"/>
        </w:sdtPr>
        <w:sdtContent>
          <w:commentRangeStart w:id="13"/>
        </w:sdtContent>
      </w:sdt>
      <w:sdt>
        <w:sdtPr>
          <w:id w:val="1138611714"/>
          <w:tag w:val="goog_rdk_484"/>
        </w:sdtPr>
        <w:sdtContent>
          <w:commentRangeStart w:id="14"/>
        </w:sdtContent>
      </w:sdt>
      <w:sdt>
        <w:sdtPr>
          <w:id w:val="-1388123542"/>
          <w:tag w:val="goog_rdk_485"/>
        </w:sdtPr>
        <w:sdtContent>
          <w:commentRangeStart w:id="15"/>
        </w:sdtContent>
      </w:sdt>
      <w:r w:rsidDel="00000000" w:rsidR="00000000" w:rsidRPr="00000000">
        <w:rPr>
          <w:rFonts w:ascii="Times New Roman" w:cs="Times New Roman" w:eastAsia="Times New Roman" w:hAnsi="Times New Roman"/>
          <w:sz w:val="24"/>
          <w:szCs w:val="24"/>
          <w:rtl w:val="0"/>
        </w:rPr>
        <w:t xml:space="preserve">Group discussion, on the other hand, is aimed at enhancing self-study, deepening one’s understanding of the Dharma, and ensuring that the teachings are applied to one’s mind and actions.</w:t>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326">
      <w:pPr>
        <w:spacing w:line="276" w:lineRule="auto"/>
        <w:ind w:firstLine="48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7">
      <w:pPr>
        <w:spacing w:line="276" w:lineRule="auto"/>
        <w:rPr>
          <w:rFonts w:ascii="Times New Roman" w:cs="Times New Roman" w:eastAsia="Times New Roman" w:hAnsi="Times New Roman"/>
          <w:b w:val="1"/>
          <w:bCs w:val="1"/>
          <w:color w:val="000000"/>
          <w:sz w:val="24"/>
          <w:szCs w:val="24"/>
        </w:rPr>
      </w:pPr>
      <w:sdt>
        <w:sdtPr>
          <w:id w:val="-693244308"/>
          <w:tag w:val="goog_rdk_486"/>
        </w:sdtPr>
        <w:sdtContent>
          <w:r w:rsidDel="00000000" w:rsidR="00000000" w:rsidRPr="00000000">
            <w:rPr>
              <w:rFonts w:ascii="Gungsuh" w:cs="Gungsuh" w:eastAsia="Gungsuh" w:hAnsi="Gungsuh"/>
              <w:b w:val="1"/>
              <w:bCs w:val="1"/>
              <w:color w:val="000000"/>
              <w:sz w:val="24"/>
              <w:szCs w:val="24"/>
              <w:rtl w:val="0"/>
            </w:rPr>
            <w:t xml:space="preserve">第三条 自修方式</w:t>
          </w:r>
        </w:sdtContent>
      </w:sdt>
    </w:p>
    <w:p w:rsidR="00000000" w:rsidDel="00000000" w:rsidP="00000000" w:rsidRDefault="00000000" w:rsidRPr="00000000" w14:paraId="00000328">
      <w:pPr>
        <w:numPr>
          <w:ilvl w:val="0"/>
          <w:numId w:val="12"/>
        </w:numPr>
        <w:spacing w:line="276" w:lineRule="auto"/>
        <w:ind w:left="-420" w:firstLine="420"/>
        <w:rPr>
          <w:rFonts w:ascii="Times New Roman" w:cs="Times New Roman" w:eastAsia="Times New Roman" w:hAnsi="Times New Roman"/>
          <w:color w:val="000000"/>
          <w:sz w:val="24"/>
          <w:szCs w:val="24"/>
        </w:rPr>
      </w:pPr>
      <w:sdt>
        <w:sdtPr>
          <w:id w:val="-84900271"/>
          <w:tag w:val="goog_rdk_487"/>
        </w:sdtPr>
        <w:sdtContent>
          <w:r w:rsidDel="00000000" w:rsidR="00000000" w:rsidRPr="00000000">
            <w:rPr>
              <w:rFonts w:ascii="Gungsuh" w:cs="Gungsuh" w:eastAsia="Gungsuh" w:hAnsi="Gungsuh"/>
              <w:color w:val="000000"/>
              <w:sz w:val="24"/>
              <w:szCs w:val="24"/>
              <w:rtl w:val="0"/>
            </w:rPr>
            <w:t xml:space="preserve">每天保证相对固定的闻思时间，养成精进修学的习惯。按照课程进度阅读书</w:t>
          </w:r>
        </w:sdtContent>
      </w:sdt>
    </w:p>
    <w:p w:rsidR="00000000" w:rsidDel="00000000" w:rsidP="00000000" w:rsidRDefault="00000000" w:rsidRPr="00000000" w14:paraId="00000329">
      <w:pPr>
        <w:spacing w:line="276" w:lineRule="auto"/>
        <w:ind w:left="479" w:firstLine="0"/>
        <w:rPr>
          <w:rFonts w:ascii="Times New Roman" w:cs="Times New Roman" w:eastAsia="Times New Roman" w:hAnsi="Times New Roman"/>
          <w:color w:val="000000"/>
          <w:sz w:val="24"/>
          <w:szCs w:val="24"/>
        </w:rPr>
      </w:pPr>
      <w:sdt>
        <w:sdtPr>
          <w:id w:val="-35347417"/>
          <w:tag w:val="goog_rdk_488"/>
        </w:sdtPr>
        <w:sdtContent>
          <w:r w:rsidDel="00000000" w:rsidR="00000000" w:rsidRPr="00000000">
            <w:rPr>
              <w:rFonts w:ascii="Gungsuh" w:cs="Gungsuh" w:eastAsia="Gungsuh" w:hAnsi="Gungsuh"/>
              <w:color w:val="000000"/>
              <w:sz w:val="24"/>
              <w:szCs w:val="24"/>
              <w:rtl w:val="0"/>
            </w:rPr>
            <w:t xml:space="preserve">籍、观听音像，围绕每期修学主题，结合辅助材料，认真思维每个问题，为小组和班级交流做好准备。</w:t>
          </w:r>
        </w:sdtContent>
      </w:sdt>
    </w:p>
    <w:p w:rsidR="00000000" w:rsidDel="00000000" w:rsidP="00000000" w:rsidRDefault="00000000" w:rsidRPr="00000000" w14:paraId="0000032A">
      <w:pPr>
        <w:numPr>
          <w:ilvl w:val="0"/>
          <w:numId w:val="12"/>
        </w:numPr>
        <w:spacing w:line="276" w:lineRule="auto"/>
        <w:ind w:left="-420" w:firstLine="420"/>
        <w:rPr>
          <w:rFonts w:ascii="Times New Roman" w:cs="Times New Roman" w:eastAsia="Times New Roman" w:hAnsi="Times New Roman"/>
          <w:color w:val="000000"/>
          <w:sz w:val="24"/>
          <w:szCs w:val="24"/>
        </w:rPr>
      </w:pPr>
      <w:sdt>
        <w:sdtPr>
          <w:id w:val="-1784797200"/>
          <w:tag w:val="goog_rdk_489"/>
        </w:sdtPr>
        <w:sdtContent>
          <w:r w:rsidDel="00000000" w:rsidR="00000000" w:rsidRPr="00000000">
            <w:rPr>
              <w:rFonts w:ascii="Gungsuh" w:cs="Gungsuh" w:eastAsia="Gungsuh" w:hAnsi="Gungsuh"/>
              <w:color w:val="000000"/>
              <w:sz w:val="24"/>
              <w:szCs w:val="24"/>
              <w:rtl w:val="0"/>
            </w:rPr>
            <w:t xml:space="preserve">修学中遇到问题时，应积极和辅导员或同修交流，不要得过且过。</w:t>
          </w:r>
        </w:sdtContent>
      </w:sdt>
    </w:p>
    <w:p w:rsidR="00000000" w:rsidDel="00000000" w:rsidP="00000000" w:rsidRDefault="00000000" w:rsidRPr="00000000" w14:paraId="0000032B">
      <w:pPr>
        <w:numPr>
          <w:ilvl w:val="0"/>
          <w:numId w:val="12"/>
        </w:numPr>
        <w:spacing w:line="276" w:lineRule="auto"/>
        <w:ind w:left="-420" w:firstLine="420"/>
        <w:rPr>
          <w:rFonts w:ascii="Times New Roman" w:cs="Times New Roman" w:eastAsia="Times New Roman" w:hAnsi="Times New Roman"/>
          <w:color w:val="000000"/>
          <w:sz w:val="24"/>
          <w:szCs w:val="24"/>
        </w:rPr>
      </w:pPr>
      <w:sdt>
        <w:sdtPr>
          <w:id w:val="-572835270"/>
          <w:tag w:val="goog_rdk_490"/>
        </w:sdtPr>
        <w:sdtContent>
          <w:r w:rsidDel="00000000" w:rsidR="00000000" w:rsidRPr="00000000">
            <w:rPr>
              <w:rFonts w:ascii="Gungsuh" w:cs="Gungsuh" w:eastAsia="Gungsuh" w:hAnsi="Gungsuh"/>
              <w:color w:val="000000"/>
              <w:sz w:val="24"/>
              <w:szCs w:val="24"/>
              <w:rtl w:val="0"/>
            </w:rPr>
            <w:t xml:space="preserve">在生活中积极践行佛法，遇事能以佛法智慧处理，学会检讨自身不足，随喜</w:t>
          </w:r>
        </w:sdtContent>
      </w:sdt>
    </w:p>
    <w:p w:rsidR="00000000" w:rsidDel="00000000" w:rsidP="00000000" w:rsidRDefault="00000000" w:rsidRPr="00000000" w14:paraId="0000032C">
      <w:pPr>
        <w:spacing w:line="276" w:lineRule="auto"/>
        <w:ind w:left="479" w:firstLine="0"/>
        <w:rPr>
          <w:rFonts w:ascii="Times New Roman" w:cs="Times New Roman" w:eastAsia="Times New Roman" w:hAnsi="Times New Roman"/>
          <w:color w:val="000000"/>
          <w:sz w:val="24"/>
          <w:szCs w:val="24"/>
        </w:rPr>
      </w:pPr>
      <w:sdt>
        <w:sdtPr>
          <w:id w:val="1589009052"/>
          <w:tag w:val="goog_rdk_491"/>
        </w:sdtPr>
        <w:sdtContent>
          <w:r w:rsidDel="00000000" w:rsidR="00000000" w:rsidRPr="00000000">
            <w:rPr>
              <w:rFonts w:ascii="Gungsuh" w:cs="Gungsuh" w:eastAsia="Gungsuh" w:hAnsi="Gungsuh"/>
              <w:color w:val="000000"/>
              <w:sz w:val="24"/>
              <w:szCs w:val="24"/>
              <w:rtl w:val="0"/>
            </w:rPr>
            <w:t xml:space="preserve">他人功德。培养分享意识，自己从佛法受益后，乐于和他人分享修学心得，接引有缘众生。</w:t>
          </w:r>
        </w:sdtContent>
      </w:sdt>
    </w:p>
    <w:p w:rsidR="00000000" w:rsidDel="00000000" w:rsidP="00000000" w:rsidRDefault="00000000" w:rsidRPr="00000000" w14:paraId="0000032D">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Self-Study Methods</w:t>
      </w:r>
      <w:r w:rsidDel="00000000" w:rsidR="00000000" w:rsidRPr="00000000">
        <w:rPr>
          <w:rtl w:val="0"/>
        </w:rPr>
      </w:r>
    </w:p>
    <w:p w:rsidR="00000000" w:rsidDel="00000000" w:rsidP="00000000" w:rsidRDefault="00000000" w:rsidRPr="00000000" w14:paraId="0000032E">
      <w:pPr>
        <w:widowControl w:val="1"/>
        <w:numPr>
          <w:ilvl w:val="0"/>
          <w:numId w:val="4"/>
        </w:numPr>
        <w:spacing w:after="0" w:afterAutospacing="0"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a </w:t>
      </w:r>
      <w:sdt>
        <w:sdtPr>
          <w:id w:val="498054545"/>
          <w:tag w:val="goog_rdk_492"/>
        </w:sdtPr>
        <w:sdtContent>
          <w:ins w:author="Audrey Peng" w:id="31" w:date="2026-04-03T04:24:35Z"/>
          <w:sdt>
            <w:sdtPr>
              <w:id w:val="667624186"/>
              <w:tag w:val="goog_rdk_493"/>
            </w:sdtPr>
            <w:sdtContent>
              <w:commentRangeStart w:id="16"/>
            </w:sdtContent>
          </w:sdt>
          <w:ins w:author="Audrey Peng" w:id="31" w:date="2026-04-03T04:24:35Z">
            <w:r w:rsidDel="00000000" w:rsidR="00000000" w:rsidRPr="00000000">
              <w:rPr>
                <w:rFonts w:ascii="Times New Roman" w:cs="Times New Roman" w:eastAsia="Times New Roman" w:hAnsi="Times New Roman"/>
                <w:sz w:val="24"/>
                <w:szCs w:val="24"/>
                <w:rtl w:val="0"/>
              </w:rPr>
              <w:t xml:space="preserve">relatively </w:t>
            </w:r>
          </w:ins>
        </w:sdtContent>
      </w:sdt>
      <w:commentRangeEnd w:id="16"/>
      <w:r w:rsidDel="00000000" w:rsidR="00000000" w:rsidRPr="00000000">
        <w:commentReference w:id="16"/>
      </w:r>
      <w:r w:rsidDel="00000000" w:rsidR="00000000" w:rsidRPr="00000000">
        <w:rPr>
          <w:rFonts w:ascii="Times New Roman" w:cs="Times New Roman" w:eastAsia="Times New Roman" w:hAnsi="Times New Roman"/>
          <w:sz w:val="24"/>
          <w:szCs w:val="24"/>
          <w:rtl w:val="0"/>
        </w:rPr>
        <w:t xml:space="preserve">fixed time each day for studying and reflection to develop a habit of diligent learning. Follow the course schedule by reading teachings and watching the videos. Focus on the topic of the current lesson and carefully think about each question on the </w:t>
      </w:r>
      <w:r w:rsidDel="00000000" w:rsidR="00000000" w:rsidRPr="00000000">
        <w:rPr>
          <w:rFonts w:ascii="Times New Roman" w:cs="Times New Roman" w:eastAsia="Times New Roman" w:hAnsi="Times New Roman"/>
          <w:i w:val="1"/>
          <w:iCs w:val="1"/>
          <w:sz w:val="24"/>
          <w:szCs w:val="24"/>
          <w:rtl w:val="0"/>
        </w:rPr>
        <w:t xml:space="preserve">Supporting Materials </w:t>
      </w:r>
      <w:r w:rsidDel="00000000" w:rsidR="00000000" w:rsidRPr="00000000">
        <w:rPr>
          <w:rFonts w:ascii="Times New Roman" w:cs="Times New Roman" w:eastAsia="Times New Roman" w:hAnsi="Times New Roman"/>
          <w:sz w:val="24"/>
          <w:szCs w:val="24"/>
          <w:rtl w:val="0"/>
        </w:rPr>
        <w:t xml:space="preserve">to prepare for group discussions.</w:t>
      </w:r>
    </w:p>
    <w:p w:rsidR="00000000" w:rsidDel="00000000" w:rsidP="00000000" w:rsidRDefault="00000000" w:rsidRPr="00000000" w14:paraId="0000032F">
      <w:pPr>
        <w:widowControl w:val="1"/>
        <w:numPr>
          <w:ilvl w:val="0"/>
          <w:numId w:val="4"/>
        </w:numPr>
        <w:spacing w:after="0" w:afterAutospacing="0"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you run into problems in the practice, do not just let them slide – talk to the facilitator or fellow classmates and work through them together.</w:t>
      </w:r>
    </w:p>
    <w:p w:rsidR="00000000" w:rsidDel="00000000" w:rsidP="00000000" w:rsidRDefault="00000000" w:rsidRPr="00000000" w14:paraId="00000330">
      <w:pPr>
        <w:widowControl w:val="1"/>
        <w:numPr>
          <w:ilvl w:val="0"/>
          <w:numId w:val="4"/>
        </w:numPr>
        <w:spacing w:after="240"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Actively practice Dharma in everyday life. Apply its wisdom to resolve challenges. Continuously reflect on our own shortcomings and rejoice in the merits of others. Cultivate a mindset of sharing. Once we benefit from the Dharma, we are encouraged to share our experiences with others and support those who are ready to walk the path.</w:t>
      </w:r>
    </w:p>
    <w:p w:rsidR="00000000" w:rsidDel="00000000" w:rsidP="00000000" w:rsidRDefault="00000000" w:rsidRPr="00000000" w14:paraId="00000331">
      <w:pPr>
        <w:widowControl w:val="1"/>
        <w:spacing w:after="24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spacing w:line="276" w:lineRule="auto"/>
        <w:rPr>
          <w:rFonts w:ascii="Times New Roman" w:cs="Times New Roman" w:eastAsia="Times New Roman" w:hAnsi="Times New Roman"/>
          <w:b w:val="1"/>
          <w:bCs w:val="1"/>
          <w:color w:val="000000"/>
          <w:sz w:val="24"/>
          <w:szCs w:val="24"/>
        </w:rPr>
      </w:pPr>
      <w:sdt>
        <w:sdtPr>
          <w:id w:val="-1661329352"/>
          <w:tag w:val="goog_rdk_494"/>
        </w:sdtPr>
        <w:sdtContent>
          <w:r w:rsidDel="00000000" w:rsidR="00000000" w:rsidRPr="00000000">
            <w:rPr>
              <w:rFonts w:ascii="Gungsuh" w:cs="Gungsuh" w:eastAsia="Gungsuh" w:hAnsi="Gungsuh"/>
              <w:b w:val="1"/>
              <w:bCs w:val="1"/>
              <w:color w:val="000000"/>
              <w:sz w:val="24"/>
              <w:szCs w:val="24"/>
              <w:rtl w:val="0"/>
            </w:rPr>
            <w:t xml:space="preserve">第四条　</w:t>
          </w:r>
        </w:sdtContent>
      </w:sdt>
      <w:sdt>
        <w:sdtPr>
          <w:id w:val="1409346615"/>
          <w:tag w:val="goog_rdk_495"/>
        </w:sdtPr>
        <w:sdtContent>
          <w:r w:rsidDel="00000000" w:rsidR="00000000" w:rsidRPr="00000000">
            <w:rPr>
              <w:rFonts w:ascii="Gungsuh" w:cs="Gungsuh" w:eastAsia="Gungsuh" w:hAnsi="Gungsuh"/>
              <w:sz w:val="24"/>
              <w:szCs w:val="24"/>
              <w:rtl w:val="0"/>
            </w:rPr>
            <w:t xml:space="preserve">共修</w:t>
          </w:r>
        </w:sdtContent>
      </w:sdt>
      <w:sdt>
        <w:sdtPr>
          <w:id w:val="393839868"/>
          <w:tag w:val="goog_rdk_496"/>
        </w:sdtPr>
        <w:sdtContent>
          <w:r w:rsidDel="00000000" w:rsidR="00000000" w:rsidRPr="00000000">
            <w:rPr>
              <w:rFonts w:ascii="Gungsuh" w:cs="Gungsuh" w:eastAsia="Gungsuh" w:hAnsi="Gungsuh"/>
              <w:b w:val="1"/>
              <w:bCs w:val="1"/>
              <w:color w:val="000000"/>
              <w:sz w:val="24"/>
              <w:szCs w:val="24"/>
              <w:rtl w:val="0"/>
            </w:rPr>
            <w:t xml:space="preserve">意义</w:t>
          </w:r>
        </w:sdtContent>
      </w:sdt>
    </w:p>
    <w:p w:rsidR="00000000" w:rsidDel="00000000" w:rsidP="00000000" w:rsidRDefault="00000000" w:rsidRPr="00000000" w14:paraId="00000333">
      <w:pPr>
        <w:numPr>
          <w:ilvl w:val="0"/>
          <w:numId w:val="13"/>
        </w:numPr>
        <w:spacing w:line="276" w:lineRule="auto"/>
        <w:ind w:left="-420" w:firstLine="420"/>
        <w:rPr>
          <w:rFonts w:ascii="Times New Roman" w:cs="Times New Roman" w:eastAsia="Times New Roman" w:hAnsi="Times New Roman"/>
          <w:color w:val="000000"/>
          <w:sz w:val="24"/>
          <w:szCs w:val="24"/>
        </w:rPr>
      </w:pPr>
      <w:sdt>
        <w:sdtPr>
          <w:id w:val="-1722066371"/>
          <w:tag w:val="goog_rdk_497"/>
        </w:sdtPr>
        <w:sdtContent>
          <w:r w:rsidDel="00000000" w:rsidR="00000000" w:rsidRPr="00000000">
            <w:rPr>
              <w:rFonts w:ascii="Gungsuh" w:cs="Gungsuh" w:eastAsia="Gungsuh" w:hAnsi="Gungsuh"/>
              <w:color w:val="000000"/>
              <w:sz w:val="24"/>
              <w:szCs w:val="24"/>
              <w:rtl w:val="0"/>
            </w:rPr>
            <w:t xml:space="preserve">突破自修的局限。个人修学时，对法义的认识往往是片面的，只能从某个角</w:t>
          </w:r>
        </w:sdtContent>
      </w:sdt>
    </w:p>
    <w:p w:rsidR="00000000" w:rsidDel="00000000" w:rsidP="00000000" w:rsidRDefault="00000000" w:rsidRPr="00000000" w14:paraId="00000334">
      <w:pPr>
        <w:spacing w:line="276" w:lineRule="auto"/>
        <w:ind w:left="479" w:firstLine="0"/>
        <w:rPr>
          <w:rFonts w:ascii="Times New Roman" w:cs="Times New Roman" w:eastAsia="Times New Roman" w:hAnsi="Times New Roman"/>
          <w:color w:val="000000"/>
          <w:sz w:val="24"/>
          <w:szCs w:val="24"/>
        </w:rPr>
      </w:pPr>
      <w:sdt>
        <w:sdtPr>
          <w:id w:val="1196558613"/>
          <w:tag w:val="goog_rdk_498"/>
        </w:sdtPr>
        <w:sdtContent>
          <w:r w:rsidDel="00000000" w:rsidR="00000000" w:rsidRPr="00000000">
            <w:rPr>
              <w:rFonts w:ascii="Gungsuh" w:cs="Gungsuh" w:eastAsia="Gungsuh" w:hAnsi="Gungsuh"/>
              <w:color w:val="000000"/>
              <w:sz w:val="24"/>
              <w:szCs w:val="24"/>
              <w:rtl w:val="0"/>
            </w:rPr>
            <w:t xml:space="preserve">度去理解。通过</w:t>
          </w:r>
        </w:sdtContent>
      </w:sdt>
      <w:sdt>
        <w:sdtPr>
          <w:id w:val="-1363278256"/>
          <w:tag w:val="goog_rdk_499"/>
        </w:sdtPr>
        <w:sdtContent>
          <w:r w:rsidDel="00000000" w:rsidR="00000000" w:rsidRPr="00000000">
            <w:rPr>
              <w:rFonts w:ascii="Gungsuh" w:cs="Gungsuh" w:eastAsia="Gungsuh" w:hAnsi="Gungsuh"/>
              <w:sz w:val="24"/>
              <w:szCs w:val="24"/>
              <w:rtl w:val="0"/>
            </w:rPr>
            <w:t xml:space="preserve">共修</w:t>
          </w:r>
        </w:sdtContent>
      </w:sdt>
      <w:sdt>
        <w:sdtPr>
          <w:id w:val="1009240787"/>
          <w:tag w:val="goog_rdk_500"/>
        </w:sdtPr>
        <w:sdtContent>
          <w:r w:rsidDel="00000000" w:rsidR="00000000" w:rsidRPr="00000000">
            <w:rPr>
              <w:rFonts w:ascii="Gungsuh" w:cs="Gungsuh" w:eastAsia="Gungsuh" w:hAnsi="Gungsuh"/>
              <w:color w:val="000000"/>
              <w:sz w:val="24"/>
              <w:szCs w:val="24"/>
              <w:rtl w:val="0"/>
            </w:rPr>
            <w:t xml:space="preserve">，同修间可以从不同角度分享，互相启发、提醒、纠正，从而弥补自修的不足，有效促进个人修学。</w:t>
          </w:r>
        </w:sdtContent>
      </w:sdt>
    </w:p>
    <w:p w:rsidR="00000000" w:rsidDel="00000000" w:rsidP="00000000" w:rsidRDefault="00000000" w:rsidRPr="00000000" w14:paraId="00000335">
      <w:pPr>
        <w:numPr>
          <w:ilvl w:val="0"/>
          <w:numId w:val="13"/>
        </w:numPr>
        <w:spacing w:line="276" w:lineRule="auto"/>
        <w:ind w:left="-420" w:firstLine="420"/>
        <w:rPr>
          <w:rFonts w:ascii="Times New Roman" w:cs="Times New Roman" w:eastAsia="Times New Roman" w:hAnsi="Times New Roman"/>
          <w:color w:val="000000"/>
          <w:sz w:val="24"/>
          <w:szCs w:val="24"/>
        </w:rPr>
      </w:pPr>
      <w:sdt>
        <w:sdtPr>
          <w:id w:val="537879821"/>
          <w:tag w:val="goog_rdk_501"/>
        </w:sdtPr>
        <w:sdtContent>
          <w:r w:rsidDel="00000000" w:rsidR="00000000" w:rsidRPr="00000000">
            <w:rPr>
              <w:rFonts w:ascii="Gungsuh" w:cs="Gungsuh" w:eastAsia="Gungsuh" w:hAnsi="Gungsuh"/>
              <w:sz w:val="24"/>
              <w:szCs w:val="24"/>
              <w:rtl w:val="0"/>
            </w:rPr>
            <w:t xml:space="preserve">共修</w:t>
          </w:r>
        </w:sdtContent>
      </w:sdt>
      <w:sdt>
        <w:sdtPr>
          <w:id w:val="1140351645"/>
          <w:tag w:val="goog_rdk_502"/>
        </w:sdtPr>
        <w:sdtContent>
          <w:r w:rsidDel="00000000" w:rsidR="00000000" w:rsidRPr="00000000">
            <w:rPr>
              <w:rFonts w:ascii="Gungsuh" w:cs="Gungsuh" w:eastAsia="Gungsuh" w:hAnsi="Gungsuh"/>
              <w:color w:val="000000"/>
              <w:sz w:val="24"/>
              <w:szCs w:val="24"/>
              <w:rtl w:val="0"/>
            </w:rPr>
            <w:t xml:space="preserve">营造的氛围，有助于学员形成良好的修学习惯，是对个人修学的有力支</w:t>
          </w:r>
        </w:sdtContent>
      </w:sdt>
    </w:p>
    <w:p w:rsidR="00000000" w:rsidDel="00000000" w:rsidP="00000000" w:rsidRDefault="00000000" w:rsidRPr="00000000" w14:paraId="00000336">
      <w:pPr>
        <w:spacing w:line="276" w:lineRule="auto"/>
        <w:ind w:left="479" w:firstLine="0"/>
        <w:rPr>
          <w:rFonts w:ascii="Times New Roman" w:cs="Times New Roman" w:eastAsia="Times New Roman" w:hAnsi="Times New Roman"/>
          <w:color w:val="000000"/>
          <w:sz w:val="24"/>
          <w:szCs w:val="24"/>
        </w:rPr>
      </w:pPr>
      <w:sdt>
        <w:sdtPr>
          <w:id w:val="-1274257840"/>
          <w:tag w:val="goog_rdk_503"/>
        </w:sdtPr>
        <w:sdtContent>
          <w:r w:rsidDel="00000000" w:rsidR="00000000" w:rsidRPr="00000000">
            <w:rPr>
              <w:rFonts w:ascii="Gungsuh" w:cs="Gungsuh" w:eastAsia="Gungsuh" w:hAnsi="Gungsuh"/>
              <w:color w:val="000000"/>
              <w:sz w:val="24"/>
              <w:szCs w:val="24"/>
              <w:rtl w:val="0"/>
            </w:rPr>
            <w:t xml:space="preserve">持。当今时代人心浮躁，诱惑重重，方方面面都在强化贪嗔痴。在这种大环境下学法，往往会面对各种质疑和压力，何止与万人敌</w:t>
          </w:r>
        </w:sdtContent>
      </w:sdt>
      <w:sdt>
        <w:sdtPr>
          <w:id w:val="-1806749623"/>
          <w:tag w:val="goog_rdk_504"/>
        </w:sdtPr>
        <w:sdtContent>
          <w:r w:rsidDel="00000000" w:rsidR="00000000" w:rsidRPr="00000000">
            <w:rPr>
              <w:rFonts w:ascii="Gungsuh" w:cs="Gungsuh" w:eastAsia="Gungsuh" w:hAnsi="Gungsuh"/>
              <w:sz w:val="24"/>
              <w:szCs w:val="24"/>
              <w:rtl w:val="0"/>
            </w:rPr>
            <w:t xml:space="preserve">！</w:t>
          </w:r>
        </w:sdtContent>
      </w:sdt>
      <w:sdt>
        <w:sdtPr>
          <w:id w:val="457136376"/>
          <w:tag w:val="goog_rdk_505"/>
        </w:sdtPr>
        <w:sdtContent>
          <w:r w:rsidDel="00000000" w:rsidR="00000000" w:rsidRPr="00000000">
            <w:rPr>
              <w:rFonts w:ascii="Gungsuh" w:cs="Gungsuh" w:eastAsia="Gungsuh" w:hAnsi="Gungsuh"/>
              <w:color w:val="000000"/>
              <w:sz w:val="24"/>
              <w:szCs w:val="24"/>
              <w:rtl w:val="0"/>
            </w:rPr>
            <w:t xml:space="preserve">静心学堂学员都是为追求真理走到一起，是正能量的汇聚，能有效化解外境的不良影响，为修学充电续航。</w:t>
          </w:r>
        </w:sdtContent>
      </w:sdt>
    </w:p>
    <w:p w:rsidR="00000000" w:rsidDel="00000000" w:rsidP="00000000" w:rsidRDefault="00000000" w:rsidRPr="00000000" w14:paraId="00000337">
      <w:pPr>
        <w:numPr>
          <w:ilvl w:val="0"/>
          <w:numId w:val="13"/>
        </w:numPr>
        <w:spacing w:line="276" w:lineRule="auto"/>
        <w:ind w:left="-420" w:firstLine="420"/>
        <w:rPr>
          <w:rFonts w:ascii="Times New Roman" w:cs="Times New Roman" w:eastAsia="Times New Roman" w:hAnsi="Times New Roman"/>
          <w:color w:val="000000"/>
          <w:sz w:val="24"/>
          <w:szCs w:val="24"/>
        </w:rPr>
      </w:pPr>
      <w:sdt>
        <w:sdtPr>
          <w:id w:val="-309405800"/>
          <w:tag w:val="goog_rdk_506"/>
        </w:sdtPr>
        <w:sdtContent>
          <w:r w:rsidDel="00000000" w:rsidR="00000000" w:rsidRPr="00000000">
            <w:rPr>
              <w:rFonts w:ascii="Gungsuh" w:cs="Gungsuh" w:eastAsia="Gungsuh" w:hAnsi="Gungsuh"/>
              <w:sz w:val="24"/>
              <w:szCs w:val="24"/>
              <w:rtl w:val="0"/>
            </w:rPr>
            <w:t xml:space="preserve">共修</w:t>
          </w:r>
        </w:sdtContent>
      </w:sdt>
      <w:sdt>
        <w:sdtPr>
          <w:id w:val="1567997651"/>
          <w:tag w:val="goog_rdk_507"/>
        </w:sdtPr>
        <w:sdtContent>
          <w:r w:rsidDel="00000000" w:rsidR="00000000" w:rsidRPr="00000000">
            <w:rPr>
              <w:rFonts w:ascii="Gungsuh" w:cs="Gungsuh" w:eastAsia="Gungsuh" w:hAnsi="Gungsuh"/>
              <w:color w:val="000000"/>
              <w:sz w:val="24"/>
              <w:szCs w:val="24"/>
              <w:rtl w:val="0"/>
            </w:rPr>
            <w:t xml:space="preserve">能使学员养成检讨自身不足、随喜他人功德的习惯，是修行的增上缘。</w:t>
          </w:r>
        </w:sdtContent>
      </w:sdt>
    </w:p>
    <w:p w:rsidR="00000000" w:rsidDel="00000000" w:rsidP="00000000" w:rsidRDefault="00000000" w:rsidRPr="00000000" w14:paraId="00000338">
      <w:pPr>
        <w:spacing w:line="276" w:lineRule="auto"/>
        <w:ind w:left="479" w:firstLine="0"/>
        <w:rPr>
          <w:rFonts w:ascii="Times New Roman" w:cs="Times New Roman" w:eastAsia="Times New Roman" w:hAnsi="Times New Roman"/>
          <w:color w:val="000000"/>
          <w:sz w:val="24"/>
          <w:szCs w:val="24"/>
        </w:rPr>
      </w:pPr>
      <w:sdt>
        <w:sdtPr>
          <w:id w:val="1758235934"/>
          <w:tag w:val="goog_rdk_508"/>
        </w:sdtPr>
        <w:sdtContent>
          <w:r w:rsidDel="00000000" w:rsidR="00000000" w:rsidRPr="00000000">
            <w:rPr>
              <w:rFonts w:ascii="Gungsuh" w:cs="Gungsuh" w:eastAsia="Gungsuh" w:hAnsi="Gungsuh"/>
              <w:color w:val="000000"/>
              <w:sz w:val="24"/>
              <w:szCs w:val="24"/>
              <w:rtl w:val="0"/>
            </w:rPr>
            <w:t xml:space="preserve">一个人闭门自修，很难发现自身问题，更难走出凡夫心的强大串习。通过</w:t>
          </w:r>
        </w:sdtContent>
      </w:sdt>
      <w:sdt>
        <w:sdtPr>
          <w:id w:val="1195064623"/>
          <w:tag w:val="goog_rdk_509"/>
        </w:sdtPr>
        <w:sdtContent>
          <w:r w:rsidDel="00000000" w:rsidR="00000000" w:rsidRPr="00000000">
            <w:rPr>
              <w:rFonts w:ascii="Gungsuh" w:cs="Gungsuh" w:eastAsia="Gungsuh" w:hAnsi="Gungsuh"/>
              <w:sz w:val="24"/>
              <w:szCs w:val="24"/>
              <w:rtl w:val="0"/>
            </w:rPr>
            <w:t xml:space="preserve">共修</w:t>
          </w:r>
        </w:sdtContent>
      </w:sdt>
      <w:sdt>
        <w:sdtPr>
          <w:id w:val="425728347"/>
          <w:tag w:val="goog_rdk_510"/>
        </w:sdtPr>
        <w:sdtContent>
          <w:r w:rsidDel="00000000" w:rsidR="00000000" w:rsidRPr="00000000">
            <w:rPr>
              <w:rFonts w:ascii="Gungsuh" w:cs="Gungsuh" w:eastAsia="Gungsuh" w:hAnsi="Gungsuh"/>
              <w:color w:val="000000"/>
              <w:sz w:val="24"/>
              <w:szCs w:val="24"/>
              <w:rtl w:val="0"/>
            </w:rPr>
            <w:t xml:space="preserve">，在同修的对照和提醒下，更容易看到自身不足，随时调整心行。当学员有一点进步时，同修间的鼓励又能起到促进作用，从而坚定信心道念。</w:t>
          </w:r>
        </w:sdtContent>
      </w:sdt>
    </w:p>
    <w:p w:rsidR="00000000" w:rsidDel="00000000" w:rsidP="00000000" w:rsidRDefault="00000000" w:rsidRPr="00000000" w14:paraId="00000339">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The Role of Group Discussion</w:t>
      </w:r>
      <w:r w:rsidDel="00000000" w:rsidR="00000000" w:rsidRPr="00000000">
        <w:rPr>
          <w:rtl w:val="0"/>
        </w:rPr>
      </w:r>
    </w:p>
    <w:p w:rsidR="00000000" w:rsidDel="00000000" w:rsidP="00000000" w:rsidRDefault="00000000" w:rsidRPr="00000000" w14:paraId="0000033A">
      <w:pPr>
        <w:widowControl w:val="1"/>
        <w:numPr>
          <w:ilvl w:val="0"/>
          <w:numId w:val="29"/>
        </w:numPr>
        <w:spacing w:after="0" w:afterAutospacing="0"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Group discussion can break through the limitations of self-study. When studying on our own, the understanding of the Dharma may be limited, often confined to a single perspective. Through communication with fellow practitioners, we can share different viewpoints, inspire each other, offer reminders, and correct misunderstandings, thus overcoming the gaps in self-study and effectively promoting personal cultivation.</w:t>
      </w:r>
    </w:p>
    <w:p w:rsidR="00000000" w:rsidDel="00000000" w:rsidP="00000000" w:rsidRDefault="00000000" w:rsidRPr="00000000" w14:paraId="0000033B">
      <w:pPr>
        <w:widowControl w:val="1"/>
        <w:numPr>
          <w:ilvl w:val="0"/>
          <w:numId w:val="29"/>
        </w:numPr>
        <w:spacing w:after="0" w:afterAutospacing="0"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atmosphere created by discussion helps cultivate good study habits. It provides strong support for personal study and practice. In today's world, people are often restless and overwhelmed by temptation; greed, anger, and ignorance are strengthened anytime. In this kind of environment, learning the Dharma often comes with doubt and pressure – truly, it is like standing alone against thousands. However, students of Mindful Peace Academy have come together to pursue the truth, forming a gathering of positive energy that can effectively counteract the negative influences of the external environment and drive the practice forward.</w:t>
      </w:r>
    </w:p>
    <w:p w:rsidR="00000000" w:rsidDel="00000000" w:rsidP="00000000" w:rsidRDefault="00000000" w:rsidRPr="00000000" w14:paraId="0000033C">
      <w:pPr>
        <w:widowControl w:val="1"/>
        <w:numPr>
          <w:ilvl w:val="0"/>
          <w:numId w:val="29"/>
        </w:numPr>
        <w:spacing w:after="240"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Group discussion </w:t>
      </w:r>
      <w:sdt>
        <w:sdtPr>
          <w:id w:val="328353059"/>
          <w:tag w:val="goog_rdk_511"/>
        </w:sdtPr>
        <w:sdtContent>
          <w:ins w:author="Audrey Peng" w:id="32" w:date="2026-04-03T04:36:07Z"/>
          <w:sdt>
            <w:sdtPr>
              <w:id w:val="-535447318"/>
              <w:tag w:val="goog_rdk_512"/>
            </w:sdtPr>
            <w:sdtContent>
              <w:commentRangeStart w:id="17"/>
            </w:sdtContent>
          </w:sdt>
          <w:ins w:author="Audrey Peng" w:id="32" w:date="2026-04-03T04:36:07Z">
            <w:sdt>
              <w:sdtPr>
                <w:id w:val="-1684696961"/>
                <w:tag w:val="goog_rdk_513"/>
              </w:sdtPr>
              <w:sdtContent>
                <w:commentRangeStart w:id="17"/>
              </w:sdtContent>
            </w:sdt>
            <w:commentRangeEnd w:id="17"/>
            <w:r w:rsidDel="00000000" w:rsidR="00000000" w:rsidRPr="00000000">
              <w:commentReference w:id="17"/>
            </w:r>
            <w:sdt>
              <w:sdtPr>
                <w:id w:val="-585287924"/>
                <w:tag w:val="goog_rdk_514"/>
              </w:sdtPr>
              <w:sdtContent>
                <w:r w:rsidDel="00000000" w:rsidR="00000000" w:rsidRPr="00000000">
                  <w:rPr>
                    <w:rFonts w:ascii="Times New Roman" w:cs="Times New Roman" w:eastAsia="Times New Roman" w:hAnsi="Times New Roman"/>
                    <w:sz w:val="24"/>
                    <w:szCs w:val="24"/>
                    <w:rtl w:val="0"/>
                    <w:rPrChange w:author="Audrey Peng" w:id="33" w:date="2026-04-03T04:36:07Z">
                      <w:rPr>
                        <w:rFonts w:ascii="Times New Roman" w:cs="Times New Roman" w:eastAsia="Times New Roman" w:hAnsi="Times New Roman"/>
                        <w:sz w:val="24"/>
                        <w:szCs w:val="24"/>
                      </w:rPr>
                    </w:rPrChange>
                  </w:rPr>
                  <w:t xml:space="preserve">catalyzed</w:t>
                </w:r>
              </w:sdtContent>
            </w:sdt>
          </w:ins>
        </w:sdtContent>
      </w:sdt>
      <w:sdt>
        <w:sdtPr>
          <w:id w:val="1579593188"/>
          <w:tag w:val="goog_rdk_515"/>
        </w:sdtPr>
        <w:sdtContent>
          <w:del w:author="Audrey Peng" w:id="32" w:date="2026-04-03T04:36:07Z">
            <w:r w:rsidDel="00000000" w:rsidR="00000000" w:rsidRPr="00000000">
              <w:rPr>
                <w:rFonts w:ascii="Times New Roman" w:cs="Times New Roman" w:eastAsia="Times New Roman" w:hAnsi="Times New Roman"/>
                <w:sz w:val="24"/>
                <w:szCs w:val="24"/>
                <w:rtl w:val="0"/>
              </w:rPr>
              <w:delText xml:space="preserve">supports</w:delText>
            </w:r>
          </w:del>
        </w:sdtContent>
      </w:sdt>
      <w:r w:rsidDel="00000000" w:rsidR="00000000" w:rsidRPr="00000000">
        <w:rPr>
          <w:rFonts w:ascii="Times New Roman" w:cs="Times New Roman" w:eastAsia="Times New Roman" w:hAnsi="Times New Roman"/>
          <w:sz w:val="24"/>
          <w:szCs w:val="24"/>
          <w:rtl w:val="0"/>
        </w:rPr>
        <w:t xml:space="preserve"> practice by cultivating the habit of self-examination and rejoicing in others' merits. When practicing alone, it is difficult to identify one’s own issues or break free from the strong mental habits of an ordinary person. Through </w:t>
      </w:r>
      <w:sdt>
        <w:sdtPr>
          <w:id w:val="430173392"/>
          <w:tag w:val="goog_rdk_516"/>
        </w:sdtPr>
        <w:sdtContent>
          <w:ins w:author="Audrey Peng" w:id="34" w:date="2026-04-03T04:38:09Z">
            <w:r w:rsidDel="00000000" w:rsidR="00000000" w:rsidRPr="00000000">
              <w:rPr>
                <w:rFonts w:ascii="Times New Roman" w:cs="Times New Roman" w:eastAsia="Times New Roman" w:hAnsi="Times New Roman"/>
                <w:sz w:val="24"/>
                <w:szCs w:val="24"/>
                <w:rtl w:val="0"/>
              </w:rPr>
              <w:t xml:space="preserve">discussion</w:t>
            </w:r>
          </w:ins>
        </w:sdtContent>
      </w:sdt>
      <w:sdt>
        <w:sdtPr>
          <w:id w:val="-511058991"/>
          <w:tag w:val="goog_rdk_517"/>
        </w:sdtPr>
        <w:sdtContent>
          <w:del w:author="Audrey Peng" w:id="34" w:date="2026-04-03T04:38:09Z">
            <w:r w:rsidDel="00000000" w:rsidR="00000000" w:rsidRPr="00000000">
              <w:rPr>
                <w:rFonts w:ascii="Times New Roman" w:cs="Times New Roman" w:eastAsia="Times New Roman" w:hAnsi="Times New Roman"/>
                <w:sz w:val="24"/>
                <w:szCs w:val="24"/>
                <w:rtl w:val="0"/>
              </w:rPr>
              <w:delText xml:space="preserve">communication</w:delText>
            </w:r>
          </w:del>
        </w:sdtContent>
      </w:sdt>
      <w:r w:rsidDel="00000000" w:rsidR="00000000" w:rsidRPr="00000000">
        <w:rPr>
          <w:rFonts w:ascii="Times New Roman" w:cs="Times New Roman" w:eastAsia="Times New Roman" w:hAnsi="Times New Roman"/>
          <w:sz w:val="24"/>
          <w:szCs w:val="24"/>
          <w:rtl w:val="0"/>
        </w:rPr>
        <w:t xml:space="preserve"> and mutual reminders from fellow practitioners, it is easier to identify shortcomings and make timely adjustments. Furthermore, encouragement from others when there is progress can promote confidence and determination in Buddhist practice.</w:t>
      </w:r>
    </w:p>
    <w:p w:rsidR="00000000" w:rsidDel="00000000" w:rsidP="00000000" w:rsidRDefault="00000000" w:rsidRPr="00000000" w14:paraId="0000033D">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spacing w:line="276" w:lineRule="auto"/>
        <w:rPr>
          <w:rFonts w:ascii="Times New Roman" w:cs="Times New Roman" w:eastAsia="Times New Roman" w:hAnsi="Times New Roman"/>
          <w:b w:val="1"/>
          <w:bCs w:val="1"/>
          <w:color w:val="000000"/>
          <w:sz w:val="24"/>
          <w:szCs w:val="24"/>
        </w:rPr>
      </w:pPr>
      <w:sdt>
        <w:sdtPr>
          <w:id w:val="-256014631"/>
          <w:tag w:val="goog_rdk_518"/>
        </w:sdtPr>
        <w:sdtContent>
          <w:r w:rsidDel="00000000" w:rsidR="00000000" w:rsidRPr="00000000">
            <w:rPr>
              <w:rFonts w:ascii="Gungsuh" w:cs="Gungsuh" w:eastAsia="Gungsuh" w:hAnsi="Gungsuh"/>
              <w:b w:val="1"/>
              <w:bCs w:val="1"/>
              <w:color w:val="000000"/>
              <w:sz w:val="24"/>
              <w:szCs w:val="24"/>
              <w:rtl w:val="0"/>
            </w:rPr>
            <w:t xml:space="preserve">第五条　</w:t>
          </w:r>
        </w:sdtContent>
      </w:sdt>
      <w:sdt>
        <w:sdtPr>
          <w:id w:val="-133189469"/>
          <w:tag w:val="goog_rdk_519"/>
        </w:sdtPr>
        <w:sdtContent>
          <w:r w:rsidDel="00000000" w:rsidR="00000000" w:rsidRPr="00000000">
            <w:rPr>
              <w:rFonts w:ascii="Gungsuh" w:cs="Gungsuh" w:eastAsia="Gungsuh" w:hAnsi="Gungsuh"/>
              <w:sz w:val="24"/>
              <w:szCs w:val="24"/>
              <w:rtl w:val="0"/>
            </w:rPr>
            <w:t xml:space="preserve">共修</w:t>
          </w:r>
        </w:sdtContent>
      </w:sdt>
      <w:sdt>
        <w:sdtPr>
          <w:id w:val="991539950"/>
          <w:tag w:val="goog_rdk_520"/>
        </w:sdtPr>
        <w:sdtContent>
          <w:r w:rsidDel="00000000" w:rsidR="00000000" w:rsidRPr="00000000">
            <w:rPr>
              <w:rFonts w:ascii="Gungsuh" w:cs="Gungsuh" w:eastAsia="Gungsuh" w:hAnsi="Gungsuh"/>
              <w:b w:val="1"/>
              <w:bCs w:val="1"/>
              <w:color w:val="000000"/>
              <w:sz w:val="24"/>
              <w:szCs w:val="24"/>
              <w:rtl w:val="0"/>
            </w:rPr>
            <w:t xml:space="preserve">方式</w:t>
          </w:r>
        </w:sdtContent>
      </w:sdt>
    </w:p>
    <w:p w:rsidR="00000000" w:rsidDel="00000000" w:rsidP="00000000" w:rsidRDefault="00000000" w:rsidRPr="00000000" w14:paraId="0000033F">
      <w:pPr>
        <w:numPr>
          <w:ilvl w:val="0"/>
          <w:numId w:val="14"/>
        </w:numPr>
        <w:spacing w:line="276" w:lineRule="auto"/>
        <w:ind w:left="-420" w:firstLine="420"/>
        <w:rPr>
          <w:rFonts w:ascii="Times New Roman" w:cs="Times New Roman" w:eastAsia="Times New Roman" w:hAnsi="Times New Roman"/>
          <w:color w:val="000000"/>
          <w:sz w:val="24"/>
          <w:szCs w:val="24"/>
        </w:rPr>
      </w:pPr>
      <w:sdt>
        <w:sdtPr>
          <w:id w:val="-1007593212"/>
          <w:tag w:val="goog_rdk_521"/>
        </w:sdtPr>
        <w:sdtContent>
          <w:r w:rsidDel="00000000" w:rsidR="00000000" w:rsidRPr="00000000">
            <w:rPr>
              <w:rFonts w:ascii="Gungsuh" w:cs="Gungsuh" w:eastAsia="Gungsuh" w:hAnsi="Gungsuh"/>
              <w:sz w:val="24"/>
              <w:szCs w:val="24"/>
              <w:rtl w:val="0"/>
            </w:rPr>
            <w:t xml:space="preserve">共修</w:t>
          </w:r>
        </w:sdtContent>
      </w:sdt>
      <w:sdt>
        <w:sdtPr>
          <w:id w:val="2017664620"/>
          <w:tag w:val="goog_rdk_522"/>
        </w:sdtPr>
        <w:sdtContent>
          <w:r w:rsidDel="00000000" w:rsidR="00000000" w:rsidRPr="00000000">
            <w:rPr>
              <w:rFonts w:ascii="Gungsuh" w:cs="Gungsuh" w:eastAsia="Gungsuh" w:hAnsi="Gungsuh"/>
              <w:color w:val="000000"/>
              <w:sz w:val="24"/>
              <w:szCs w:val="24"/>
              <w:rtl w:val="0"/>
            </w:rPr>
            <w:t xml:space="preserve">包括班级</w:t>
          </w:r>
        </w:sdtContent>
      </w:sdt>
      <w:sdt>
        <w:sdtPr>
          <w:id w:val="1837919652"/>
          <w:tag w:val="goog_rdk_523"/>
        </w:sdtPr>
        <w:sdtContent>
          <w:r w:rsidDel="00000000" w:rsidR="00000000" w:rsidRPr="00000000">
            <w:rPr>
              <w:rFonts w:ascii="Gungsuh" w:cs="Gungsuh" w:eastAsia="Gungsuh" w:hAnsi="Gungsuh"/>
              <w:sz w:val="24"/>
              <w:szCs w:val="24"/>
              <w:rtl w:val="0"/>
            </w:rPr>
            <w:t xml:space="preserve">共修</w:t>
          </w:r>
        </w:sdtContent>
      </w:sdt>
      <w:sdt>
        <w:sdtPr>
          <w:id w:val="-184129993"/>
          <w:tag w:val="goog_rdk_524"/>
        </w:sdtPr>
        <w:sdtContent>
          <w:r w:rsidDel="00000000" w:rsidR="00000000" w:rsidRPr="00000000">
            <w:rPr>
              <w:rFonts w:ascii="Gungsuh" w:cs="Gungsuh" w:eastAsia="Gungsuh" w:hAnsi="Gungsuh"/>
              <w:color w:val="000000"/>
              <w:sz w:val="24"/>
              <w:szCs w:val="24"/>
              <w:rtl w:val="0"/>
            </w:rPr>
            <w:t xml:space="preserve">和小组</w:t>
          </w:r>
        </w:sdtContent>
      </w:sdt>
      <w:sdt>
        <w:sdtPr>
          <w:id w:val="376939940"/>
          <w:tag w:val="goog_rdk_525"/>
        </w:sdtPr>
        <w:sdtContent>
          <w:r w:rsidDel="00000000" w:rsidR="00000000" w:rsidRPr="00000000">
            <w:rPr>
              <w:rFonts w:ascii="Gungsuh" w:cs="Gungsuh" w:eastAsia="Gungsuh" w:hAnsi="Gungsuh"/>
              <w:sz w:val="24"/>
              <w:szCs w:val="24"/>
              <w:rtl w:val="0"/>
            </w:rPr>
            <w:t xml:space="preserve">共修</w:t>
          </w:r>
        </w:sdtContent>
      </w:sdt>
      <w:sdt>
        <w:sdtPr>
          <w:id w:val="-144319628"/>
          <w:tag w:val="goog_rdk_526"/>
        </w:sdtPr>
        <w:sdtContent>
          <w:r w:rsidDel="00000000" w:rsidR="00000000" w:rsidRPr="00000000">
            <w:rPr>
              <w:rFonts w:ascii="Gungsuh" w:cs="Gungsuh" w:eastAsia="Gungsuh" w:hAnsi="Gungsuh"/>
              <w:color w:val="000000"/>
              <w:sz w:val="24"/>
              <w:szCs w:val="24"/>
              <w:rtl w:val="0"/>
            </w:rPr>
            <w:t xml:space="preserve">两种。为保证修学质量，让心时常安住于善所</w:t>
          </w:r>
        </w:sdtContent>
      </w:sdt>
    </w:p>
    <w:p w:rsidR="00000000" w:rsidDel="00000000" w:rsidP="00000000" w:rsidRDefault="00000000" w:rsidRPr="00000000" w14:paraId="00000340">
      <w:pPr>
        <w:spacing w:line="276" w:lineRule="auto"/>
        <w:ind w:firstLine="480"/>
        <w:rPr>
          <w:rFonts w:ascii="Times New Roman" w:cs="Times New Roman" w:eastAsia="Times New Roman" w:hAnsi="Times New Roman"/>
          <w:color w:val="000000"/>
          <w:sz w:val="24"/>
          <w:szCs w:val="24"/>
        </w:rPr>
      </w:pPr>
      <w:sdt>
        <w:sdtPr>
          <w:id w:val="-340137677"/>
          <w:tag w:val="goog_rdk_527"/>
        </w:sdtPr>
        <w:sdtContent>
          <w:r w:rsidDel="00000000" w:rsidR="00000000" w:rsidRPr="00000000">
            <w:rPr>
              <w:rFonts w:ascii="Gungsuh" w:cs="Gungsuh" w:eastAsia="Gungsuh" w:hAnsi="Gungsuh"/>
              <w:color w:val="000000"/>
              <w:sz w:val="24"/>
              <w:szCs w:val="24"/>
              <w:rtl w:val="0"/>
            </w:rPr>
            <w:t xml:space="preserve">缘，学员应每周参加小组</w:t>
          </w:r>
        </w:sdtContent>
      </w:sdt>
      <w:sdt>
        <w:sdtPr>
          <w:id w:val="526992475"/>
          <w:tag w:val="goog_rdk_528"/>
        </w:sdtPr>
        <w:sdtContent>
          <w:r w:rsidDel="00000000" w:rsidR="00000000" w:rsidRPr="00000000">
            <w:rPr>
              <w:rFonts w:ascii="Gungsuh" w:cs="Gungsuh" w:eastAsia="Gungsuh" w:hAnsi="Gungsuh"/>
              <w:sz w:val="24"/>
              <w:szCs w:val="24"/>
              <w:rtl w:val="0"/>
            </w:rPr>
            <w:t xml:space="preserve">共修</w:t>
          </w:r>
        </w:sdtContent>
      </w:sdt>
      <w:sdt>
        <w:sdtPr>
          <w:id w:val="1442940927"/>
          <w:tag w:val="goog_rdk_529"/>
        </w:sdtPr>
        <w:sdtContent>
          <w:r w:rsidDel="00000000" w:rsidR="00000000" w:rsidRPr="00000000">
            <w:rPr>
              <w:rFonts w:ascii="Gungsuh" w:cs="Gungsuh" w:eastAsia="Gungsuh" w:hAnsi="Gungsuh"/>
              <w:color w:val="000000"/>
              <w:sz w:val="24"/>
              <w:szCs w:val="24"/>
              <w:rtl w:val="0"/>
            </w:rPr>
            <w:t xml:space="preserve">和班级</w:t>
          </w:r>
        </w:sdtContent>
      </w:sdt>
      <w:sdt>
        <w:sdtPr>
          <w:id w:val="-1352205498"/>
          <w:tag w:val="goog_rdk_530"/>
        </w:sdtPr>
        <w:sdtContent>
          <w:r w:rsidDel="00000000" w:rsidR="00000000" w:rsidRPr="00000000">
            <w:rPr>
              <w:rFonts w:ascii="Gungsuh" w:cs="Gungsuh" w:eastAsia="Gungsuh" w:hAnsi="Gungsuh"/>
              <w:sz w:val="24"/>
              <w:szCs w:val="24"/>
              <w:rtl w:val="0"/>
            </w:rPr>
            <w:t xml:space="preserve">共修</w:t>
          </w:r>
        </w:sdtContent>
      </w:sdt>
      <w:sdt>
        <w:sdtPr>
          <w:id w:val="810653826"/>
          <w:tag w:val="goog_rdk_531"/>
        </w:sdtPr>
        <w:sdtContent>
          <w:r w:rsidDel="00000000" w:rsidR="00000000" w:rsidRPr="00000000">
            <w:rPr>
              <w:rFonts w:ascii="Gungsuh" w:cs="Gungsuh" w:eastAsia="Gungsuh" w:hAnsi="Gungsuh"/>
              <w:color w:val="000000"/>
              <w:sz w:val="24"/>
              <w:szCs w:val="24"/>
              <w:rtl w:val="0"/>
            </w:rPr>
            <w:t xml:space="preserve">。</w:t>
          </w:r>
        </w:sdtContent>
      </w:sdt>
    </w:p>
    <w:p w:rsidR="00000000" w:rsidDel="00000000" w:rsidP="00000000" w:rsidRDefault="00000000" w:rsidRPr="00000000" w14:paraId="00000341">
      <w:pPr>
        <w:numPr>
          <w:ilvl w:val="0"/>
          <w:numId w:val="14"/>
        </w:numPr>
        <w:spacing w:line="276" w:lineRule="auto"/>
        <w:ind w:left="-420" w:firstLine="420"/>
        <w:rPr>
          <w:rFonts w:ascii="Times New Roman" w:cs="Times New Roman" w:eastAsia="Times New Roman" w:hAnsi="Times New Roman"/>
          <w:color w:val="000000"/>
          <w:sz w:val="24"/>
          <w:szCs w:val="24"/>
        </w:rPr>
      </w:pPr>
      <w:sdt>
        <w:sdtPr>
          <w:id w:val="810946089"/>
          <w:tag w:val="goog_rdk_532"/>
        </w:sdtPr>
        <w:sdtContent>
          <w:r w:rsidDel="00000000" w:rsidR="00000000" w:rsidRPr="00000000">
            <w:rPr>
              <w:rFonts w:ascii="Gungsuh" w:cs="Gungsuh" w:eastAsia="Gungsuh" w:hAnsi="Gungsuh"/>
              <w:color w:val="000000"/>
              <w:sz w:val="24"/>
              <w:szCs w:val="24"/>
              <w:rtl w:val="0"/>
            </w:rPr>
            <w:t xml:space="preserve">班级</w:t>
          </w:r>
        </w:sdtContent>
      </w:sdt>
      <w:sdt>
        <w:sdtPr>
          <w:id w:val="-260586547"/>
          <w:tag w:val="goog_rdk_533"/>
        </w:sdtPr>
        <w:sdtContent>
          <w:r w:rsidDel="00000000" w:rsidR="00000000" w:rsidRPr="00000000">
            <w:rPr>
              <w:rFonts w:ascii="Gungsuh" w:cs="Gungsuh" w:eastAsia="Gungsuh" w:hAnsi="Gungsuh"/>
              <w:sz w:val="24"/>
              <w:szCs w:val="24"/>
              <w:rtl w:val="0"/>
            </w:rPr>
            <w:t xml:space="preserve">共修</w:t>
          </w:r>
        </w:sdtContent>
      </w:sdt>
      <w:sdt>
        <w:sdtPr>
          <w:id w:val="-1383119520"/>
          <w:tag w:val="goog_rdk_534"/>
        </w:sdtPr>
        <w:sdtContent>
          <w:r w:rsidDel="00000000" w:rsidR="00000000" w:rsidRPr="00000000">
            <w:rPr>
              <w:rFonts w:ascii="Gungsuh" w:cs="Gungsuh" w:eastAsia="Gungsuh" w:hAnsi="Gungsuh"/>
              <w:color w:val="000000"/>
              <w:sz w:val="24"/>
              <w:szCs w:val="24"/>
              <w:rtl w:val="0"/>
            </w:rPr>
            <w:t xml:space="preserve">是以班级为单位的集体，在辅导员的跟进下，由各小组轮流主</w:t>
          </w:r>
        </w:sdtContent>
      </w:sdt>
    </w:p>
    <w:p w:rsidR="00000000" w:rsidDel="00000000" w:rsidP="00000000" w:rsidRDefault="00000000" w:rsidRPr="00000000" w14:paraId="00000342">
      <w:pPr>
        <w:spacing w:line="276" w:lineRule="auto"/>
        <w:ind w:left="479" w:firstLine="0"/>
        <w:rPr>
          <w:rFonts w:ascii="Times New Roman" w:cs="Times New Roman" w:eastAsia="Times New Roman" w:hAnsi="Times New Roman"/>
          <w:color w:val="000000"/>
          <w:sz w:val="24"/>
          <w:szCs w:val="24"/>
        </w:rPr>
      </w:pPr>
      <w:sdt>
        <w:sdtPr>
          <w:id w:val="-1728249989"/>
          <w:tag w:val="goog_rdk_535"/>
        </w:sdtPr>
        <w:sdtContent>
          <w:r w:rsidDel="00000000" w:rsidR="00000000" w:rsidRPr="00000000">
            <w:rPr>
              <w:rFonts w:ascii="Gungsuh" w:cs="Gungsuh" w:eastAsia="Gungsuh" w:hAnsi="Gungsuh"/>
              <w:color w:val="000000"/>
              <w:sz w:val="24"/>
              <w:szCs w:val="24"/>
              <w:rtl w:val="0"/>
            </w:rPr>
            <w:t xml:space="preserve">持，以调动学员的积极性和参与感，培养团队精神。为达到</w:t>
          </w:r>
        </w:sdtContent>
      </w:sdt>
      <w:sdt>
        <w:sdtPr>
          <w:id w:val="2036151972"/>
          <w:tag w:val="goog_rdk_536"/>
        </w:sdtPr>
        <w:sdtContent>
          <w:r w:rsidDel="00000000" w:rsidR="00000000" w:rsidRPr="00000000">
            <w:rPr>
              <w:rFonts w:ascii="Gungsuh" w:cs="Gungsuh" w:eastAsia="Gungsuh" w:hAnsi="Gungsuh"/>
              <w:sz w:val="24"/>
              <w:szCs w:val="24"/>
              <w:rtl w:val="0"/>
            </w:rPr>
            <w:t xml:space="preserve">共修</w:t>
          </w:r>
        </w:sdtContent>
      </w:sdt>
      <w:sdt>
        <w:sdtPr>
          <w:id w:val="-1234698672"/>
          <w:tag w:val="goog_rdk_537"/>
        </w:sdtPr>
        <w:sdtContent>
          <w:r w:rsidDel="00000000" w:rsidR="00000000" w:rsidRPr="00000000">
            <w:rPr>
              <w:rFonts w:ascii="Gungsuh" w:cs="Gungsuh" w:eastAsia="Gungsuh" w:hAnsi="Gungsuh"/>
              <w:color w:val="000000"/>
              <w:sz w:val="24"/>
              <w:szCs w:val="24"/>
              <w:rtl w:val="0"/>
            </w:rPr>
            <w:t xml:space="preserve">效果，班级</w:t>
          </w:r>
        </w:sdtContent>
      </w:sdt>
      <w:sdt>
        <w:sdtPr>
          <w:id w:val="1595523550"/>
          <w:tag w:val="goog_rdk_538"/>
        </w:sdtPr>
        <w:sdtContent>
          <w:r w:rsidDel="00000000" w:rsidR="00000000" w:rsidRPr="00000000">
            <w:rPr>
              <w:rFonts w:ascii="Gungsuh" w:cs="Gungsuh" w:eastAsia="Gungsuh" w:hAnsi="Gungsuh"/>
              <w:sz w:val="24"/>
              <w:szCs w:val="24"/>
              <w:rtl w:val="0"/>
            </w:rPr>
            <w:t xml:space="preserve">共修</w:t>
          </w:r>
        </w:sdtContent>
      </w:sdt>
      <w:sdt>
        <w:sdtPr>
          <w:id w:val="701520364"/>
          <w:tag w:val="goog_rdk_539"/>
        </w:sdtPr>
        <w:sdtContent>
          <w:r w:rsidDel="00000000" w:rsidR="00000000" w:rsidRPr="00000000">
            <w:rPr>
              <w:rFonts w:ascii="Gungsuh" w:cs="Gungsuh" w:eastAsia="Gungsuh" w:hAnsi="Gungsuh"/>
              <w:color w:val="000000"/>
              <w:sz w:val="24"/>
              <w:szCs w:val="24"/>
              <w:rtl w:val="0"/>
            </w:rPr>
            <w:t xml:space="preserve">应按</w:t>
          </w:r>
        </w:sdtContent>
      </w:sdt>
      <w:sdt>
        <w:sdtPr>
          <w:id w:val="1251583220"/>
          <w:tag w:val="goog_rdk_540"/>
        </w:sdtPr>
        <w:sdtContent>
          <w:r w:rsidDel="00000000" w:rsidR="00000000" w:rsidRPr="00000000">
            <w:rPr>
              <w:rFonts w:ascii="Gungsuh" w:cs="Gungsuh" w:eastAsia="Gungsuh" w:hAnsi="Gungsuh"/>
              <w:sz w:val="24"/>
              <w:szCs w:val="24"/>
              <w:rtl w:val="0"/>
            </w:rPr>
            <w:t xml:space="preserve">共修</w:t>
          </w:r>
        </w:sdtContent>
      </w:sdt>
      <w:sdt>
        <w:sdtPr>
          <w:id w:val="-181554255"/>
          <w:tag w:val="goog_rdk_541"/>
        </w:sdtPr>
        <w:sdtContent>
          <w:r w:rsidDel="00000000" w:rsidR="00000000" w:rsidRPr="00000000">
            <w:rPr>
              <w:rFonts w:ascii="Gungsuh" w:cs="Gungsuh" w:eastAsia="Gungsuh" w:hAnsi="Gungsuh"/>
              <w:color w:val="000000"/>
              <w:sz w:val="24"/>
              <w:szCs w:val="24"/>
              <w:rtl w:val="0"/>
            </w:rPr>
            <w:t xml:space="preserve">流程进行。每位学员的分享时间为五分钟左右，应提前做好准备。</w:t>
          </w:r>
        </w:sdtContent>
      </w:sdt>
    </w:p>
    <w:p w:rsidR="00000000" w:rsidDel="00000000" w:rsidP="00000000" w:rsidRDefault="00000000" w:rsidRPr="00000000" w14:paraId="00000343">
      <w:pPr>
        <w:numPr>
          <w:ilvl w:val="0"/>
          <w:numId w:val="14"/>
        </w:numPr>
        <w:spacing w:line="276" w:lineRule="auto"/>
        <w:ind w:left="-420" w:firstLine="420"/>
        <w:rPr>
          <w:rFonts w:ascii="Times New Roman" w:cs="Times New Roman" w:eastAsia="Times New Roman" w:hAnsi="Times New Roman"/>
          <w:color w:val="000000"/>
          <w:sz w:val="24"/>
          <w:szCs w:val="24"/>
        </w:rPr>
      </w:pPr>
      <w:sdt>
        <w:sdtPr>
          <w:id w:val="-1785920901"/>
          <w:tag w:val="goog_rdk_542"/>
        </w:sdtPr>
        <w:sdtContent>
          <w:r w:rsidDel="00000000" w:rsidR="00000000" w:rsidRPr="00000000">
            <w:rPr>
              <w:rFonts w:ascii="Gungsuh" w:cs="Gungsuh" w:eastAsia="Gungsuh" w:hAnsi="Gungsuh"/>
              <w:sz w:val="24"/>
              <w:szCs w:val="24"/>
              <w:rtl w:val="0"/>
            </w:rPr>
            <w:t xml:space="preserve">共修</w:t>
          </w:r>
        </w:sdtContent>
      </w:sdt>
      <w:sdt>
        <w:sdtPr>
          <w:id w:val="46029766"/>
          <w:tag w:val="goog_rdk_543"/>
        </w:sdtPr>
        <w:sdtContent>
          <w:r w:rsidDel="00000000" w:rsidR="00000000" w:rsidRPr="00000000">
            <w:rPr>
              <w:rFonts w:ascii="Gungsuh" w:cs="Gungsuh" w:eastAsia="Gungsuh" w:hAnsi="Gungsuh"/>
              <w:color w:val="000000"/>
              <w:sz w:val="24"/>
              <w:szCs w:val="24"/>
              <w:rtl w:val="0"/>
            </w:rPr>
            <w:t xml:space="preserve">时，学员应围绕每期的闻思主题，重点从三方面分享：1.阐述对当期闻</w:t>
          </w:r>
        </w:sdtContent>
      </w:sdt>
    </w:p>
    <w:p w:rsidR="00000000" w:rsidDel="00000000" w:rsidP="00000000" w:rsidRDefault="00000000" w:rsidRPr="00000000" w14:paraId="00000344">
      <w:pPr>
        <w:spacing w:line="276" w:lineRule="auto"/>
        <w:ind w:left="479" w:firstLine="0"/>
        <w:rPr>
          <w:rFonts w:ascii="Times New Roman" w:cs="Times New Roman" w:eastAsia="Times New Roman" w:hAnsi="Times New Roman"/>
          <w:color w:val="000000"/>
          <w:sz w:val="24"/>
          <w:szCs w:val="24"/>
        </w:rPr>
      </w:pPr>
      <w:sdt>
        <w:sdtPr>
          <w:id w:val="1418069001"/>
          <w:tag w:val="goog_rdk_544"/>
        </w:sdtPr>
        <w:sdtContent>
          <w:r w:rsidDel="00000000" w:rsidR="00000000" w:rsidRPr="00000000">
            <w:rPr>
              <w:rFonts w:ascii="Gungsuh" w:cs="Gungsuh" w:eastAsia="Gungsuh" w:hAnsi="Gungsuh"/>
              <w:color w:val="000000"/>
              <w:sz w:val="24"/>
              <w:szCs w:val="24"/>
              <w:rtl w:val="0"/>
            </w:rPr>
            <w:t xml:space="preserve">思内容的理解。2.报告心得，学员通过自修闻思法义，并与个人的修行和生活相结合，用佛法检讨自己，分享内心的触动。这是分享的重点，决定了</w:t>
          </w:r>
        </w:sdtContent>
      </w:sdt>
      <w:sdt>
        <w:sdtPr>
          <w:id w:val="479541637"/>
          <w:tag w:val="goog_rdk_545"/>
        </w:sdtPr>
        <w:sdtContent>
          <w:r w:rsidDel="00000000" w:rsidR="00000000" w:rsidRPr="00000000">
            <w:rPr>
              <w:rFonts w:ascii="Gungsuh" w:cs="Gungsuh" w:eastAsia="Gungsuh" w:hAnsi="Gungsuh"/>
              <w:sz w:val="24"/>
              <w:szCs w:val="24"/>
              <w:rtl w:val="0"/>
            </w:rPr>
            <w:t xml:space="preserve">共修</w:t>
          </w:r>
        </w:sdtContent>
      </w:sdt>
      <w:sdt>
        <w:sdtPr>
          <w:id w:val="-2067465303"/>
          <w:tag w:val="goog_rdk_546"/>
        </w:sdtPr>
        <w:sdtContent>
          <w:r w:rsidDel="00000000" w:rsidR="00000000" w:rsidRPr="00000000">
            <w:rPr>
              <w:rFonts w:ascii="Gungsuh" w:cs="Gungsuh" w:eastAsia="Gungsuh" w:hAnsi="Gungsuh"/>
              <w:color w:val="000000"/>
              <w:sz w:val="24"/>
              <w:szCs w:val="24"/>
              <w:rtl w:val="0"/>
            </w:rPr>
            <w:t xml:space="preserve">效果。3.提出疑问，不论对法义的疑惑，还是运用中出现的问题，都可提出来共同讨论。</w:t>
          </w:r>
        </w:sdtContent>
      </w:sdt>
    </w:p>
    <w:p w:rsidR="00000000" w:rsidDel="00000000" w:rsidP="00000000" w:rsidRDefault="00000000" w:rsidRPr="00000000" w14:paraId="00000345">
      <w:pPr>
        <w:numPr>
          <w:ilvl w:val="0"/>
          <w:numId w:val="14"/>
        </w:numPr>
        <w:spacing w:line="276" w:lineRule="auto"/>
        <w:ind w:left="-420" w:firstLine="420"/>
        <w:rPr>
          <w:rFonts w:ascii="Times New Roman" w:cs="Times New Roman" w:eastAsia="Times New Roman" w:hAnsi="Times New Roman"/>
          <w:color w:val="000000"/>
          <w:sz w:val="24"/>
          <w:szCs w:val="24"/>
        </w:rPr>
      </w:pPr>
      <w:sdt>
        <w:sdtPr>
          <w:id w:val="605486045"/>
          <w:tag w:val="goog_rdk_547"/>
        </w:sdtPr>
        <w:sdtContent>
          <w:r w:rsidDel="00000000" w:rsidR="00000000" w:rsidRPr="00000000">
            <w:rPr>
              <w:rFonts w:ascii="Gungsuh" w:cs="Gungsuh" w:eastAsia="Gungsuh" w:hAnsi="Gungsuh"/>
              <w:color w:val="000000"/>
              <w:sz w:val="24"/>
              <w:szCs w:val="24"/>
              <w:rtl w:val="0"/>
            </w:rPr>
            <w:t xml:space="preserve">小组</w:t>
          </w:r>
        </w:sdtContent>
      </w:sdt>
      <w:sdt>
        <w:sdtPr>
          <w:id w:val="-470047621"/>
          <w:tag w:val="goog_rdk_548"/>
        </w:sdtPr>
        <w:sdtContent>
          <w:r w:rsidDel="00000000" w:rsidR="00000000" w:rsidRPr="00000000">
            <w:rPr>
              <w:rFonts w:ascii="Gungsuh" w:cs="Gungsuh" w:eastAsia="Gungsuh" w:hAnsi="Gungsuh"/>
              <w:sz w:val="24"/>
              <w:szCs w:val="24"/>
              <w:rtl w:val="0"/>
            </w:rPr>
            <w:t xml:space="preserve">共修</w:t>
          </w:r>
        </w:sdtContent>
      </w:sdt>
      <w:sdt>
        <w:sdtPr>
          <w:id w:val="2133513799"/>
          <w:tag w:val="goog_rdk_549"/>
        </w:sdtPr>
        <w:sdtContent>
          <w:r w:rsidDel="00000000" w:rsidR="00000000" w:rsidRPr="00000000">
            <w:rPr>
              <w:rFonts w:ascii="Gungsuh" w:cs="Gungsuh" w:eastAsia="Gungsuh" w:hAnsi="Gungsuh"/>
              <w:color w:val="000000"/>
              <w:sz w:val="24"/>
              <w:szCs w:val="24"/>
              <w:rtl w:val="0"/>
            </w:rPr>
            <w:t xml:space="preserve">是班级</w:t>
          </w:r>
        </w:sdtContent>
      </w:sdt>
      <w:sdt>
        <w:sdtPr>
          <w:id w:val="1781493012"/>
          <w:tag w:val="goog_rdk_550"/>
        </w:sdtPr>
        <w:sdtContent>
          <w:r w:rsidDel="00000000" w:rsidR="00000000" w:rsidRPr="00000000">
            <w:rPr>
              <w:rFonts w:ascii="Gungsuh" w:cs="Gungsuh" w:eastAsia="Gungsuh" w:hAnsi="Gungsuh"/>
              <w:sz w:val="24"/>
              <w:szCs w:val="24"/>
              <w:rtl w:val="0"/>
            </w:rPr>
            <w:t xml:space="preserve">共修</w:t>
          </w:r>
        </w:sdtContent>
      </w:sdt>
      <w:sdt>
        <w:sdtPr>
          <w:id w:val="-1838985233"/>
          <w:tag w:val="goog_rdk_551"/>
        </w:sdtPr>
        <w:sdtContent>
          <w:r w:rsidDel="00000000" w:rsidR="00000000" w:rsidRPr="00000000">
            <w:rPr>
              <w:rFonts w:ascii="Gungsuh" w:cs="Gungsuh" w:eastAsia="Gungsuh" w:hAnsi="Gungsuh"/>
              <w:color w:val="000000"/>
              <w:sz w:val="24"/>
              <w:szCs w:val="24"/>
              <w:rtl w:val="0"/>
            </w:rPr>
            <w:t xml:space="preserve">质量的保障。在班级</w:t>
          </w:r>
        </w:sdtContent>
      </w:sdt>
      <w:sdt>
        <w:sdtPr>
          <w:id w:val="-570627399"/>
          <w:tag w:val="goog_rdk_552"/>
        </w:sdtPr>
        <w:sdtContent>
          <w:r w:rsidDel="00000000" w:rsidR="00000000" w:rsidRPr="00000000">
            <w:rPr>
              <w:rFonts w:ascii="Gungsuh" w:cs="Gungsuh" w:eastAsia="Gungsuh" w:hAnsi="Gungsuh"/>
              <w:sz w:val="24"/>
              <w:szCs w:val="24"/>
              <w:rtl w:val="0"/>
            </w:rPr>
            <w:t xml:space="preserve">共修</w:t>
          </w:r>
        </w:sdtContent>
      </w:sdt>
      <w:sdt>
        <w:sdtPr>
          <w:id w:val="-1331174581"/>
          <w:tag w:val="goog_rdk_553"/>
        </w:sdtPr>
        <w:sdtContent>
          <w:r w:rsidDel="00000000" w:rsidR="00000000" w:rsidRPr="00000000">
            <w:rPr>
              <w:rFonts w:ascii="Gungsuh" w:cs="Gungsuh" w:eastAsia="Gungsuh" w:hAnsi="Gungsuh"/>
              <w:color w:val="000000"/>
              <w:sz w:val="24"/>
              <w:szCs w:val="24"/>
              <w:rtl w:val="0"/>
            </w:rPr>
            <w:t xml:space="preserve">前，由小组长提前组织本组成</w:t>
          </w:r>
        </w:sdtContent>
      </w:sdt>
    </w:p>
    <w:p w:rsidR="00000000" w:rsidDel="00000000" w:rsidP="00000000" w:rsidRDefault="00000000" w:rsidRPr="00000000" w14:paraId="00000346">
      <w:pPr>
        <w:spacing w:line="276" w:lineRule="auto"/>
        <w:ind w:left="479" w:firstLine="0"/>
        <w:rPr>
          <w:rFonts w:ascii="Times New Roman" w:cs="Times New Roman" w:eastAsia="Times New Roman" w:hAnsi="Times New Roman"/>
          <w:color w:val="000000"/>
          <w:sz w:val="24"/>
          <w:szCs w:val="24"/>
        </w:rPr>
      </w:pPr>
      <w:bookmarkStart w:colFirst="0" w:colLast="0" w:name="_heading=h.ibtvoia2j1sz" w:id="13"/>
      <w:bookmarkEnd w:id="13"/>
      <w:sdt>
        <w:sdtPr>
          <w:id w:val="989649263"/>
          <w:tag w:val="goog_rdk_554"/>
        </w:sdtPr>
        <w:sdtContent>
          <w:r w:rsidDel="00000000" w:rsidR="00000000" w:rsidRPr="00000000">
            <w:rPr>
              <w:rFonts w:ascii="Gungsuh" w:cs="Gungsuh" w:eastAsia="Gungsuh" w:hAnsi="Gungsuh"/>
              <w:color w:val="000000"/>
              <w:sz w:val="24"/>
              <w:szCs w:val="24"/>
              <w:rtl w:val="0"/>
            </w:rPr>
            <w:t xml:space="preserve">员</w:t>
          </w:r>
        </w:sdtContent>
      </w:sdt>
      <w:sdt>
        <w:sdtPr>
          <w:id w:val="-500139500"/>
          <w:tag w:val="goog_rdk_555"/>
        </w:sdtPr>
        <w:sdtContent>
          <w:r w:rsidDel="00000000" w:rsidR="00000000" w:rsidRPr="00000000">
            <w:rPr>
              <w:rFonts w:ascii="Gungsuh" w:cs="Gungsuh" w:eastAsia="Gungsuh" w:hAnsi="Gungsuh"/>
              <w:sz w:val="24"/>
              <w:szCs w:val="24"/>
              <w:rtl w:val="0"/>
            </w:rPr>
            <w:t xml:space="preserve">共修</w:t>
          </w:r>
        </w:sdtContent>
      </w:sdt>
      <w:sdt>
        <w:sdtPr>
          <w:id w:val="-1288875702"/>
          <w:tag w:val="goog_rdk_556"/>
        </w:sdtPr>
        <w:sdtContent>
          <w:r w:rsidDel="00000000" w:rsidR="00000000" w:rsidRPr="00000000">
            <w:rPr>
              <w:rFonts w:ascii="Gungsuh" w:cs="Gungsuh" w:eastAsia="Gungsuh" w:hAnsi="Gungsuh"/>
              <w:color w:val="000000"/>
              <w:sz w:val="24"/>
              <w:szCs w:val="24"/>
              <w:rtl w:val="0"/>
            </w:rPr>
            <w:t xml:space="preserve">，重点是对当期闻思内容的理解。通过</w:t>
          </w:r>
        </w:sdtContent>
      </w:sdt>
      <w:sdt>
        <w:sdtPr>
          <w:id w:val="1110442527"/>
          <w:tag w:val="goog_rdk_557"/>
        </w:sdtPr>
        <w:sdtContent>
          <w:r w:rsidDel="00000000" w:rsidR="00000000" w:rsidRPr="00000000">
            <w:rPr>
              <w:rFonts w:ascii="Gungsuh" w:cs="Gungsuh" w:eastAsia="Gungsuh" w:hAnsi="Gungsuh"/>
              <w:sz w:val="24"/>
              <w:szCs w:val="24"/>
              <w:rtl w:val="0"/>
            </w:rPr>
            <w:t xml:space="preserve">共修</w:t>
          </w:r>
        </w:sdtContent>
      </w:sdt>
      <w:sdt>
        <w:sdtPr>
          <w:id w:val="-314044656"/>
          <w:tag w:val="goog_rdk_558"/>
        </w:sdtPr>
        <w:sdtContent>
          <w:r w:rsidDel="00000000" w:rsidR="00000000" w:rsidRPr="00000000">
            <w:rPr>
              <w:rFonts w:ascii="Gungsuh" w:cs="Gungsuh" w:eastAsia="Gungsuh" w:hAnsi="Gungsuh"/>
              <w:color w:val="000000"/>
              <w:sz w:val="24"/>
              <w:szCs w:val="24"/>
              <w:rtl w:val="0"/>
            </w:rPr>
            <w:t xml:space="preserve">，使学员完整、准确、透彻地理解法义。对《辅助材料》的每个问题要逐条讨论，以把握法义的脉络和重点。小组</w:t>
          </w:r>
        </w:sdtContent>
      </w:sdt>
      <w:sdt>
        <w:sdtPr>
          <w:id w:val="-191126336"/>
          <w:tag w:val="goog_rdk_559"/>
        </w:sdtPr>
        <w:sdtContent>
          <w:r w:rsidDel="00000000" w:rsidR="00000000" w:rsidRPr="00000000">
            <w:rPr>
              <w:rFonts w:ascii="Gungsuh" w:cs="Gungsuh" w:eastAsia="Gungsuh" w:hAnsi="Gungsuh"/>
              <w:sz w:val="24"/>
              <w:szCs w:val="24"/>
              <w:rtl w:val="0"/>
            </w:rPr>
            <w:t xml:space="preserve">共修</w:t>
          </w:r>
        </w:sdtContent>
      </w:sdt>
      <w:sdt>
        <w:sdtPr>
          <w:id w:val="-585565886"/>
          <w:tag w:val="goog_rdk_560"/>
        </w:sdtPr>
        <w:sdtContent>
          <w:r w:rsidDel="00000000" w:rsidR="00000000" w:rsidRPr="00000000">
            <w:rPr>
              <w:rFonts w:ascii="Gungsuh" w:cs="Gungsuh" w:eastAsia="Gungsuh" w:hAnsi="Gungsuh"/>
              <w:color w:val="000000"/>
              <w:sz w:val="24"/>
              <w:szCs w:val="24"/>
              <w:rtl w:val="0"/>
            </w:rPr>
            <w:t xml:space="preserve">的话题可适当广泛，包括修学或生活中遇到的疑惑、对法义的运用等，轻松活泼地沟通，但要掌握节奏，避免闲谈。当期轮值小组应安排好班级</w:t>
          </w:r>
        </w:sdtContent>
      </w:sdt>
      <w:sdt>
        <w:sdtPr>
          <w:id w:val="542138744"/>
          <w:tag w:val="goog_rdk_561"/>
        </w:sdtPr>
        <w:sdtContent>
          <w:r w:rsidDel="00000000" w:rsidR="00000000" w:rsidRPr="00000000">
            <w:rPr>
              <w:rFonts w:ascii="Gungsuh" w:cs="Gungsuh" w:eastAsia="Gungsuh" w:hAnsi="Gungsuh"/>
              <w:sz w:val="24"/>
              <w:szCs w:val="24"/>
              <w:rtl w:val="0"/>
            </w:rPr>
            <w:t xml:space="preserve">共修</w:t>
          </w:r>
        </w:sdtContent>
      </w:sdt>
      <w:sdt>
        <w:sdtPr>
          <w:id w:val="-1367981648"/>
          <w:tag w:val="goog_rdk_562"/>
        </w:sdtPr>
        <w:sdtContent>
          <w:r w:rsidDel="00000000" w:rsidR="00000000" w:rsidRPr="00000000">
            <w:rPr>
              <w:rFonts w:ascii="Gungsuh" w:cs="Gungsuh" w:eastAsia="Gungsuh" w:hAnsi="Gungsuh"/>
              <w:color w:val="000000"/>
              <w:sz w:val="24"/>
              <w:szCs w:val="24"/>
              <w:rtl w:val="0"/>
            </w:rPr>
            <w:t xml:space="preserve">的主持工作。</w:t>
          </w:r>
        </w:sdtContent>
      </w:sdt>
    </w:p>
    <w:p w:rsidR="00000000" w:rsidDel="00000000" w:rsidP="00000000" w:rsidRDefault="00000000" w:rsidRPr="00000000" w14:paraId="00000347">
      <w:pPr>
        <w:widowControl w:val="1"/>
        <w:spacing w:after="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Group Discussion Methods</w:t>
      </w:r>
      <w:r w:rsidDel="00000000" w:rsidR="00000000" w:rsidRPr="00000000">
        <w:rPr>
          <w:rtl w:val="0"/>
        </w:rPr>
      </w:r>
    </w:p>
    <w:p w:rsidR="00000000" w:rsidDel="00000000" w:rsidP="00000000" w:rsidRDefault="00000000" w:rsidRPr="00000000" w14:paraId="00000348">
      <w:pPr>
        <w:widowControl w:val="1"/>
        <w:numPr>
          <w:ilvl w:val="0"/>
          <w:numId w:val="5"/>
        </w:numPr>
        <w:spacing w:after="0" w:afterAutospacing="0"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Discussions include both class discussion and group discussion. To ensure the quality of study and keep the mind constantly anchored in wholesome conditions, students should participate in both the </w:t>
      </w:r>
      <w:sdt>
        <w:sdtPr>
          <w:id w:val="900796374"/>
          <w:tag w:val="goog_rdk_563"/>
        </w:sdtPr>
        <w:sdtContent>
          <w:del w:author="Audrey Peng" w:id="35" w:date="2026-04-03T04:40:00Z"/>
          <w:sdt>
            <w:sdtPr>
              <w:id w:val="-642921930"/>
              <w:tag w:val="goog_rdk_564"/>
            </w:sdtPr>
            <w:sdtContent>
              <w:commentRangeStart w:id="18"/>
            </w:sdtContent>
          </w:sdt>
          <w:del w:author="Audrey Peng" w:id="35" w:date="2026-04-03T04:40:00Z">
            <w:r w:rsidDel="00000000" w:rsidR="00000000" w:rsidRPr="00000000">
              <w:rPr>
                <w:rFonts w:ascii="Times New Roman" w:cs="Times New Roman" w:eastAsia="Times New Roman" w:hAnsi="Times New Roman"/>
                <w:sz w:val="24"/>
                <w:szCs w:val="24"/>
                <w:rtl w:val="0"/>
              </w:rPr>
              <w:delText xml:space="preserve">weekly </w:delText>
            </w:r>
          </w:del>
        </w:sdtContent>
      </w:sdt>
      <w:commentRangeEnd w:id="18"/>
      <w:r w:rsidDel="00000000" w:rsidR="00000000" w:rsidRPr="00000000">
        <w:commentReference w:id="18"/>
      </w:r>
      <w:r w:rsidDel="00000000" w:rsidR="00000000" w:rsidRPr="00000000">
        <w:rPr>
          <w:rFonts w:ascii="Times New Roman" w:cs="Times New Roman" w:eastAsia="Times New Roman" w:hAnsi="Times New Roman"/>
          <w:sz w:val="24"/>
          <w:szCs w:val="24"/>
          <w:rtl w:val="0"/>
        </w:rPr>
        <w:t xml:space="preserve">group discussion and the </w:t>
      </w:r>
      <w:sdt>
        <w:sdtPr>
          <w:id w:val="-1561128708"/>
          <w:tag w:val="goog_rdk_565"/>
        </w:sdtPr>
        <w:sdtContent>
          <w:del w:author="Audrey Peng" w:id="36" w:date="2026-04-03T04:40:02Z">
            <w:r w:rsidDel="00000000" w:rsidR="00000000" w:rsidRPr="00000000">
              <w:rPr>
                <w:rFonts w:ascii="Times New Roman" w:cs="Times New Roman" w:eastAsia="Times New Roman" w:hAnsi="Times New Roman"/>
                <w:sz w:val="24"/>
                <w:szCs w:val="24"/>
                <w:rtl w:val="0"/>
              </w:rPr>
              <w:delText xml:space="preserve">weekly </w:delText>
            </w:r>
          </w:del>
        </w:sdtContent>
      </w:sdt>
      <w:r w:rsidDel="00000000" w:rsidR="00000000" w:rsidRPr="00000000">
        <w:rPr>
          <w:rFonts w:ascii="Times New Roman" w:cs="Times New Roman" w:eastAsia="Times New Roman" w:hAnsi="Times New Roman"/>
          <w:sz w:val="24"/>
          <w:szCs w:val="24"/>
          <w:rtl w:val="0"/>
        </w:rPr>
        <w:t xml:space="preserve">class discussion</w:t>
      </w:r>
    </w:p>
    <w:p w:rsidR="00000000" w:rsidDel="00000000" w:rsidP="00000000" w:rsidRDefault="00000000" w:rsidRPr="00000000" w14:paraId="00000349">
      <w:pPr>
        <w:widowControl w:val="1"/>
        <w:numPr>
          <w:ilvl w:val="0"/>
          <w:numId w:val="5"/>
        </w:numPr>
        <w:spacing w:after="0" w:afterAutospacing="0" w:line="276" w:lineRule="auto"/>
        <w:ind w:left="720" w:hanging="360"/>
        <w:jc w:val="left"/>
        <w:rPr>
          <w:rFonts w:ascii="Times New Roman" w:cs="Times New Roman" w:eastAsia="Times New Roman" w:hAnsi="Times New Roman"/>
          <w:sz w:val="24"/>
          <w:szCs w:val="24"/>
          <w:u w:val="none"/>
        </w:rPr>
      </w:pPr>
      <w:sdt>
        <w:sdtPr>
          <w:id w:val="-34591663"/>
          <w:tag w:val="goog_rdk_567"/>
        </w:sdtPr>
        <w:sdtContent>
          <w:ins w:author="Audrey Peng" w:id="37" w:date="2026-04-03T04:43:39Z"/>
          <w:sdt>
            <w:sdtPr>
              <w:id w:val="59253293"/>
              <w:tag w:val="goog_rdk_568"/>
            </w:sdtPr>
            <w:sdtContent>
              <w:ins w:author="Audrey Peng" w:id="37" w:date="2026-04-03T04:43:39Z">
                <w:r w:rsidDel="00000000" w:rsidR="00000000" w:rsidRPr="00000000">
                  <w:rPr>
                    <w:rFonts w:ascii="Times New Roman" w:cs="Times New Roman" w:eastAsia="Times New Roman" w:hAnsi="Times New Roman"/>
                    <w:sz w:val="24"/>
                    <w:szCs w:val="24"/>
                    <w:rtl w:val="0"/>
                    <w:rPrChange w:author="Audrey Peng" w:id="38" w:date="2026-04-03T04:43:39Z">
                      <w:rPr>
                        <w:rFonts w:ascii="Times New Roman" w:cs="Times New Roman" w:eastAsia="Times New Roman" w:hAnsi="Times New Roman"/>
                        <w:sz w:val="24"/>
                        <w:szCs w:val="24"/>
                      </w:rPr>
                    </w:rPrChange>
                  </w:rPr>
                  <w:t xml:space="preserve">Class discussion is a form of group practice organized at the class level.</w:t>
                </w:r>
              </w:ins>
            </w:sdtContent>
          </w:sdt>
          <w:ins w:author="Audrey Peng" w:id="37" w:date="2026-04-03T04:43:39Z"/>
        </w:sdtContent>
      </w:sdt>
      <w:sdt>
        <w:sdtPr>
          <w:id w:val="1941464638"/>
          <w:tag w:val="goog_rdk_569"/>
        </w:sdtPr>
        <w:sdtContent>
          <w:del w:author="Audrey Peng" w:id="37" w:date="2026-04-03T04:43:39Z"/>
          <w:sdt>
            <w:sdtPr>
              <w:id w:val="2090918110"/>
              <w:tag w:val="goog_rdk_570"/>
            </w:sdtPr>
            <w:sdtContent>
              <w:del w:author="Audrey Peng" w:id="37" w:date="2026-04-03T04:43:39Z">
                <w:r w:rsidDel="00000000" w:rsidR="00000000" w:rsidRPr="00000000">
                  <w:rPr>
                    <w:rFonts w:ascii="Times New Roman" w:cs="Times New Roman" w:eastAsia="Times New Roman" w:hAnsi="Times New Roman"/>
                    <w:sz w:val="24"/>
                    <w:szCs w:val="24"/>
                    <w:rtl w:val="0"/>
                    <w:rPrChange w:author="Audrey Peng" w:id="38" w:date="2026-04-03T04:43:39Z">
                      <w:rPr>
                        <w:rFonts w:ascii="Times New Roman" w:cs="Times New Roman" w:eastAsia="Times New Roman" w:hAnsi="Times New Roman"/>
                        <w:sz w:val="24"/>
                        <w:szCs w:val="24"/>
                      </w:rPr>
                    </w:rPrChange>
                  </w:rPr>
                  <w:delText xml:space="preserve">The entire class comes to the weekly class discussion</w:delText>
                </w:r>
              </w:del>
            </w:sdtContent>
          </w:sdt>
          <w:del w:author="Audrey Peng" w:id="37" w:date="2026-04-03T04:43:39Z"/>
        </w:sdtContent>
      </w:sdt>
      <w:r w:rsidDel="00000000" w:rsidR="00000000" w:rsidRPr="00000000">
        <w:rPr>
          <w:rFonts w:ascii="Times New Roman" w:cs="Times New Roman" w:eastAsia="Times New Roman" w:hAnsi="Times New Roman"/>
          <w:sz w:val="24"/>
          <w:szCs w:val="24"/>
          <w:rtl w:val="0"/>
        </w:rPr>
        <w:t xml:space="preserve">. Under the support of the facilitator, each smaller group takes turns leading the session. This format helps increase enthusiasm, build a sense of involvement, and strengthen team spirit. To make the most of the discussion, participants should follow the </w:t>
      </w:r>
      <w:sdt>
        <w:sdtPr>
          <w:id w:val="-796473055"/>
          <w:tag w:val="goog_rdk_571"/>
        </w:sdtPr>
        <w:sdtContent>
          <w:ins w:author="Audrey Peng" w:id="39" w:date="2026-04-03T04:44:27Z"/>
          <w:sdt>
            <w:sdtPr>
              <w:id w:val="401938308"/>
              <w:tag w:val="goog_rdk_572"/>
            </w:sdtPr>
            <w:sdtContent>
              <w:commentRangeStart w:id="19"/>
            </w:sdtContent>
          </w:sdt>
          <w:ins w:author="Audrey Peng" w:id="39" w:date="2026-04-03T04:44:27Z">
            <w:r w:rsidDel="00000000" w:rsidR="00000000" w:rsidRPr="00000000">
              <w:rPr>
                <w:rFonts w:ascii="Times New Roman" w:cs="Times New Roman" w:eastAsia="Times New Roman" w:hAnsi="Times New Roman"/>
                <w:sz w:val="24"/>
                <w:szCs w:val="24"/>
                <w:rtl w:val="0"/>
              </w:rPr>
              <w:t xml:space="preserve">discussion procedure</w:t>
            </w:r>
          </w:ins>
        </w:sdtContent>
      </w:sdt>
      <w:sdt>
        <w:sdtPr>
          <w:id w:val="-882347785"/>
          <w:tag w:val="goog_rdk_573"/>
        </w:sdtPr>
        <w:sdtContent>
          <w:del w:author="Audrey Peng" w:id="39" w:date="2026-04-03T04:44:27Z">
            <w:commentRangeEnd w:id="19"/>
            <w:r w:rsidDel="00000000" w:rsidR="00000000" w:rsidRPr="00000000">
              <w:commentReference w:id="19"/>
            </w:r>
            <w:r w:rsidDel="00000000" w:rsidR="00000000" w:rsidRPr="00000000">
              <w:rPr>
                <w:rFonts w:ascii="Times New Roman" w:cs="Times New Roman" w:eastAsia="Times New Roman" w:hAnsi="Times New Roman"/>
                <w:sz w:val="24"/>
                <w:szCs w:val="24"/>
                <w:rtl w:val="0"/>
              </w:rPr>
              <w:delText xml:space="preserve">set format</w:delText>
            </w:r>
          </w:del>
        </w:sdtContent>
      </w:sdt>
      <w:r w:rsidDel="00000000" w:rsidR="00000000" w:rsidRPr="00000000">
        <w:rPr>
          <w:rFonts w:ascii="Times New Roman" w:cs="Times New Roman" w:eastAsia="Times New Roman" w:hAnsi="Times New Roman"/>
          <w:sz w:val="24"/>
          <w:szCs w:val="24"/>
          <w:rtl w:val="0"/>
        </w:rPr>
        <w:t xml:space="preserve">. Each participant has around five minutes to share and should come prepared.</w:t>
      </w:r>
    </w:p>
    <w:p w:rsidR="00000000" w:rsidDel="00000000" w:rsidP="00000000" w:rsidRDefault="00000000" w:rsidRPr="00000000" w14:paraId="0000034A">
      <w:pPr>
        <w:widowControl w:val="1"/>
        <w:numPr>
          <w:ilvl w:val="0"/>
          <w:numId w:val="5"/>
        </w:numPr>
        <w:spacing w:after="0" w:afterAutospacing="0"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During the discussion, students should focus on the theme of the session and share from three key aspects:</w:t>
      </w:r>
    </w:p>
    <w:p w:rsidR="00000000" w:rsidDel="00000000" w:rsidP="00000000" w:rsidRDefault="00000000" w:rsidRPr="00000000" w14:paraId="0000034B">
      <w:pPr>
        <w:widowControl w:val="1"/>
        <w:numPr>
          <w:ilvl w:val="0"/>
          <w:numId w:val="1"/>
        </w:numPr>
        <w:spacing w:after="0" w:afterAutospacing="0" w:line="276"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Comprehension of current week’s study material.</w:t>
      </w:r>
    </w:p>
    <w:p w:rsidR="00000000" w:rsidDel="00000000" w:rsidP="00000000" w:rsidRDefault="00000000" w:rsidRPr="00000000" w14:paraId="0000034C">
      <w:pPr>
        <w:widowControl w:val="1"/>
        <w:numPr>
          <w:ilvl w:val="0"/>
          <w:numId w:val="1"/>
        </w:numPr>
        <w:spacing w:after="0" w:afterAutospacing="0" w:line="276"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Personal reflections, discussing how to apply the teachings to daily life. Reflect on one’s own shortcomings through the lens of Dharma. This part matters the most in sharing and directly determines the quality of the discussion.  </w:t>
      </w:r>
    </w:p>
    <w:p w:rsidR="00000000" w:rsidDel="00000000" w:rsidP="00000000" w:rsidRDefault="00000000" w:rsidRPr="00000000" w14:paraId="0000034D">
      <w:pPr>
        <w:widowControl w:val="1"/>
        <w:numPr>
          <w:ilvl w:val="0"/>
          <w:numId w:val="1"/>
        </w:numPr>
        <w:spacing w:after="0" w:afterAutospacing="0" w:line="276"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Bring up any questions – whether questions about the teachings or the challenges about its application. </w:t>
      </w:r>
    </w:p>
    <w:p w:rsidR="00000000" w:rsidDel="00000000" w:rsidP="00000000" w:rsidRDefault="00000000" w:rsidRPr="00000000" w14:paraId="0000034E">
      <w:pPr>
        <w:widowControl w:val="1"/>
        <w:numPr>
          <w:ilvl w:val="0"/>
          <w:numId w:val="5"/>
        </w:numPr>
        <w:spacing w:after="0" w:afterAutospacing="0"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Group discussion serves as the foundation for class discussion. Before the class discussion, each group leader should organize a </w:t>
      </w:r>
      <w:sdt>
        <w:sdtPr>
          <w:id w:val="-247699882"/>
          <w:tag w:val="goog_rdk_574"/>
        </w:sdtPr>
        <w:sdtContent>
          <w:ins w:author="Audrey Peng" w:id="40" w:date="2026-04-03T04:49:25Z">
            <w:r w:rsidDel="00000000" w:rsidR="00000000" w:rsidRPr="00000000">
              <w:rPr>
                <w:rFonts w:ascii="Times New Roman" w:cs="Times New Roman" w:eastAsia="Times New Roman" w:hAnsi="Times New Roman"/>
                <w:sz w:val="24"/>
                <w:szCs w:val="24"/>
                <w:rtl w:val="0"/>
              </w:rPr>
              <w:t xml:space="preserve">group </w:t>
            </w:r>
          </w:ins>
          <w:sdt>
            <w:sdtPr>
              <w:id w:val="269832253"/>
              <w:tag w:val="goog_rdk_575"/>
            </w:sdtPr>
            <w:sdtContent>
              <w:ins w:author="Audrey Peng" w:id="40" w:date="2026-04-03T04:49:25Z">
                <w:r w:rsidDel="00000000" w:rsidR="00000000" w:rsidRPr="00000000">
                  <w:rPr>
                    <w:rFonts w:ascii="Times New Roman" w:cs="Times New Roman" w:eastAsia="Times New Roman" w:hAnsi="Times New Roman"/>
                    <w:sz w:val="24"/>
                    <w:szCs w:val="24"/>
                    <w:rtl w:val="0"/>
                    <w:rPrChange w:author="Audrey Peng" w:id="41" w:date="2026-04-03T04:49:25Z">
                      <w:rPr>
                        <w:rFonts w:ascii="Times New Roman" w:cs="Times New Roman" w:eastAsia="Times New Roman" w:hAnsi="Times New Roman"/>
                        <w:sz w:val="24"/>
                        <w:szCs w:val="24"/>
                      </w:rPr>
                    </w:rPrChange>
                  </w:rPr>
                  <w:t xml:space="preserve">discussion</w:t>
                </w:r>
              </w:ins>
            </w:sdtContent>
          </w:sdt>
          <w:ins w:author="Audrey Peng" w:id="40" w:date="2026-04-03T04:49:25Z"/>
        </w:sdtContent>
      </w:sdt>
      <w:sdt>
        <w:sdtPr>
          <w:id w:val="-1244903197"/>
          <w:tag w:val="goog_rdk_576"/>
        </w:sdtPr>
        <w:sdtContent>
          <w:del w:author="Audrey Peng" w:id="40" w:date="2026-04-03T04:49:25Z">
            <w:r w:rsidDel="00000000" w:rsidR="00000000" w:rsidRPr="00000000">
              <w:rPr>
                <w:rFonts w:ascii="Times New Roman" w:cs="Times New Roman" w:eastAsia="Times New Roman" w:hAnsi="Times New Roman"/>
                <w:sz w:val="24"/>
                <w:szCs w:val="24"/>
                <w:rtl w:val="0"/>
              </w:rPr>
              <w:delText xml:space="preserve">meeting</w:delText>
            </w:r>
          </w:del>
        </w:sdtContent>
      </w:sdt>
      <w:r w:rsidDel="00000000" w:rsidR="00000000" w:rsidRPr="00000000">
        <w:rPr>
          <w:rFonts w:ascii="Times New Roman" w:cs="Times New Roman" w:eastAsia="Times New Roman" w:hAnsi="Times New Roman"/>
          <w:sz w:val="24"/>
          <w:szCs w:val="24"/>
          <w:rtl w:val="0"/>
        </w:rPr>
        <w:t xml:space="preserve"> for their members to focus on the understanding of the current study materials. The goal is to help students gain a comprehensive, accurate, and thorough understanding of the teachings. Each question from the </w:t>
      </w:r>
      <w:r w:rsidDel="00000000" w:rsidR="00000000" w:rsidRPr="00000000">
        <w:rPr>
          <w:rFonts w:ascii="Times New Roman" w:cs="Times New Roman" w:eastAsia="Times New Roman" w:hAnsi="Times New Roman"/>
          <w:i w:val="1"/>
          <w:iCs w:val="1"/>
          <w:sz w:val="24"/>
          <w:szCs w:val="24"/>
          <w:rtl w:val="0"/>
        </w:rPr>
        <w:t xml:space="preserve">Supporting Materials</w:t>
      </w:r>
      <w:r w:rsidDel="00000000" w:rsidR="00000000" w:rsidRPr="00000000">
        <w:rPr>
          <w:rFonts w:ascii="Times New Roman" w:cs="Times New Roman" w:eastAsia="Times New Roman" w:hAnsi="Times New Roman"/>
          <w:sz w:val="24"/>
          <w:szCs w:val="24"/>
          <w:rtl w:val="0"/>
        </w:rPr>
        <w:t xml:space="preserve"> should be discussed to grasp the logic and key points of the teachings.</w:t>
      </w:r>
    </w:p>
    <w:p w:rsidR="00000000" w:rsidDel="00000000" w:rsidP="00000000" w:rsidRDefault="00000000" w:rsidRPr="00000000" w14:paraId="0000034F">
      <w:pPr>
        <w:widowControl w:val="1"/>
        <w:numPr>
          <w:ilvl w:val="0"/>
          <w:numId w:val="5"/>
        </w:numPr>
        <w:spacing w:after="240"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topics for group discussion can be broad, including doubts encountered in practice or daily life, and the application of the teachings. The atmosphere should be relaxed and lively. However, it is important to maintain the right pace and avoid idle chatter. The </w:t>
      </w:r>
      <w:sdt>
        <w:sdtPr>
          <w:id w:val="728661928"/>
          <w:tag w:val="goog_rdk_577"/>
        </w:sdtPr>
        <w:sdtContent>
          <w:commentRangeStart w:id="20"/>
        </w:sdtContent>
      </w:sdt>
      <w:r w:rsidDel="00000000" w:rsidR="00000000" w:rsidRPr="00000000">
        <w:rPr>
          <w:rFonts w:ascii="Times New Roman" w:cs="Times New Roman" w:eastAsia="Times New Roman" w:hAnsi="Times New Roman"/>
          <w:sz w:val="24"/>
          <w:szCs w:val="24"/>
          <w:rtl w:val="0"/>
        </w:rPr>
        <w:t xml:space="preserve">group currently on rotation</w:t>
      </w:r>
      <w:commentRangeEnd w:id="20"/>
      <w:r w:rsidDel="00000000" w:rsidR="00000000" w:rsidRPr="00000000">
        <w:commentReference w:id="20"/>
      </w:r>
      <w:r w:rsidDel="00000000" w:rsidR="00000000" w:rsidRPr="00000000">
        <w:rPr>
          <w:rFonts w:ascii="Times New Roman" w:cs="Times New Roman" w:eastAsia="Times New Roman" w:hAnsi="Times New Roman"/>
          <w:sz w:val="24"/>
          <w:szCs w:val="24"/>
          <w:rtl w:val="0"/>
        </w:rPr>
        <w:t xml:space="preserve"> should be in charge of organizing and hosting the class discussion.</w:t>
      </w:r>
    </w:p>
    <w:p w:rsidR="00000000" w:rsidDel="00000000" w:rsidP="00000000" w:rsidRDefault="00000000" w:rsidRPr="00000000" w14:paraId="0000035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pStyle w:val="Heading2"/>
        <w:numPr>
          <w:ilvl w:val="0"/>
          <w:numId w:val="15"/>
        </w:numPr>
        <w:spacing w:after="0" w:before="0" w:line="276" w:lineRule="auto"/>
        <w:jc w:val="center"/>
        <w:rPr>
          <w:rFonts w:ascii="Times New Roman" w:cs="Times New Roman" w:eastAsia="Times New Roman" w:hAnsi="Times New Roman"/>
          <w:sz w:val="24"/>
          <w:szCs w:val="24"/>
        </w:rPr>
      </w:pPr>
      <w:bookmarkStart w:colFirst="0" w:colLast="0" w:name="_heading=h.q8egykajczep" w:id="14"/>
      <w:bookmarkEnd w:id="14"/>
      <w:sdt>
        <w:sdtPr>
          <w:id w:val="753220167"/>
          <w:tag w:val="goog_rdk_578"/>
        </w:sdtPr>
        <w:sdtContent>
          <w:r w:rsidDel="00000000" w:rsidR="00000000" w:rsidRPr="00000000">
            <w:rPr>
              <w:rFonts w:ascii="Gungsuh" w:cs="Gungsuh" w:eastAsia="Gungsuh" w:hAnsi="Gungsuh"/>
              <w:sz w:val="24"/>
              <w:szCs w:val="24"/>
              <w:rtl w:val="0"/>
            </w:rPr>
            <w:t xml:space="preserve"> 自修准则</w:t>
          </w:r>
        </w:sdtContent>
      </w:sdt>
    </w:p>
    <w:p w:rsidR="00000000" w:rsidDel="00000000" w:rsidP="00000000" w:rsidRDefault="00000000" w:rsidRPr="00000000" w14:paraId="0000035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Five: Guidelines for Self-Study </w:t>
      </w:r>
    </w:p>
    <w:p w:rsidR="00000000" w:rsidDel="00000000" w:rsidP="00000000" w:rsidRDefault="00000000" w:rsidRPr="00000000" w14:paraId="00000354">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5">
      <w:pPr>
        <w:spacing w:line="276" w:lineRule="auto"/>
        <w:ind w:left="964" w:hanging="964"/>
        <w:rPr>
          <w:rFonts w:ascii="Times New Roman" w:cs="Times New Roman" w:eastAsia="Times New Roman" w:hAnsi="Times New Roman"/>
          <w:color w:val="000000"/>
          <w:sz w:val="24"/>
          <w:szCs w:val="24"/>
        </w:rPr>
      </w:pPr>
      <w:sdt>
        <w:sdtPr>
          <w:id w:val="1812861386"/>
          <w:tag w:val="goog_rdk_579"/>
        </w:sdtPr>
        <w:sdtContent>
          <w:r w:rsidDel="00000000" w:rsidR="00000000" w:rsidRPr="00000000">
            <w:rPr>
              <w:rFonts w:ascii="Gungsuh" w:cs="Gungsuh" w:eastAsia="Gungsuh" w:hAnsi="Gungsuh"/>
              <w:b w:val="1"/>
              <w:bCs w:val="1"/>
              <w:color w:val="000000"/>
              <w:sz w:val="24"/>
              <w:szCs w:val="24"/>
              <w:rtl w:val="0"/>
            </w:rPr>
            <w:t xml:space="preserve">第一条</w:t>
          </w:r>
        </w:sdtContent>
      </w:sdt>
      <w:sdt>
        <w:sdtPr>
          <w:id w:val="-1568457488"/>
          <w:tag w:val="goog_rdk_580"/>
        </w:sdtPr>
        <w:sdtContent>
          <w:r w:rsidDel="00000000" w:rsidR="00000000" w:rsidRPr="00000000">
            <w:rPr>
              <w:rFonts w:ascii="Gungsuh" w:cs="Gungsuh" w:eastAsia="Gungsuh" w:hAnsi="Gungsuh"/>
              <w:color w:val="000000"/>
              <w:sz w:val="24"/>
              <w:szCs w:val="24"/>
              <w:rtl w:val="0"/>
            </w:rPr>
            <w:t xml:space="preserve">　自修时，须落实真诚、认真、老实</w:t>
          </w:r>
        </w:sdtContent>
      </w:sdt>
      <w:sdt>
        <w:sdtPr>
          <w:id w:val="-1534020486"/>
          <w:tag w:val="goog_rdk_581"/>
        </w:sdtPr>
        <w:sdtContent>
          <w:r w:rsidDel="00000000" w:rsidR="00000000" w:rsidRPr="00000000">
            <w:rPr>
              <w:rFonts w:ascii="Gungsuh" w:cs="Gungsuh" w:eastAsia="Gungsuh" w:hAnsi="Gungsuh"/>
              <w:color w:val="741b47"/>
              <w:sz w:val="24"/>
              <w:szCs w:val="24"/>
              <w:rtl w:val="0"/>
            </w:rPr>
            <w:t xml:space="preserve">、主动</w:t>
          </w:r>
        </w:sdtContent>
      </w:sdt>
      <w:sdt>
        <w:sdtPr>
          <w:id w:val="-1050827355"/>
          <w:tag w:val="goog_rdk_582"/>
        </w:sdtPr>
        <w:sdtContent>
          <w:r w:rsidDel="00000000" w:rsidR="00000000" w:rsidRPr="00000000">
            <w:rPr>
              <w:rFonts w:ascii="Gungsuh" w:cs="Gungsuh" w:eastAsia="Gungsuh" w:hAnsi="Gungsuh"/>
              <w:color w:val="000000"/>
              <w:sz w:val="24"/>
              <w:szCs w:val="24"/>
              <w:rtl w:val="0"/>
            </w:rPr>
            <w:t xml:space="preserve">的修学态度，掌握理解、接受、运用的修学方法，达到观念、心态、生命品质的改变。</w:t>
          </w:r>
        </w:sdtContent>
      </w:sdt>
    </w:p>
    <w:p w:rsidR="00000000" w:rsidDel="00000000" w:rsidP="00000000" w:rsidRDefault="00000000" w:rsidRPr="00000000" w14:paraId="00000356">
      <w:pPr>
        <w:numPr>
          <w:ilvl w:val="0"/>
          <w:numId w:val="28"/>
        </w:numPr>
        <w:spacing w:line="276" w:lineRule="auto"/>
        <w:ind w:left="72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In self-study, uphold an attitude of honesty, earnestness, commitment, </w:t>
      </w:r>
      <w:r w:rsidDel="00000000" w:rsidR="00000000" w:rsidRPr="00000000">
        <w:rPr>
          <w:rFonts w:ascii="Times New Roman" w:cs="Times New Roman" w:eastAsia="Times New Roman" w:hAnsi="Times New Roman"/>
          <w:color w:val="741b47"/>
          <w:sz w:val="24"/>
          <w:szCs w:val="24"/>
          <w:rtl w:val="0"/>
        </w:rPr>
        <w:t xml:space="preserve">and proactiveness, </w:t>
      </w:r>
      <w:r w:rsidDel="00000000" w:rsidR="00000000" w:rsidRPr="00000000">
        <w:rPr>
          <w:rFonts w:ascii="Times New Roman" w:cs="Times New Roman" w:eastAsia="Times New Roman" w:hAnsi="Times New Roman"/>
          <w:color w:val="000000"/>
          <w:sz w:val="24"/>
          <w:szCs w:val="24"/>
          <w:rtl w:val="0"/>
        </w:rPr>
        <w:t xml:space="preserve">master the method of understanding, accepting, and applying, and ultimately achieve the transformation of views, mindsets, and life quality. </w:t>
      </w:r>
    </w:p>
    <w:p w:rsidR="00000000" w:rsidDel="00000000" w:rsidP="00000000" w:rsidRDefault="00000000" w:rsidRPr="00000000" w14:paraId="00000357">
      <w:pPr>
        <w:spacing w:line="276" w:lineRule="auto"/>
        <w:ind w:left="964" w:hanging="964"/>
        <w:rPr>
          <w:rFonts w:ascii="Times New Roman" w:cs="Times New Roman" w:eastAsia="Times New Roman" w:hAnsi="Times New Roman"/>
          <w:color w:val="000000"/>
          <w:sz w:val="24"/>
          <w:szCs w:val="24"/>
        </w:rPr>
      </w:pPr>
      <w:sdt>
        <w:sdtPr>
          <w:id w:val="-1191075236"/>
          <w:tag w:val="goog_rdk_583"/>
        </w:sdtPr>
        <w:sdtContent>
          <w:r w:rsidDel="00000000" w:rsidR="00000000" w:rsidRPr="00000000">
            <w:rPr>
              <w:rFonts w:ascii="Gungsuh" w:cs="Gungsuh" w:eastAsia="Gungsuh" w:hAnsi="Gungsuh"/>
              <w:b w:val="1"/>
              <w:bCs w:val="1"/>
              <w:color w:val="000000"/>
              <w:sz w:val="24"/>
              <w:szCs w:val="24"/>
              <w:rtl w:val="0"/>
            </w:rPr>
            <w:t xml:space="preserve">第二条</w:t>
          </w:r>
        </w:sdtContent>
      </w:sdt>
      <w:sdt>
        <w:sdtPr>
          <w:id w:val="756831219"/>
          <w:tag w:val="goog_rdk_584"/>
        </w:sdtPr>
        <w:sdtContent>
          <w:r w:rsidDel="00000000" w:rsidR="00000000" w:rsidRPr="00000000">
            <w:rPr>
              <w:rFonts w:ascii="Gungsuh" w:cs="Gungsuh" w:eastAsia="Gungsuh" w:hAnsi="Gungsuh"/>
              <w:color w:val="000000"/>
              <w:sz w:val="24"/>
              <w:szCs w:val="24"/>
              <w:rtl w:val="0"/>
            </w:rPr>
            <w:t xml:space="preserve">　自修必须依照静心学堂课程的内容，并在辅助材料的指导下进行，切勿私定教材，盲修瞎练。</w:t>
          </w:r>
        </w:sdtContent>
      </w:sdt>
    </w:p>
    <w:p w:rsidR="00000000" w:rsidDel="00000000" w:rsidP="00000000" w:rsidRDefault="00000000" w:rsidRPr="00000000" w14:paraId="00000358">
      <w:pPr>
        <w:numPr>
          <w:ilvl w:val="0"/>
          <w:numId w:val="28"/>
        </w:numPr>
        <w:spacing w:line="276" w:lineRule="auto"/>
        <w:ind w:left="72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Follow the Mindful Peace Academy Curriculum and be guided by the supplementary material during self-study. Do not independently select study materials or engage in blind, unguided practice. </w:t>
      </w:r>
    </w:p>
    <w:p w:rsidR="00000000" w:rsidDel="00000000" w:rsidP="00000000" w:rsidRDefault="00000000" w:rsidRPr="00000000" w14:paraId="00000359">
      <w:pPr>
        <w:spacing w:line="276" w:lineRule="auto"/>
        <w:ind w:left="964" w:hanging="964"/>
        <w:rPr>
          <w:rFonts w:ascii="Times New Roman" w:cs="Times New Roman" w:eastAsia="Times New Roman" w:hAnsi="Times New Roman"/>
          <w:color w:val="000000"/>
          <w:sz w:val="24"/>
          <w:szCs w:val="24"/>
        </w:rPr>
      </w:pPr>
      <w:sdt>
        <w:sdtPr>
          <w:id w:val="-262821677"/>
          <w:tag w:val="goog_rdk_585"/>
        </w:sdtPr>
        <w:sdtContent>
          <w:r w:rsidDel="00000000" w:rsidR="00000000" w:rsidRPr="00000000">
            <w:rPr>
              <w:rFonts w:ascii="Gungsuh" w:cs="Gungsuh" w:eastAsia="Gungsuh" w:hAnsi="Gungsuh"/>
              <w:b w:val="1"/>
              <w:bCs w:val="1"/>
              <w:color w:val="000000"/>
              <w:sz w:val="24"/>
              <w:szCs w:val="24"/>
              <w:rtl w:val="0"/>
            </w:rPr>
            <w:t xml:space="preserve">第三条</w:t>
          </w:r>
        </w:sdtContent>
      </w:sdt>
      <w:sdt>
        <w:sdtPr>
          <w:id w:val="-1249462373"/>
          <w:tag w:val="goog_rdk_586"/>
        </w:sdtPr>
        <w:sdtContent>
          <w:r w:rsidDel="00000000" w:rsidR="00000000" w:rsidRPr="00000000">
            <w:rPr>
              <w:rFonts w:ascii="Gungsuh" w:cs="Gungsuh" w:eastAsia="Gungsuh" w:hAnsi="Gungsuh"/>
              <w:color w:val="000000"/>
              <w:sz w:val="24"/>
              <w:szCs w:val="24"/>
              <w:rtl w:val="0"/>
            </w:rPr>
            <w:t xml:space="preserve">　自修进度必须依照规定，次第进行。如因特殊情况需做调整，应事先征得辅导长的同意。</w:t>
          </w:r>
        </w:sdtContent>
      </w:sdt>
    </w:p>
    <w:p w:rsidR="00000000" w:rsidDel="00000000" w:rsidP="00000000" w:rsidRDefault="00000000" w:rsidRPr="00000000" w14:paraId="0000035A">
      <w:pPr>
        <w:numPr>
          <w:ilvl w:val="0"/>
          <w:numId w:val="28"/>
        </w:numPr>
        <w:spacing w:line="276" w:lineRule="auto"/>
        <w:ind w:left="72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Follow the prescribed sequence during self-study. If adjustments are necessary due to special circumstances, prior approval from the Lead Facilitator is required. </w:t>
      </w:r>
    </w:p>
    <w:p w:rsidR="00000000" w:rsidDel="00000000" w:rsidP="00000000" w:rsidRDefault="00000000" w:rsidRPr="00000000" w14:paraId="0000035B">
      <w:pPr>
        <w:spacing w:line="276" w:lineRule="auto"/>
        <w:ind w:left="964" w:hanging="964"/>
        <w:rPr>
          <w:rFonts w:ascii="Times New Roman" w:cs="Times New Roman" w:eastAsia="Times New Roman" w:hAnsi="Times New Roman"/>
          <w:color w:val="000000"/>
          <w:sz w:val="24"/>
          <w:szCs w:val="24"/>
        </w:rPr>
      </w:pPr>
      <w:sdt>
        <w:sdtPr>
          <w:id w:val="510281151"/>
          <w:tag w:val="goog_rdk_587"/>
        </w:sdtPr>
        <w:sdtContent>
          <w:r w:rsidDel="00000000" w:rsidR="00000000" w:rsidRPr="00000000">
            <w:rPr>
              <w:rFonts w:ascii="Gungsuh" w:cs="Gungsuh" w:eastAsia="Gungsuh" w:hAnsi="Gungsuh"/>
              <w:b w:val="1"/>
              <w:bCs w:val="1"/>
              <w:color w:val="000000"/>
              <w:sz w:val="24"/>
              <w:szCs w:val="24"/>
              <w:rtl w:val="0"/>
            </w:rPr>
            <w:t xml:space="preserve">第四条</w:t>
          </w:r>
        </w:sdtContent>
      </w:sdt>
      <w:sdt>
        <w:sdtPr>
          <w:id w:val="-1730984048"/>
          <w:tag w:val="goog_rdk_588"/>
        </w:sdtPr>
        <w:sdtContent>
          <w:r w:rsidDel="00000000" w:rsidR="00000000" w:rsidRPr="00000000">
            <w:rPr>
              <w:rFonts w:ascii="Gungsuh" w:cs="Gungsuh" w:eastAsia="Gungsuh" w:hAnsi="Gungsuh"/>
              <w:color w:val="000000"/>
              <w:sz w:val="24"/>
              <w:szCs w:val="24"/>
              <w:rtl w:val="0"/>
            </w:rPr>
            <w:t xml:space="preserve">　自修时，学员以闻思导师开示、阅读相关教材为主。若有心得或疑问，可通过书面形式（邮件、短信等）向本班辅导员汇报或咨询，及时与同修交流。</w:t>
          </w:r>
        </w:sdtContent>
      </w:sdt>
    </w:p>
    <w:p w:rsidR="00000000" w:rsidDel="00000000" w:rsidP="00000000" w:rsidRDefault="00000000" w:rsidRPr="00000000" w14:paraId="0000035C">
      <w:pPr>
        <w:numPr>
          <w:ilvl w:val="0"/>
          <w:numId w:val="28"/>
        </w:numPr>
        <w:spacing w:line="276" w:lineRule="auto"/>
        <w:ind w:left="72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During self-study, students should primarily focus on listening to the Master’s teachings and reflecting on them, as well as reading the relevant texts. If there are any insights or questions, students can report or inquire in writing to their class facilitator (via email, text message, etc.) or discuss with fellow classmates.  </w:t>
      </w:r>
    </w:p>
    <w:p w:rsidR="00000000" w:rsidDel="00000000" w:rsidP="00000000" w:rsidRDefault="00000000" w:rsidRPr="00000000" w14:paraId="0000035D">
      <w:pPr>
        <w:spacing w:line="276" w:lineRule="auto"/>
        <w:ind w:left="960" w:hanging="9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5E">
      <w:pPr>
        <w:pStyle w:val="Heading2"/>
        <w:numPr>
          <w:ilvl w:val="0"/>
          <w:numId w:val="15"/>
        </w:numPr>
        <w:spacing w:after="0" w:before="0" w:line="276" w:lineRule="auto"/>
        <w:jc w:val="center"/>
        <w:rPr>
          <w:rFonts w:ascii="Times New Roman" w:cs="Times New Roman" w:eastAsia="Times New Roman" w:hAnsi="Times New Roman"/>
          <w:sz w:val="24"/>
          <w:szCs w:val="24"/>
        </w:rPr>
      </w:pPr>
      <w:bookmarkStart w:colFirst="0" w:colLast="0" w:name="_heading=h.ii7ly83szz0h" w:id="15"/>
      <w:bookmarkEnd w:id="15"/>
      <w:r w:rsidDel="00000000" w:rsidR="00000000" w:rsidRPr="00000000">
        <w:rPr>
          <w:rFonts w:ascii="Times New Roman" w:cs="Times New Roman" w:eastAsia="Times New Roman" w:hAnsi="Times New Roman"/>
          <w:sz w:val="24"/>
          <w:szCs w:val="24"/>
          <w:rtl w:val="0"/>
        </w:rPr>
        <w:t xml:space="preserve"> </w:t>
      </w:r>
      <w:sdt>
        <w:sdtPr>
          <w:id w:val="516563625"/>
          <w:tag w:val="goog_rdk_589"/>
        </w:sdtPr>
        <w:sdtContent>
          <w:r w:rsidDel="00000000" w:rsidR="00000000" w:rsidRPr="00000000">
            <w:rPr>
              <w:rFonts w:ascii="Gungsuh" w:cs="Gungsuh" w:eastAsia="Gungsuh" w:hAnsi="Gungsuh"/>
              <w:b w:val="0"/>
              <w:bCs w:val="0"/>
              <w:sz w:val="24"/>
              <w:szCs w:val="24"/>
              <w:rtl w:val="0"/>
            </w:rPr>
            <w:t xml:space="preserve">共修</w:t>
          </w:r>
        </w:sdtContent>
      </w:sdt>
      <w:sdt>
        <w:sdtPr>
          <w:id w:val="881086542"/>
          <w:tag w:val="goog_rdk_590"/>
        </w:sdtPr>
        <w:sdtContent>
          <w:r w:rsidDel="00000000" w:rsidR="00000000" w:rsidRPr="00000000">
            <w:rPr>
              <w:rFonts w:ascii="Gungsuh" w:cs="Gungsuh" w:eastAsia="Gungsuh" w:hAnsi="Gungsuh"/>
              <w:sz w:val="24"/>
              <w:szCs w:val="24"/>
              <w:rtl w:val="0"/>
            </w:rPr>
            <w:t xml:space="preserve">准则</w:t>
          </w:r>
        </w:sdtContent>
      </w:sdt>
    </w:p>
    <w:p w:rsidR="00000000" w:rsidDel="00000000" w:rsidP="00000000" w:rsidRDefault="00000000" w:rsidRPr="00000000" w14:paraId="0000035F">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Six: Guidelines for Group Discussion</w:t>
      </w:r>
    </w:p>
    <w:p w:rsidR="00000000" w:rsidDel="00000000" w:rsidP="00000000" w:rsidRDefault="00000000" w:rsidRPr="00000000" w14:paraId="0000036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spacing w:line="276" w:lineRule="auto"/>
        <w:ind w:left="964" w:hanging="964"/>
        <w:rPr>
          <w:rFonts w:ascii="Times New Roman" w:cs="Times New Roman" w:eastAsia="Times New Roman" w:hAnsi="Times New Roman"/>
          <w:color w:val="000000"/>
          <w:sz w:val="24"/>
          <w:szCs w:val="24"/>
        </w:rPr>
      </w:pPr>
      <w:sdt>
        <w:sdtPr>
          <w:id w:val="-2067239591"/>
          <w:tag w:val="goog_rdk_591"/>
        </w:sdtPr>
        <w:sdtContent>
          <w:r w:rsidDel="00000000" w:rsidR="00000000" w:rsidRPr="00000000">
            <w:rPr>
              <w:rFonts w:ascii="Gungsuh" w:cs="Gungsuh" w:eastAsia="Gungsuh" w:hAnsi="Gungsuh"/>
              <w:b w:val="1"/>
              <w:bCs w:val="1"/>
              <w:color w:val="000000"/>
              <w:sz w:val="24"/>
              <w:szCs w:val="24"/>
              <w:rtl w:val="0"/>
            </w:rPr>
            <w:t xml:space="preserve">第一条</w:t>
          </w:r>
        </w:sdtContent>
      </w:sdt>
      <w:sdt>
        <w:sdtPr>
          <w:id w:val="329858042"/>
          <w:tag w:val="goog_rdk_592"/>
        </w:sdtPr>
        <w:sdtContent>
          <w:r w:rsidDel="00000000" w:rsidR="00000000" w:rsidRPr="00000000">
            <w:rPr>
              <w:rFonts w:ascii="Gungsuh" w:cs="Gungsuh" w:eastAsia="Gungsuh" w:hAnsi="Gungsuh"/>
              <w:color w:val="000000"/>
              <w:sz w:val="24"/>
              <w:szCs w:val="24"/>
              <w:rtl w:val="0"/>
            </w:rPr>
            <w:t xml:space="preserve">　</w:t>
          </w:r>
        </w:sdtContent>
      </w:sdt>
      <w:sdt>
        <w:sdtPr>
          <w:id w:val="1587075244"/>
          <w:tag w:val="goog_rdk_593"/>
        </w:sdtPr>
        <w:sdtContent>
          <w:r w:rsidDel="00000000" w:rsidR="00000000" w:rsidRPr="00000000">
            <w:rPr>
              <w:rFonts w:ascii="Gungsuh" w:cs="Gungsuh" w:eastAsia="Gungsuh" w:hAnsi="Gungsuh"/>
              <w:sz w:val="24"/>
              <w:szCs w:val="24"/>
              <w:rtl w:val="0"/>
            </w:rPr>
            <w:t xml:space="preserve">共修</w:t>
          </w:r>
        </w:sdtContent>
      </w:sdt>
      <w:sdt>
        <w:sdtPr>
          <w:id w:val="1026144211"/>
          <w:tag w:val="goog_rdk_594"/>
        </w:sdtPr>
        <w:sdtContent>
          <w:r w:rsidDel="00000000" w:rsidR="00000000" w:rsidRPr="00000000">
            <w:rPr>
              <w:rFonts w:ascii="Gungsuh" w:cs="Gungsuh" w:eastAsia="Gungsuh" w:hAnsi="Gungsuh"/>
              <w:color w:val="000000"/>
              <w:sz w:val="24"/>
              <w:szCs w:val="24"/>
              <w:rtl w:val="0"/>
            </w:rPr>
            <w:t xml:space="preserve">时，应严格按照静心学堂课程安排的教材和进度进行，不得随意更改。</w:t>
          </w:r>
        </w:sdtContent>
      </w:sdt>
    </w:p>
    <w:p w:rsidR="00000000" w:rsidDel="00000000" w:rsidP="00000000" w:rsidRDefault="00000000" w:rsidRPr="00000000" w14:paraId="00000362">
      <w:pPr>
        <w:numPr>
          <w:ilvl w:val="0"/>
          <w:numId w:val="27"/>
        </w:numPr>
        <w:spacing w:line="276" w:lineRule="auto"/>
        <w:ind w:left="72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During group discussions, students should strictly follow the curriculum and schedule set by the Mindful Peace Academy without any unapproved changes. </w:t>
      </w:r>
    </w:p>
    <w:p w:rsidR="00000000" w:rsidDel="00000000" w:rsidP="00000000" w:rsidRDefault="00000000" w:rsidRPr="00000000" w14:paraId="00000363">
      <w:pPr>
        <w:spacing w:line="276" w:lineRule="auto"/>
        <w:ind w:left="964" w:hanging="964"/>
        <w:rPr>
          <w:rFonts w:ascii="Times New Roman" w:cs="Times New Roman" w:eastAsia="Times New Roman" w:hAnsi="Times New Roman"/>
          <w:color w:val="000000"/>
          <w:sz w:val="24"/>
          <w:szCs w:val="24"/>
        </w:rPr>
      </w:pPr>
      <w:sdt>
        <w:sdtPr>
          <w:id w:val="-148749764"/>
          <w:tag w:val="goog_rdk_595"/>
        </w:sdtPr>
        <w:sdtContent>
          <w:r w:rsidDel="00000000" w:rsidR="00000000" w:rsidRPr="00000000">
            <w:rPr>
              <w:rFonts w:ascii="Gungsuh" w:cs="Gungsuh" w:eastAsia="Gungsuh" w:hAnsi="Gungsuh"/>
              <w:b w:val="1"/>
              <w:bCs w:val="1"/>
              <w:color w:val="000000"/>
              <w:sz w:val="24"/>
              <w:szCs w:val="24"/>
              <w:rtl w:val="0"/>
            </w:rPr>
            <w:t xml:space="preserve">第二条</w:t>
          </w:r>
        </w:sdtContent>
      </w:sdt>
      <w:sdt>
        <w:sdtPr>
          <w:id w:val="1597136686"/>
          <w:tag w:val="goog_rdk_596"/>
        </w:sdtPr>
        <w:sdtContent>
          <w:r w:rsidDel="00000000" w:rsidR="00000000" w:rsidRPr="00000000">
            <w:rPr>
              <w:rFonts w:ascii="Gungsuh" w:cs="Gungsuh" w:eastAsia="Gungsuh" w:hAnsi="Gungsuh"/>
              <w:color w:val="000000"/>
              <w:sz w:val="24"/>
              <w:szCs w:val="24"/>
              <w:rtl w:val="0"/>
            </w:rPr>
            <w:t xml:space="preserve">　班级</w:t>
          </w:r>
        </w:sdtContent>
      </w:sdt>
      <w:sdt>
        <w:sdtPr>
          <w:id w:val="1906722466"/>
          <w:tag w:val="goog_rdk_597"/>
        </w:sdtPr>
        <w:sdtContent>
          <w:r w:rsidDel="00000000" w:rsidR="00000000" w:rsidRPr="00000000">
            <w:rPr>
              <w:rFonts w:ascii="Gungsuh" w:cs="Gungsuh" w:eastAsia="Gungsuh" w:hAnsi="Gungsuh"/>
              <w:sz w:val="24"/>
              <w:szCs w:val="24"/>
              <w:rtl w:val="0"/>
            </w:rPr>
            <w:t xml:space="preserve">共修</w:t>
          </w:r>
        </w:sdtContent>
      </w:sdt>
      <w:sdt>
        <w:sdtPr>
          <w:id w:val="1009829703"/>
          <w:tag w:val="goog_rdk_598"/>
        </w:sdtPr>
        <w:sdtContent>
          <w:r w:rsidDel="00000000" w:rsidR="00000000" w:rsidRPr="00000000">
            <w:rPr>
              <w:rFonts w:ascii="Gungsuh" w:cs="Gungsuh" w:eastAsia="Gungsuh" w:hAnsi="Gungsuh"/>
              <w:color w:val="000000"/>
              <w:sz w:val="24"/>
              <w:szCs w:val="24"/>
              <w:rtl w:val="0"/>
            </w:rPr>
            <w:t xml:space="preserve">时，应围绕当期法义和主题，如理如法地分享，不得宣扬邪知邪见，不得随意发挥，离题万里，影响他人修学。</w:t>
          </w:r>
        </w:sdtContent>
      </w:sdt>
    </w:p>
    <w:p w:rsidR="00000000" w:rsidDel="00000000" w:rsidP="00000000" w:rsidRDefault="00000000" w:rsidRPr="00000000" w14:paraId="00000364">
      <w:pPr>
        <w:numPr>
          <w:ilvl w:val="0"/>
          <w:numId w:val="27"/>
        </w:numPr>
        <w:spacing w:line="276" w:lineRule="auto"/>
        <w:ind w:left="72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During class discussions, participants are encouraged to share their insights in alignment with this lesson’s teachings and the designated topic. Avoid spreading misguided views, speaking at will, or going off-topic, as it may disrupt the study and practice of others. </w:t>
      </w:r>
    </w:p>
    <w:p w:rsidR="00000000" w:rsidDel="00000000" w:rsidP="00000000" w:rsidRDefault="00000000" w:rsidRPr="00000000" w14:paraId="00000365">
      <w:pPr>
        <w:spacing w:line="276" w:lineRule="auto"/>
        <w:ind w:left="964" w:hanging="964"/>
        <w:rPr>
          <w:rFonts w:ascii="Times New Roman" w:cs="Times New Roman" w:eastAsia="Times New Roman" w:hAnsi="Times New Roman"/>
          <w:color w:val="000000"/>
          <w:sz w:val="24"/>
          <w:szCs w:val="24"/>
        </w:rPr>
      </w:pPr>
      <w:sdt>
        <w:sdtPr>
          <w:id w:val="993543120"/>
          <w:tag w:val="goog_rdk_599"/>
        </w:sdtPr>
        <w:sdtContent>
          <w:r w:rsidDel="00000000" w:rsidR="00000000" w:rsidRPr="00000000">
            <w:rPr>
              <w:rFonts w:ascii="Gungsuh" w:cs="Gungsuh" w:eastAsia="Gungsuh" w:hAnsi="Gungsuh"/>
              <w:b w:val="1"/>
              <w:bCs w:val="1"/>
              <w:color w:val="000000"/>
              <w:sz w:val="24"/>
              <w:szCs w:val="24"/>
              <w:rtl w:val="0"/>
            </w:rPr>
            <w:t xml:space="preserve">第三条</w:t>
          </w:r>
        </w:sdtContent>
      </w:sdt>
      <w:sdt>
        <w:sdtPr>
          <w:id w:val="-62448896"/>
          <w:tag w:val="goog_rdk_600"/>
        </w:sdtPr>
        <w:sdtContent>
          <w:r w:rsidDel="00000000" w:rsidR="00000000" w:rsidRPr="00000000">
            <w:rPr>
              <w:rFonts w:ascii="Gungsuh" w:cs="Gungsuh" w:eastAsia="Gungsuh" w:hAnsi="Gungsuh"/>
              <w:color w:val="000000"/>
              <w:sz w:val="24"/>
              <w:szCs w:val="24"/>
              <w:rtl w:val="0"/>
            </w:rPr>
            <w:t xml:space="preserve">　</w:t>
          </w:r>
        </w:sdtContent>
      </w:sdt>
      <w:sdt>
        <w:sdtPr>
          <w:id w:val="-1264414166"/>
          <w:tag w:val="goog_rdk_601"/>
        </w:sdtPr>
        <w:sdtContent>
          <w:r w:rsidDel="00000000" w:rsidR="00000000" w:rsidRPr="00000000">
            <w:rPr>
              <w:rFonts w:ascii="Gungsuh" w:cs="Gungsuh" w:eastAsia="Gungsuh" w:hAnsi="Gungsuh"/>
              <w:sz w:val="24"/>
              <w:szCs w:val="24"/>
              <w:rtl w:val="0"/>
            </w:rPr>
            <w:t xml:space="preserve">共修</w:t>
          </w:r>
        </w:sdtContent>
      </w:sdt>
      <w:sdt>
        <w:sdtPr>
          <w:id w:val="-1979866822"/>
          <w:tag w:val="goog_rdk_602"/>
        </w:sdtPr>
        <w:sdtContent>
          <w:r w:rsidDel="00000000" w:rsidR="00000000" w:rsidRPr="00000000">
            <w:rPr>
              <w:rFonts w:ascii="Gungsuh" w:cs="Gungsuh" w:eastAsia="Gungsuh" w:hAnsi="Gungsuh"/>
              <w:color w:val="000000"/>
              <w:sz w:val="24"/>
              <w:szCs w:val="24"/>
              <w:rtl w:val="0"/>
            </w:rPr>
            <w:t xml:space="preserve">时，应本着自利利他的发心，真诚交流，积极分享，不作宗派之争，不持门户之见，秉持六和精神，和谐相处。</w:t>
          </w:r>
        </w:sdtContent>
      </w:sdt>
    </w:p>
    <w:p w:rsidR="00000000" w:rsidDel="00000000" w:rsidP="00000000" w:rsidRDefault="00000000" w:rsidRPr="00000000" w14:paraId="00000366">
      <w:pPr>
        <w:numPr>
          <w:ilvl w:val="0"/>
          <w:numId w:val="27"/>
        </w:numPr>
        <w:spacing w:line="276" w:lineRule="auto"/>
        <w:ind w:left="72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During discussions, participants should actively share their insights with sincerity and an aspiration to benefit both themselves and others. They should avoid disputes between different Buddhist schools and refrain from clinging to sectarian views. Upholding the spirit of the Six Types of Harmony, they should foster harmonious interaction. </w:t>
      </w:r>
    </w:p>
    <w:p w:rsidR="00000000" w:rsidDel="00000000" w:rsidP="00000000" w:rsidRDefault="00000000" w:rsidRPr="00000000" w14:paraId="00000367">
      <w:pPr>
        <w:spacing w:line="276" w:lineRule="auto"/>
        <w:ind w:left="964" w:hanging="964"/>
        <w:rPr>
          <w:rFonts w:ascii="Times New Roman" w:cs="Times New Roman" w:eastAsia="Times New Roman" w:hAnsi="Times New Roman"/>
          <w:color w:val="741b47"/>
          <w:sz w:val="24"/>
          <w:szCs w:val="24"/>
        </w:rPr>
      </w:pPr>
      <w:sdt>
        <w:sdtPr>
          <w:id w:val="1006695274"/>
          <w:tag w:val="goog_rdk_603"/>
        </w:sdtPr>
        <w:sdtContent>
          <w:r w:rsidDel="00000000" w:rsidR="00000000" w:rsidRPr="00000000">
            <w:rPr>
              <w:rFonts w:ascii="Gungsuh" w:cs="Gungsuh" w:eastAsia="Gungsuh" w:hAnsi="Gungsuh"/>
              <w:b w:val="1"/>
              <w:bCs w:val="1"/>
              <w:color w:val="000000"/>
              <w:sz w:val="24"/>
              <w:szCs w:val="24"/>
              <w:rtl w:val="0"/>
            </w:rPr>
            <w:t xml:space="preserve">第四条</w:t>
          </w:r>
        </w:sdtContent>
      </w:sdt>
      <w:sdt>
        <w:sdtPr>
          <w:id w:val="1551553904"/>
          <w:tag w:val="goog_rdk_604"/>
        </w:sdtPr>
        <w:sdtContent>
          <w:r w:rsidDel="00000000" w:rsidR="00000000" w:rsidRPr="00000000">
            <w:rPr>
              <w:rFonts w:ascii="Gungsuh" w:cs="Gungsuh" w:eastAsia="Gungsuh" w:hAnsi="Gungsuh"/>
              <w:color w:val="000000"/>
              <w:sz w:val="24"/>
              <w:szCs w:val="24"/>
              <w:rtl w:val="0"/>
            </w:rPr>
            <w:t xml:space="preserve">　</w:t>
          </w:r>
        </w:sdtContent>
      </w:sdt>
      <w:sdt>
        <w:sdtPr>
          <w:id w:val="1011056431"/>
          <w:tag w:val="goog_rdk_605"/>
        </w:sdtPr>
        <w:sdtContent>
          <w:r w:rsidDel="00000000" w:rsidR="00000000" w:rsidRPr="00000000">
            <w:rPr>
              <w:rFonts w:ascii="Gungsuh" w:cs="Gungsuh" w:eastAsia="Gungsuh" w:hAnsi="Gungsuh"/>
              <w:sz w:val="24"/>
              <w:szCs w:val="24"/>
              <w:rtl w:val="0"/>
            </w:rPr>
            <w:t xml:space="preserve">共修</w:t>
          </w:r>
        </w:sdtContent>
      </w:sdt>
      <w:sdt>
        <w:sdtPr>
          <w:id w:val="1525741991"/>
          <w:tag w:val="goog_rdk_606"/>
        </w:sdtPr>
        <w:sdtContent>
          <w:r w:rsidDel="00000000" w:rsidR="00000000" w:rsidRPr="00000000">
            <w:rPr>
              <w:rFonts w:ascii="Gungsuh" w:cs="Gungsuh" w:eastAsia="Gungsuh" w:hAnsi="Gungsuh"/>
              <w:color w:val="000000"/>
              <w:sz w:val="24"/>
              <w:szCs w:val="24"/>
              <w:rtl w:val="0"/>
            </w:rPr>
            <w:t xml:space="preserve">时，不迟到、早退、旷课。因故不能参加时，应提前向本组组长或班长请假。</w:t>
          </w:r>
        </w:sdtContent>
      </w:sdt>
      <w:sdt>
        <w:sdtPr>
          <w:id w:val="37589078"/>
          <w:tag w:val="goog_rdk_607"/>
        </w:sdtPr>
        <w:sdtContent>
          <w:r w:rsidDel="00000000" w:rsidR="00000000" w:rsidRPr="00000000">
            <w:rPr>
              <w:rFonts w:ascii="Gungsuh" w:cs="Gungsuh" w:eastAsia="Gungsuh" w:hAnsi="Gungsuh"/>
              <w:color w:val="741b47"/>
              <w:sz w:val="24"/>
              <w:szCs w:val="24"/>
              <w:rtl w:val="0"/>
            </w:rPr>
            <w:t xml:space="preserve">如因特殊原因无法参加班级共修 ，应主动提交不少于 500 字（或 5 分钟语音）的当期修学心得，或尽快补课。</w:t>
          </w:r>
        </w:sdtContent>
      </w:sdt>
    </w:p>
    <w:p w:rsidR="00000000" w:rsidDel="00000000" w:rsidP="00000000" w:rsidRDefault="00000000" w:rsidRPr="00000000" w14:paraId="00000368">
      <w:pPr>
        <w:numPr>
          <w:ilvl w:val="0"/>
          <w:numId w:val="27"/>
        </w:numPr>
        <w:spacing w:line="276" w:lineRule="auto"/>
        <w:ind w:left="72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During discussion, participants should not be late, leave early, or be absent without reason. If unable to attend due to special circumstances, please ask the small group leader or monitor for Leave of Absence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741b47"/>
          <w:sz w:val="24"/>
          <w:szCs w:val="24"/>
          <w:rtl w:val="0"/>
        </w:rPr>
        <w:t xml:space="preserve"> If absent from a class discussion, students should submit a study reflection of no less than 500 words (or a 5-minute audio recording) on the current lesson, or make up the lesson as soon as possible. </w:t>
      </w:r>
    </w:p>
    <w:p w:rsidR="00000000" w:rsidDel="00000000" w:rsidP="00000000" w:rsidRDefault="00000000" w:rsidRPr="00000000" w14:paraId="00000369">
      <w:pPr>
        <w:spacing w:line="276" w:lineRule="auto"/>
        <w:ind w:left="964" w:hanging="964"/>
        <w:rPr>
          <w:rFonts w:ascii="Times New Roman" w:cs="Times New Roman" w:eastAsia="Times New Roman" w:hAnsi="Times New Roman"/>
          <w:color w:val="000000"/>
          <w:sz w:val="24"/>
          <w:szCs w:val="24"/>
        </w:rPr>
      </w:pPr>
      <w:sdt>
        <w:sdtPr>
          <w:id w:val="1450852111"/>
          <w:tag w:val="goog_rdk_608"/>
        </w:sdtPr>
        <w:sdtContent>
          <w:r w:rsidDel="00000000" w:rsidR="00000000" w:rsidRPr="00000000">
            <w:rPr>
              <w:rFonts w:ascii="Gungsuh" w:cs="Gungsuh" w:eastAsia="Gungsuh" w:hAnsi="Gungsuh"/>
              <w:b w:val="1"/>
              <w:bCs w:val="1"/>
              <w:color w:val="000000"/>
              <w:sz w:val="24"/>
              <w:szCs w:val="24"/>
              <w:rtl w:val="0"/>
            </w:rPr>
            <w:t xml:space="preserve">第五条</w:t>
          </w:r>
        </w:sdtContent>
      </w:sdt>
      <w:sdt>
        <w:sdtPr>
          <w:id w:val="1863873726"/>
          <w:tag w:val="goog_rdk_609"/>
        </w:sdtPr>
        <w:sdtContent>
          <w:r w:rsidDel="00000000" w:rsidR="00000000" w:rsidRPr="00000000">
            <w:rPr>
              <w:rFonts w:ascii="Gungsuh" w:cs="Gungsuh" w:eastAsia="Gungsuh" w:hAnsi="Gungsuh"/>
              <w:color w:val="000000"/>
              <w:sz w:val="24"/>
              <w:szCs w:val="24"/>
              <w:rtl w:val="0"/>
            </w:rPr>
            <w:t xml:space="preserve">　</w:t>
          </w:r>
        </w:sdtContent>
      </w:sdt>
      <w:sdt>
        <w:sdtPr>
          <w:id w:val="-812978313"/>
          <w:tag w:val="goog_rdk_610"/>
        </w:sdtPr>
        <w:sdtContent>
          <w:r w:rsidDel="00000000" w:rsidR="00000000" w:rsidRPr="00000000">
            <w:rPr>
              <w:rFonts w:ascii="Gungsuh" w:cs="Gungsuh" w:eastAsia="Gungsuh" w:hAnsi="Gungsuh"/>
              <w:sz w:val="24"/>
              <w:szCs w:val="24"/>
              <w:rtl w:val="0"/>
            </w:rPr>
            <w:t xml:space="preserve">共修</w:t>
          </w:r>
        </w:sdtContent>
      </w:sdt>
      <w:sdt>
        <w:sdtPr>
          <w:id w:val="-549853661"/>
          <w:tag w:val="goog_rdk_611"/>
        </w:sdtPr>
        <w:sdtContent>
          <w:r w:rsidDel="00000000" w:rsidR="00000000" w:rsidRPr="00000000">
            <w:rPr>
              <w:rFonts w:ascii="Gungsuh" w:cs="Gungsuh" w:eastAsia="Gungsuh" w:hAnsi="Gungsuh"/>
              <w:color w:val="000000"/>
              <w:sz w:val="24"/>
              <w:szCs w:val="24"/>
              <w:rtl w:val="0"/>
            </w:rPr>
            <w:t xml:space="preserve">时，自觉维护清净的现场气氛，语言柔和，举止得体，切勿大声喧哗，随意插话。手机应调为振动或关机，以免干扰</w:t>
          </w:r>
        </w:sdtContent>
      </w:sdt>
      <w:sdt>
        <w:sdtPr>
          <w:id w:val="-592234854"/>
          <w:tag w:val="goog_rdk_612"/>
        </w:sdtPr>
        <w:sdtContent>
          <w:r w:rsidDel="00000000" w:rsidR="00000000" w:rsidRPr="00000000">
            <w:rPr>
              <w:rFonts w:ascii="Gungsuh" w:cs="Gungsuh" w:eastAsia="Gungsuh" w:hAnsi="Gungsuh"/>
              <w:sz w:val="24"/>
              <w:szCs w:val="24"/>
              <w:rtl w:val="0"/>
            </w:rPr>
            <w:t xml:space="preserve">共修</w:t>
          </w:r>
        </w:sdtContent>
      </w:sdt>
      <w:sdt>
        <w:sdtPr>
          <w:id w:val="-1356165001"/>
          <w:tag w:val="goog_rdk_613"/>
        </w:sdtPr>
        <w:sdtContent>
          <w:r w:rsidDel="00000000" w:rsidR="00000000" w:rsidRPr="00000000">
            <w:rPr>
              <w:rFonts w:ascii="Gungsuh" w:cs="Gungsuh" w:eastAsia="Gungsuh" w:hAnsi="Gungsuh"/>
              <w:color w:val="000000"/>
              <w:sz w:val="24"/>
              <w:szCs w:val="24"/>
              <w:rtl w:val="0"/>
            </w:rPr>
            <w:t xml:space="preserve">。</w:t>
          </w:r>
        </w:sdtContent>
      </w:sdt>
    </w:p>
    <w:p w:rsidR="00000000" w:rsidDel="00000000" w:rsidP="00000000" w:rsidRDefault="00000000" w:rsidRPr="00000000" w14:paraId="0000036A">
      <w:pPr>
        <w:numPr>
          <w:ilvl w:val="0"/>
          <w:numId w:val="27"/>
        </w:numPr>
        <w:spacing w:line="276" w:lineRule="auto"/>
        <w:ind w:left="72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During discussions, please consciously maintain a pure atmosphere with gentle speech and proper behavior. Avoid talking loudly or interrupting others. Mobile phones should be set to silent or turned off to prevent disruptions. </w:t>
      </w:r>
    </w:p>
    <w:p w:rsidR="00000000" w:rsidDel="00000000" w:rsidP="00000000" w:rsidRDefault="00000000" w:rsidRPr="00000000" w14:paraId="0000036B">
      <w:pPr>
        <w:spacing w:line="276" w:lineRule="auto"/>
        <w:ind w:left="964"/>
        <w:rPr>
          <w:rFonts w:ascii="Times New Roman" w:cs="Times New Roman" w:eastAsia="Times New Roman" w:hAnsi="Times New Roman"/>
          <w:sz w:val="24"/>
          <w:szCs w:val="24"/>
        </w:rPr>
      </w:pPr>
      <w:sdt>
        <w:sdtPr>
          <w:id w:val="2011198560"/>
          <w:tag w:val="goog_rdk_614"/>
        </w:sdtPr>
        <w:sdtContent>
          <w:r w:rsidDel="00000000" w:rsidR="00000000" w:rsidRPr="00000000">
            <w:rPr>
              <w:rFonts w:ascii="Gungsuh" w:cs="Gungsuh" w:eastAsia="Gungsuh" w:hAnsi="Gungsuh"/>
              <w:b w:val="1"/>
              <w:bCs w:val="1"/>
              <w:sz w:val="24"/>
              <w:szCs w:val="24"/>
              <w:rtl w:val="0"/>
            </w:rPr>
            <w:t xml:space="preserve">第六条</w:t>
          </w:r>
        </w:sdtContent>
      </w:sdt>
      <w:sdt>
        <w:sdtPr>
          <w:id w:val="503916147"/>
          <w:tag w:val="goog_rdk_615"/>
        </w:sdtPr>
        <w:sdtContent>
          <w:r w:rsidDel="00000000" w:rsidR="00000000" w:rsidRPr="00000000">
            <w:rPr>
              <w:rFonts w:ascii="Gungsuh" w:cs="Gungsuh" w:eastAsia="Gungsuh" w:hAnsi="Gungsuh"/>
              <w:sz w:val="24"/>
              <w:szCs w:val="24"/>
              <w:rtl w:val="0"/>
            </w:rPr>
            <w:t xml:space="preserve">　班级共修流程</w:t>
          </w:r>
        </w:sdtContent>
      </w:sdt>
    </w:p>
    <w:p w:rsidR="00000000" w:rsidDel="00000000" w:rsidP="00000000" w:rsidRDefault="00000000" w:rsidRPr="00000000" w14:paraId="0000036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color w:val="741b47"/>
          <w:sz w:val="24"/>
          <w:szCs w:val="24"/>
        </w:rPr>
      </w:pPr>
      <w:sdt>
        <w:sdtPr>
          <w:id w:val="-1075300610"/>
          <w:tag w:val="goog_rdk_616"/>
        </w:sdtPr>
        <w:sdtContent>
          <w:r w:rsidDel="00000000" w:rsidR="00000000" w:rsidRPr="00000000">
            <w:rPr>
              <w:rFonts w:ascii="Gungsuh" w:cs="Gungsuh" w:eastAsia="Gungsuh" w:hAnsi="Gungsuh"/>
              <w:color w:val="741b47"/>
              <w:sz w:val="24"/>
              <w:szCs w:val="24"/>
              <w:rtl w:val="0"/>
            </w:rPr>
            <w:t xml:space="preserve">打开“菩提导航”——五处用心——共修——修学管理，做好“态度”与“方法”的管理，开始班级共修计时。</w:t>
          </w:r>
        </w:sdtContent>
      </w:sdt>
    </w:p>
    <w:p w:rsidR="00000000" w:rsidDel="00000000" w:rsidP="00000000" w:rsidRDefault="00000000" w:rsidRPr="00000000" w14:paraId="0000036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rPr>
      </w:pPr>
      <w:sdt>
        <w:sdtPr>
          <w:id w:val="450546656"/>
          <w:tag w:val="goog_rdk_617"/>
        </w:sdtPr>
        <w:sdtContent>
          <w:r w:rsidDel="00000000" w:rsidR="00000000" w:rsidRPr="00000000">
            <w:rPr>
              <w:rFonts w:ascii="Gungsuh" w:cs="Gungsuh" w:eastAsia="Gungsuh" w:hAnsi="Gungsuh"/>
              <w:sz w:val="24"/>
              <w:szCs w:val="24"/>
              <w:rtl w:val="0"/>
            </w:rPr>
            <w:t xml:space="preserve">端身正坐，收摄身心，聆听相应进度的静心音乐。</w:t>
          </w:r>
        </w:sdtContent>
      </w:sdt>
    </w:p>
    <w:p w:rsidR="00000000" w:rsidDel="00000000" w:rsidP="00000000" w:rsidRDefault="00000000" w:rsidRPr="00000000" w14:paraId="0000036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rPr>
      </w:pPr>
      <w:sdt>
        <w:sdtPr>
          <w:id w:val="-869972720"/>
          <w:tag w:val="goog_rdk_618"/>
        </w:sdtPr>
        <w:sdtContent>
          <w:r w:rsidDel="00000000" w:rsidR="00000000" w:rsidRPr="00000000">
            <w:rPr>
              <w:rFonts w:ascii="Gungsuh" w:cs="Gungsuh" w:eastAsia="Gungsuh" w:hAnsi="Gungsuh"/>
              <w:sz w:val="24"/>
              <w:szCs w:val="24"/>
              <w:rtl w:val="0"/>
            </w:rPr>
            <w:t xml:space="preserve">主持人法义回顾及概述（10分钟）。</w:t>
          </w:r>
        </w:sdtContent>
      </w:sdt>
    </w:p>
    <w:p w:rsidR="00000000" w:rsidDel="00000000" w:rsidP="00000000" w:rsidRDefault="00000000" w:rsidRPr="00000000" w14:paraId="0000036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rPr>
      </w:pPr>
      <w:sdt>
        <w:sdtPr>
          <w:id w:val="131192721"/>
          <w:tag w:val="goog_rdk_619"/>
        </w:sdtPr>
        <w:sdtContent>
          <w:r w:rsidDel="00000000" w:rsidR="00000000" w:rsidRPr="00000000">
            <w:rPr>
              <w:rFonts w:ascii="Gungsuh" w:cs="Gungsuh" w:eastAsia="Gungsuh" w:hAnsi="Gungsuh"/>
              <w:sz w:val="24"/>
              <w:szCs w:val="24"/>
              <w:rtl w:val="0"/>
            </w:rPr>
            <w:t xml:space="preserve">交流讨论：（1）学员分享心得，提出疑问；（2）辅助员示范分享（仅同喜班前三个月）；（3）平等交流；（4）辅导员总结分享。</w:t>
          </w:r>
        </w:sdtContent>
      </w:sdt>
    </w:p>
    <w:p w:rsidR="00000000" w:rsidDel="00000000" w:rsidP="00000000" w:rsidRDefault="00000000" w:rsidRPr="00000000" w14:paraId="0000037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rPr>
      </w:pPr>
      <w:sdt>
        <w:sdtPr>
          <w:id w:val="428955924"/>
          <w:tag w:val="goog_rdk_620"/>
        </w:sdtPr>
        <w:sdtContent>
          <w:r w:rsidDel="00000000" w:rsidR="00000000" w:rsidRPr="00000000">
            <w:rPr>
              <w:rFonts w:ascii="Gungsuh" w:cs="Gungsuh" w:eastAsia="Gungsuh" w:hAnsi="Gungsuh"/>
              <w:sz w:val="24"/>
              <w:szCs w:val="24"/>
              <w:rtl w:val="0"/>
            </w:rPr>
            <w:t xml:space="preserve">读诵《健康生活五大信念》（仅同喜班）。</w:t>
          </w:r>
        </w:sdtContent>
      </w:sdt>
    </w:p>
    <w:p w:rsidR="00000000" w:rsidDel="00000000" w:rsidP="00000000" w:rsidRDefault="00000000" w:rsidRPr="00000000" w14:paraId="0000037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rPr>
      </w:pPr>
      <w:sdt>
        <w:sdtPr>
          <w:id w:val="682635703"/>
          <w:tag w:val="goog_rdk_621"/>
        </w:sdtPr>
        <w:sdtContent>
          <w:r w:rsidDel="00000000" w:rsidR="00000000" w:rsidRPr="00000000">
            <w:rPr>
              <w:rFonts w:ascii="Gungsuh" w:cs="Gungsuh" w:eastAsia="Gungsuh" w:hAnsi="Gungsuh"/>
              <w:sz w:val="24"/>
              <w:szCs w:val="24"/>
              <w:rtl w:val="0"/>
            </w:rPr>
            <w:t xml:space="preserve">布置下周交流内容及班委通知等。</w:t>
          </w:r>
        </w:sdtContent>
      </w:sdt>
    </w:p>
    <w:p w:rsidR="00000000" w:rsidDel="00000000" w:rsidP="00000000" w:rsidRDefault="00000000" w:rsidRPr="00000000" w14:paraId="0000037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rPr>
      </w:pPr>
      <w:sdt>
        <w:sdtPr>
          <w:id w:val="-766741763"/>
          <w:tag w:val="goog_rdk_622"/>
        </w:sdtPr>
        <w:sdtContent>
          <w:r w:rsidDel="00000000" w:rsidR="00000000" w:rsidRPr="00000000">
            <w:rPr>
              <w:rFonts w:ascii="Gungsuh" w:cs="Gungsuh" w:eastAsia="Gungsuh" w:hAnsi="Gungsuh"/>
              <w:sz w:val="24"/>
              <w:szCs w:val="24"/>
              <w:rtl w:val="0"/>
            </w:rPr>
            <w:t xml:space="preserve">修习四无量心。</w:t>
          </w:r>
        </w:sdtContent>
      </w:sdt>
    </w:p>
    <w:p w:rsidR="00000000" w:rsidDel="00000000" w:rsidP="00000000" w:rsidRDefault="00000000" w:rsidRPr="00000000" w14:paraId="0000037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rPr>
      </w:pPr>
      <w:sdt>
        <w:sdtPr>
          <w:id w:val="1207619793"/>
          <w:tag w:val="goog_rdk_623"/>
        </w:sdtPr>
        <w:sdtContent>
          <w:r w:rsidDel="00000000" w:rsidR="00000000" w:rsidRPr="00000000">
            <w:rPr>
              <w:rFonts w:ascii="Gungsuh" w:cs="Gungsuh" w:eastAsia="Gungsuh" w:hAnsi="Gungsuh"/>
              <w:sz w:val="24"/>
              <w:szCs w:val="24"/>
              <w:rtl w:val="0"/>
            </w:rPr>
            <w:t xml:space="preserve">播放《处世梵》</w:t>
          </w:r>
        </w:sdtContent>
      </w:sdt>
    </w:p>
    <w:p w:rsidR="00000000" w:rsidDel="00000000" w:rsidP="00000000" w:rsidRDefault="00000000" w:rsidRPr="00000000" w14:paraId="00000374">
      <w:pPr>
        <w:numPr>
          <w:ilvl w:val="0"/>
          <w:numId w:val="6"/>
        </w:numPr>
        <w:spacing w:line="276" w:lineRule="auto"/>
        <w:ind w:left="1440" w:hanging="360"/>
        <w:rPr>
          <w:rFonts w:ascii="Times New Roman" w:cs="Times New Roman" w:eastAsia="Times New Roman" w:hAnsi="Times New Roman"/>
          <w:sz w:val="24"/>
          <w:szCs w:val="24"/>
        </w:rPr>
      </w:pPr>
      <w:sdt>
        <w:sdtPr>
          <w:id w:val="-735255539"/>
          <w:tag w:val="goog_rdk_624"/>
        </w:sdtPr>
        <w:sdtContent>
          <w:r w:rsidDel="00000000" w:rsidR="00000000" w:rsidRPr="00000000">
            <w:rPr>
              <w:rFonts w:ascii="Gungsuh" w:cs="Gungsuh" w:eastAsia="Gungsuh" w:hAnsi="Gungsuh"/>
              <w:color w:val="741b47"/>
              <w:sz w:val="24"/>
              <w:szCs w:val="24"/>
              <w:rtl w:val="0"/>
            </w:rPr>
            <w:t xml:space="preserve">打开“菩提导航”——结束计时，打卡 ，阅读“心理提示” ，完成“心理积累”“心理检测”。</w:t>
          </w:r>
        </w:sdtContent>
      </w:sdt>
      <w:r w:rsidDel="00000000" w:rsidR="00000000" w:rsidRPr="00000000">
        <w:rPr>
          <w:rtl w:val="0"/>
        </w:rPr>
      </w:r>
    </w:p>
    <w:p w:rsidR="00000000" w:rsidDel="00000000" w:rsidP="00000000" w:rsidRDefault="00000000" w:rsidRPr="00000000" w14:paraId="00000375">
      <w:pPr>
        <w:spacing w:line="276" w:lineRule="auto"/>
        <w:ind w:left="960"/>
        <w:rPr>
          <w:rFonts w:ascii="Times New Roman" w:cs="Times New Roman" w:eastAsia="Times New Roman" w:hAnsi="Times New Roman"/>
          <w:sz w:val="24"/>
          <w:szCs w:val="24"/>
        </w:rPr>
      </w:pPr>
      <w:sdt>
        <w:sdtPr>
          <w:id w:val="-435675157"/>
          <w:tag w:val="goog_rdk_625"/>
        </w:sdtPr>
        <w:sdtContent>
          <w:r w:rsidDel="00000000" w:rsidR="00000000" w:rsidRPr="00000000">
            <w:rPr>
              <w:rFonts w:ascii="Gungsuh" w:cs="Gungsuh" w:eastAsia="Gungsuh" w:hAnsi="Gungsuh"/>
              <w:sz w:val="24"/>
              <w:szCs w:val="24"/>
              <w:u w:val="single"/>
              <w:rtl w:val="0"/>
            </w:rPr>
            <w:t xml:space="preserve">注：交流时长2—2.5小时</w:t>
          </w:r>
        </w:sdtContent>
      </w:sdt>
      <w:r w:rsidDel="00000000" w:rsidR="00000000" w:rsidRPr="00000000">
        <w:rPr>
          <w:rtl w:val="0"/>
        </w:rPr>
      </w:r>
    </w:p>
    <w:p w:rsidR="00000000" w:rsidDel="00000000" w:rsidP="00000000" w:rsidRDefault="00000000" w:rsidRPr="00000000" w14:paraId="00000376">
      <w:pPr>
        <w:numPr>
          <w:ilvl w:val="0"/>
          <w:numId w:val="27"/>
        </w:numPr>
        <w:spacing w:after="0" w:afterAutospacing="0" w:line="276" w:lineRule="auto"/>
        <w:ind w:left="72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Class Discussion Procedure</w:t>
      </w:r>
    </w:p>
    <w:p w:rsidR="00000000" w:rsidDel="00000000" w:rsidP="00000000" w:rsidRDefault="00000000" w:rsidRPr="00000000" w14:paraId="00000377">
      <w:pPr>
        <w:numPr>
          <w:ilvl w:val="1"/>
          <w:numId w:val="27"/>
        </w:numPr>
        <w:spacing w:after="0" w:afterAutospacing="0" w:before="0" w:beforeAutospacing="0" w:line="276" w:lineRule="auto"/>
        <w:ind w:left="1440" w:hanging="360"/>
        <w:jc w:val="left"/>
        <w:rPr>
          <w:rFonts w:ascii="Times New Roman" w:cs="Times New Roman" w:eastAsia="Times New Roman" w:hAnsi="Times New Roman"/>
          <w:color w:val="741b47"/>
          <w:sz w:val="24"/>
          <w:szCs w:val="24"/>
        </w:rPr>
      </w:pPr>
      <w:sdt>
        <w:sdtPr>
          <w:id w:val="1728150165"/>
          <w:tag w:val="goog_rdk_626"/>
        </w:sdtPr>
        <w:sdtContent>
          <w:r w:rsidDel="00000000" w:rsidR="00000000" w:rsidRPr="00000000">
            <w:rPr>
              <w:rFonts w:ascii="Cardo" w:cs="Cardo" w:eastAsia="Cardo" w:hAnsi="Cardo"/>
              <w:color w:val="741b47"/>
              <w:sz w:val="24"/>
              <w:szCs w:val="24"/>
              <w:rtl w:val="0"/>
            </w:rPr>
            <w:t xml:space="preserve">Open “Bodhi Navigator” → “Five Areas of Mindful Engagement” → “Group Discussion” → “Practice Management.” Complete the management of “Attitude” and “Method,” then begin the class discussion timer.</w:t>
          </w:r>
        </w:sdtContent>
      </w:sdt>
    </w:p>
    <w:p w:rsidR="00000000" w:rsidDel="00000000" w:rsidP="00000000" w:rsidRDefault="00000000" w:rsidRPr="00000000" w14:paraId="00000378">
      <w:pPr>
        <w:numPr>
          <w:ilvl w:val="1"/>
          <w:numId w:val="27"/>
        </w:numPr>
        <w:spacing w:line="276" w:lineRule="auto"/>
        <w:ind w:left="144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Sit upright with proper posture and settle the body and mind, listening to the calming music. </w:t>
      </w:r>
      <w:r w:rsidDel="00000000" w:rsidR="00000000" w:rsidRPr="00000000">
        <w:rPr>
          <w:rtl w:val="0"/>
        </w:rPr>
      </w:r>
    </w:p>
    <w:p w:rsidR="00000000" w:rsidDel="00000000" w:rsidP="00000000" w:rsidRDefault="00000000" w:rsidRPr="00000000" w14:paraId="00000379">
      <w:pPr>
        <w:numPr>
          <w:ilvl w:val="1"/>
          <w:numId w:val="27"/>
        </w:numPr>
        <w:spacing w:line="276" w:lineRule="auto"/>
        <w:ind w:left="144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The host reviews and summarizes the teaching of the week (10 minutes). </w:t>
      </w:r>
      <w:r w:rsidDel="00000000" w:rsidR="00000000" w:rsidRPr="00000000">
        <w:rPr>
          <w:rtl w:val="0"/>
        </w:rPr>
      </w:r>
    </w:p>
    <w:p w:rsidR="00000000" w:rsidDel="00000000" w:rsidP="00000000" w:rsidRDefault="00000000" w:rsidRPr="00000000" w14:paraId="0000037A">
      <w:pPr>
        <w:numPr>
          <w:ilvl w:val="1"/>
          <w:numId w:val="27"/>
        </w:numPr>
        <w:spacing w:line="276" w:lineRule="auto"/>
        <w:ind w:left="144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Exchange Session: (1) Students share insights and raise questions. (2) The </w:t>
      </w:r>
      <w:sdt>
        <w:sdtPr>
          <w:id w:val="-984922667"/>
          <w:tag w:val="goog_rdk_627"/>
        </w:sdtPr>
        <w:sdtContent>
          <w:ins w:author="Audrey Peng" w:id="42" w:date="2026-04-03T05:00:32Z">
            <w:r w:rsidDel="00000000" w:rsidR="00000000" w:rsidRPr="00000000">
              <w:rPr>
                <w:rFonts w:ascii="Times New Roman" w:cs="Times New Roman" w:eastAsia="Times New Roman" w:hAnsi="Times New Roman"/>
                <w:color w:val="000000"/>
                <w:sz w:val="24"/>
                <w:szCs w:val="24"/>
                <w:rtl w:val="0"/>
              </w:rPr>
              <w:t xml:space="preserve">Class </w:t>
            </w:r>
          </w:ins>
        </w:sdtContent>
      </w:sdt>
      <w:r w:rsidDel="00000000" w:rsidR="00000000" w:rsidRPr="00000000">
        <w:rPr>
          <w:rFonts w:ascii="Times New Roman" w:cs="Times New Roman" w:eastAsia="Times New Roman" w:hAnsi="Times New Roman"/>
          <w:color w:val="000000"/>
          <w:sz w:val="24"/>
          <w:szCs w:val="24"/>
          <w:rtl w:val="0"/>
        </w:rPr>
        <w:t xml:space="preserve">Assistant </w:t>
      </w:r>
      <w:sdt>
        <w:sdtPr>
          <w:id w:val="-1444844183"/>
          <w:tag w:val="goog_rdk_628"/>
        </w:sdtPr>
        <w:sdtContent>
          <w:del w:author="Audrey Peng" w:id="43" w:date="2026-04-03T05:00:35Z">
            <w:r w:rsidDel="00000000" w:rsidR="00000000" w:rsidRPr="00000000">
              <w:rPr>
                <w:rFonts w:ascii="Times New Roman" w:cs="Times New Roman" w:eastAsia="Times New Roman" w:hAnsi="Times New Roman"/>
                <w:color w:val="000000"/>
                <w:sz w:val="24"/>
                <w:szCs w:val="24"/>
                <w:rtl w:val="0"/>
              </w:rPr>
              <w:delText xml:space="preserve">Facilitator </w:delText>
            </w:r>
          </w:del>
        </w:sdtContent>
      </w:sdt>
      <w:r w:rsidDel="00000000" w:rsidR="00000000" w:rsidRPr="00000000">
        <w:rPr>
          <w:rFonts w:ascii="Times New Roman" w:cs="Times New Roman" w:eastAsia="Times New Roman" w:hAnsi="Times New Roman"/>
          <w:color w:val="000000"/>
          <w:sz w:val="24"/>
          <w:szCs w:val="24"/>
          <w:rtl w:val="0"/>
        </w:rPr>
        <w:t xml:space="preserve">provides a demonstration of sharing (only during the first three months of the</w:t>
      </w:r>
      <w:sdt>
        <w:sdtPr>
          <w:id w:val="-321216734"/>
          <w:tag w:val="goog_rdk_629"/>
        </w:sdtPr>
        <w:sdtContent>
          <w:ins w:author="Audrey Peng" w:id="44" w:date="2026-04-03T05:00:46Z">
            <w:r w:rsidDel="00000000" w:rsidR="00000000" w:rsidRPr="00000000">
              <w:rPr>
                <w:rFonts w:ascii="Times New Roman" w:cs="Times New Roman" w:eastAsia="Times New Roman" w:hAnsi="Times New Roman"/>
                <w:color w:val="000000"/>
                <w:sz w:val="24"/>
                <w:szCs w:val="24"/>
                <w:rtl w:val="0"/>
              </w:rPr>
              <w:t xml:space="preserve"> </w:t>
            </w:r>
          </w:ins>
          <w:sdt>
            <w:sdtPr>
              <w:id w:val="1719398129"/>
              <w:tag w:val="goog_rdk_630"/>
            </w:sdtPr>
            <w:sdtContent>
              <w:ins w:author="Audrey Peng" w:id="44" w:date="2026-04-03T05:00:46Z">
                <w:r w:rsidDel="00000000" w:rsidR="00000000" w:rsidRPr="00000000">
                  <w:rPr>
                    <w:rFonts w:ascii="Times New Roman" w:cs="Times New Roman" w:eastAsia="Times New Roman" w:hAnsi="Times New Roman"/>
                    <w:sz w:val="24"/>
                    <w:szCs w:val="24"/>
                    <w:rtl w:val="0"/>
                    <w:rPrChange w:author="Audrey Peng" w:id="45" w:date="2026-04-03T05:00:46Z">
                      <w:rPr>
                        <w:rFonts w:ascii="Times New Roman" w:cs="Times New Roman" w:eastAsia="Times New Roman" w:hAnsi="Times New Roman"/>
                        <w:color w:val="000000"/>
                        <w:sz w:val="24"/>
                        <w:szCs w:val="24"/>
                      </w:rPr>
                    </w:rPrChange>
                  </w:rPr>
                  <w:t xml:space="preserve">Tongxi class</w:t>
                </w:r>
              </w:ins>
            </w:sdtContent>
          </w:sdt>
          <w:ins w:author="Audrey Peng" w:id="44" w:date="2026-04-03T05:00:46Z"/>
        </w:sdtContent>
      </w:sdt>
      <w:sdt>
        <w:sdtPr>
          <w:id w:val="-716184582"/>
          <w:tag w:val="goog_rdk_631"/>
        </w:sdtPr>
        <w:sdtContent>
          <w:del w:author="Audrey Peng" w:id="44" w:date="2026-04-03T05:00:46Z"/>
          <w:sdt>
            <w:sdtPr>
              <w:id w:val="-602699238"/>
              <w:tag w:val="goog_rdk_632"/>
            </w:sdtPr>
            <w:sdtContent>
              <w:del w:author="Audrey Peng" w:id="44" w:date="2026-04-03T05:00:46Z">
                <w:r w:rsidDel="00000000" w:rsidR="00000000" w:rsidRPr="00000000">
                  <w:rPr>
                    <w:rFonts w:ascii="Times New Roman" w:cs="Times New Roman" w:eastAsia="Times New Roman" w:hAnsi="Times New Roman"/>
                    <w:sz w:val="24"/>
                    <w:szCs w:val="24"/>
                    <w:rtl w:val="0"/>
                    <w:rPrChange w:author="Audrey Peng" w:id="45" w:date="2026-04-03T05:00:46Z">
                      <w:rPr>
                        <w:rFonts w:ascii="Times New Roman" w:cs="Times New Roman" w:eastAsia="Times New Roman" w:hAnsi="Times New Roman"/>
                        <w:color w:val="000000"/>
                        <w:sz w:val="24"/>
                        <w:szCs w:val="24"/>
                      </w:rPr>
                    </w:rPrChange>
                  </w:rPr>
                  <w:delText xml:space="preserve"> </w:delText>
                </w:r>
              </w:del>
            </w:sdtContent>
          </w:sdt>
          <w:del w:author="Audrey Peng" w:id="44" w:date="2026-04-03T05:00:46Z">
            <w:sdt>
              <w:sdtPr>
                <w:id w:val="-1190869781"/>
                <w:tag w:val="goog_rdk_633"/>
              </w:sdtPr>
              <w:sdtContent>
                <w:r w:rsidDel="00000000" w:rsidR="00000000" w:rsidRPr="00000000">
                  <w:rPr>
                    <w:rFonts w:ascii="Times New Roman" w:cs="Times New Roman" w:eastAsia="Times New Roman" w:hAnsi="Times New Roman"/>
                    <w:sz w:val="24"/>
                    <w:szCs w:val="24"/>
                    <w:rtl w:val="0"/>
                    <w:rPrChange w:author="Audrey Peng" w:id="45" w:date="2026-04-03T05:00:46Z">
                      <w:rPr>
                        <w:rFonts w:ascii="Times New Roman" w:cs="Times New Roman" w:eastAsia="Times New Roman" w:hAnsi="Times New Roman"/>
                        <w:sz w:val="24"/>
                        <w:szCs w:val="24"/>
                      </w:rPr>
                    </w:rPrChange>
                  </w:rPr>
                  <w:delText xml:space="preserve">preliminary stage of practice</w:delText>
                </w:r>
              </w:sdtContent>
            </w:sdt>
          </w:del>
        </w:sdtContent>
      </w:sdt>
      <w:r w:rsidDel="00000000" w:rsidR="00000000" w:rsidRPr="00000000">
        <w:rPr>
          <w:rFonts w:ascii="Times New Roman" w:cs="Times New Roman" w:eastAsia="Times New Roman" w:hAnsi="Times New Roman"/>
          <w:sz w:val="24"/>
          <w:szCs w:val="24"/>
          <w:rtl w:val="0"/>
        </w:rPr>
        <w:t xml:space="preserve">). (3) Open and equal discussion. (4) </w:t>
      </w:r>
      <w:sdt>
        <w:sdtPr>
          <w:id w:val="1072672504"/>
          <w:tag w:val="goog_rdk_634"/>
        </w:sdtPr>
        <w:sdtContent>
          <w:ins w:author="Audrey Peng" w:id="46" w:date="2026-04-03T05:01:05Z">
            <w:r w:rsidDel="00000000" w:rsidR="00000000" w:rsidRPr="00000000">
              <w:rPr>
                <w:rFonts w:ascii="Times New Roman" w:cs="Times New Roman" w:eastAsia="Times New Roman" w:hAnsi="Times New Roman"/>
                <w:sz w:val="24"/>
                <w:szCs w:val="24"/>
                <w:rtl w:val="0"/>
              </w:rPr>
              <w:t xml:space="preserve">The </w:t>
            </w:r>
          </w:ins>
        </w:sdtContent>
      </w:sdt>
      <w:r w:rsidDel="00000000" w:rsidR="00000000" w:rsidRPr="00000000">
        <w:rPr>
          <w:rFonts w:ascii="Times New Roman" w:cs="Times New Roman" w:eastAsia="Times New Roman" w:hAnsi="Times New Roman"/>
          <w:sz w:val="24"/>
          <w:szCs w:val="24"/>
          <w:rtl w:val="0"/>
        </w:rPr>
        <w:t xml:space="preserve">Facilitator concludes the session. </w:t>
      </w:r>
    </w:p>
    <w:p w:rsidR="00000000" w:rsidDel="00000000" w:rsidP="00000000" w:rsidRDefault="00000000" w:rsidRPr="00000000" w14:paraId="0000037B">
      <w:pPr>
        <w:numPr>
          <w:ilvl w:val="1"/>
          <w:numId w:val="27"/>
        </w:numPr>
        <w:spacing w:line="276" w:lineRule="auto"/>
        <w:ind w:left="144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Recite “</w:t>
      </w:r>
      <w:r w:rsidDel="00000000" w:rsidR="00000000" w:rsidRPr="00000000">
        <w:rPr>
          <w:rFonts w:ascii="Times New Roman" w:cs="Times New Roman" w:eastAsia="Times New Roman" w:hAnsi="Times New Roman"/>
          <w:sz w:val="24"/>
          <w:szCs w:val="24"/>
          <w:rtl w:val="0"/>
        </w:rPr>
        <w:t xml:space="preserve">The Five Wonderful Mindfulness Training for Healthy Living.”</w:t>
      </w:r>
    </w:p>
    <w:p w:rsidR="00000000" w:rsidDel="00000000" w:rsidP="00000000" w:rsidRDefault="00000000" w:rsidRPr="00000000" w14:paraId="0000037C">
      <w:pPr>
        <w:numPr>
          <w:ilvl w:val="1"/>
          <w:numId w:val="27"/>
        </w:numPr>
        <w:spacing w:line="276" w:lineRule="auto"/>
        <w:ind w:left="144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Assign next week’s discussion topic and make class announcements.</w:t>
      </w:r>
    </w:p>
    <w:p w:rsidR="00000000" w:rsidDel="00000000" w:rsidP="00000000" w:rsidRDefault="00000000" w:rsidRPr="00000000" w14:paraId="0000037D">
      <w:pPr>
        <w:numPr>
          <w:ilvl w:val="1"/>
          <w:numId w:val="27"/>
        </w:numPr>
        <w:spacing w:line="276" w:lineRule="auto"/>
        <w:ind w:left="144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Recite the Four Immeasurables. </w:t>
      </w:r>
    </w:p>
    <w:p w:rsidR="00000000" w:rsidDel="00000000" w:rsidP="00000000" w:rsidRDefault="00000000" w:rsidRPr="00000000" w14:paraId="0000037E">
      <w:pPr>
        <w:numPr>
          <w:ilvl w:val="1"/>
          <w:numId w:val="27"/>
        </w:numPr>
        <w:spacing w:after="0" w:afterAutospacing="0" w:line="276" w:lineRule="auto"/>
        <w:ind w:left="144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Play the music “Here I Live”</w:t>
      </w:r>
    </w:p>
    <w:p w:rsidR="00000000" w:rsidDel="00000000" w:rsidP="00000000" w:rsidRDefault="00000000" w:rsidRPr="00000000" w14:paraId="0000037F">
      <w:pPr>
        <w:numPr>
          <w:ilvl w:val="1"/>
          <w:numId w:val="27"/>
        </w:numPr>
        <w:spacing w:after="240" w:before="0" w:beforeAutospacing="0" w:line="276" w:lineRule="auto"/>
        <w:ind w:left="1440" w:hanging="360"/>
        <w:jc w:val="left"/>
        <w:rPr>
          <w:rFonts w:ascii="Times New Roman" w:cs="Times New Roman" w:eastAsia="Times New Roman" w:hAnsi="Times New Roman"/>
          <w:color w:val="741b47"/>
          <w:sz w:val="24"/>
          <w:szCs w:val="24"/>
        </w:rPr>
      </w:pPr>
      <w:sdt>
        <w:sdtPr>
          <w:id w:val="1201077792"/>
          <w:tag w:val="goog_rdk_635"/>
        </w:sdtPr>
        <w:sdtContent>
          <w:r w:rsidDel="00000000" w:rsidR="00000000" w:rsidRPr="00000000">
            <w:rPr>
              <w:rFonts w:ascii="Cardo" w:cs="Cardo" w:eastAsia="Cardo" w:hAnsi="Cardo"/>
              <w:color w:val="741b47"/>
              <w:sz w:val="24"/>
              <w:szCs w:val="24"/>
              <w:rtl w:val="0"/>
            </w:rPr>
            <w:t xml:space="preserve">After the session, open “Bodhi Navigator” → “End Timer” → read the “Mental Prompts,” and complete the “Mindset Accumulation” and “Reflective Assessment.”</w:t>
          </w:r>
        </w:sdtContent>
      </w:sdt>
    </w:p>
    <w:p w:rsidR="00000000" w:rsidDel="00000000" w:rsidP="00000000" w:rsidRDefault="00000000" w:rsidRPr="00000000" w14:paraId="00000380">
      <w:pPr>
        <w:widowControl w:val="1"/>
        <w:spacing w:line="276"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Note: The discussion lasts for 2 to 2.5 hours. </w:t>
      </w:r>
    </w:p>
    <w:p w:rsidR="00000000" w:rsidDel="00000000" w:rsidP="00000000" w:rsidRDefault="00000000" w:rsidRPr="00000000" w14:paraId="0000038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pStyle w:val="Heading2"/>
        <w:spacing w:after="0" w:before="0" w:line="276" w:lineRule="auto"/>
        <w:jc w:val="center"/>
        <w:rPr>
          <w:rFonts w:ascii="Times New Roman" w:cs="Times New Roman" w:eastAsia="Times New Roman" w:hAnsi="Times New Roman"/>
          <w:sz w:val="24"/>
          <w:szCs w:val="24"/>
        </w:rPr>
      </w:pPr>
      <w:sdt>
        <w:sdtPr>
          <w:id w:val="-657387890"/>
          <w:tag w:val="goog_rdk_636"/>
        </w:sdtPr>
        <w:sdtContent>
          <w:r w:rsidDel="00000000" w:rsidR="00000000" w:rsidRPr="00000000">
            <w:rPr>
              <w:rFonts w:ascii="Gungsuh" w:cs="Gungsuh" w:eastAsia="Gungsuh" w:hAnsi="Gungsuh"/>
              <w:sz w:val="24"/>
              <w:szCs w:val="24"/>
              <w:rtl w:val="0"/>
            </w:rPr>
            <w:t xml:space="preserve">【共同成长公约】</w:t>
          </w:r>
        </w:sdtContent>
      </w:sdt>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Community Growth </w:t>
      </w:r>
      <w:r w:rsidDel="00000000" w:rsidR="00000000" w:rsidRPr="00000000">
        <w:rPr>
          <w:rFonts w:ascii="Times New Roman" w:cs="Times New Roman" w:eastAsia="Times New Roman" w:hAnsi="Times New Roman"/>
          <w:b w:val="1"/>
          <w:bCs w:val="1"/>
          <w:sz w:val="24"/>
          <w:szCs w:val="24"/>
          <w:rtl w:val="0"/>
        </w:rPr>
        <w:t xml:space="preserve">Commitment</w:t>
      </w: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0"/>
        <w:jc w:val="both"/>
        <w:rPr>
          <w:rFonts w:ascii="Times New Roman" w:cs="Times New Roman" w:eastAsia="Times New Roman" w:hAnsi="Times New Roman"/>
          <w:sz w:val="24"/>
          <w:szCs w:val="24"/>
        </w:rPr>
      </w:pPr>
      <w:sdt>
        <w:sdtPr>
          <w:id w:val="-506779389"/>
          <w:tag w:val="goog_rdk_637"/>
        </w:sdtPr>
        <w:sdtContent>
          <w:r w:rsidDel="00000000" w:rsidR="00000000" w:rsidRPr="00000000">
            <w:rPr>
              <w:rFonts w:ascii="Gungsuh" w:cs="Gungsuh" w:eastAsia="Gungsuh" w:hAnsi="Gungsuh"/>
              <w:i w:val="0"/>
              <w:iCs w:val="0"/>
              <w:smallCaps w:val="0"/>
              <w:strike w:val="0"/>
              <w:sz w:val="24"/>
              <w:szCs w:val="24"/>
              <w:u w:val="none"/>
              <w:shd w:fill="auto" w:val="clear"/>
              <w:vertAlign w:val="baseline"/>
              <w:rtl w:val="0"/>
            </w:rPr>
            <w:t xml:space="preserve">为更好地传承佛教优秀传统文化，帮助更多人走向生命觉醒，需要建立遵纪守法的团体，营造如法、清净、和谐的氛围。现依佛教六和精神，制订如下规则</w:t>
          </w:r>
        </w:sdtContent>
      </w:sdt>
      <w:sdt>
        <w:sdtPr>
          <w:id w:val="1419489359"/>
          <w:tag w:val="goog_rdk_638"/>
        </w:sdtPr>
        <w:sdtContent>
          <w:r w:rsidDel="00000000" w:rsidR="00000000" w:rsidRPr="00000000">
            <w:rPr>
              <w:rFonts w:ascii="Gungsuh" w:cs="Gungsuh" w:eastAsia="Gungsuh" w:hAnsi="Gungsuh"/>
              <w:sz w:val="24"/>
              <w:szCs w:val="24"/>
              <w:rtl w:val="0"/>
            </w:rPr>
            <w:t xml:space="preserve">。</w:t>
          </w:r>
        </w:sdtContent>
      </w:sdt>
      <w:sdt>
        <w:sdtPr>
          <w:id w:val="647351003"/>
          <w:tag w:val="goog_rdk_639"/>
        </w:sdtPr>
        <w:sdtContent>
          <w:r w:rsidDel="00000000" w:rsidR="00000000" w:rsidRPr="00000000">
            <w:rPr>
              <w:rFonts w:ascii="Gungsuh" w:cs="Gungsuh" w:eastAsia="Gungsuh" w:hAnsi="Gungsuh"/>
              <w:sz w:val="24"/>
              <w:szCs w:val="24"/>
              <w:rtl w:val="0"/>
            </w:rPr>
            <w:t xml:space="preserve">每一位学员的认同与践行 ，都是这份公约得以成立的基础。</w:t>
          </w:r>
        </w:sdtContent>
      </w:sdt>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4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better preserve and transmit</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the rich traditions of Buddhism and help more people embark on the path to awakening, it is essential to establish a learning community that upholds discipline and fosters a pure and harmonious environment aligned with the Dharma. Adopting the spirit of the Six Types of Harmony of Buddhist practice, the following guidelines are established to facilitate such community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Every participant’s recognition and practice are the foundation of this commitment.</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4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4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4"/>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46932126"/>
          <w:tag w:val="goog_rdk_640"/>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第一条　戒和同修</w:t>
          </w:r>
        </w:sdtContent>
      </w:sdt>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528061755"/>
          <w:tag w:val="goog_rdk_641"/>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一、践行修学和服务大众两套模式，建设以法为中心的修学团队，做到一切有法可依。这些制度既是修学准则，也是做事指南，学员应该努力遵守。</w:t>
          </w:r>
        </w:sdtContent>
      </w:sdt>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0"/>
        <w:jc w:val="both"/>
        <w:rPr>
          <w:rFonts w:ascii="Times New Roman" w:cs="Times New Roman" w:eastAsia="Times New Roman" w:hAnsi="Times New Roman"/>
          <w:sz w:val="24"/>
          <w:szCs w:val="24"/>
        </w:rPr>
      </w:pPr>
      <w:sdt>
        <w:sdtPr>
          <w:id w:val="-507947226"/>
          <w:tag w:val="goog_rdk_642"/>
        </w:sdtPr>
        <w:sdtContent>
          <w:r w:rsidDel="00000000" w:rsidR="00000000" w:rsidRPr="00000000">
            <w:rPr>
              <w:rFonts w:ascii="Gungsuh" w:cs="Gungsuh" w:eastAsia="Gungsuh" w:hAnsi="Gungsuh"/>
              <w:i w:val="0"/>
              <w:iCs w:val="0"/>
              <w:smallCaps w:val="0"/>
              <w:strike w:val="0"/>
              <w:sz w:val="24"/>
              <w:szCs w:val="24"/>
              <w:u w:val="none"/>
              <w:shd w:fill="auto" w:val="clear"/>
              <w:vertAlign w:val="baseline"/>
              <w:rtl w:val="0"/>
            </w:rPr>
            <w:t xml:space="preserve">二、依法不依人，在制度面前人人平等，任何人不应将个人意志凌驾于制度之上。</w:t>
          </w:r>
        </w:sdtContent>
      </w:sdt>
      <w:sdt>
        <w:sdtPr>
          <w:id w:val="877178518"/>
          <w:tag w:val="goog_rdk_643"/>
        </w:sdtPr>
        <w:sdtContent>
          <w:r w:rsidDel="00000000" w:rsidR="00000000" w:rsidRPr="00000000">
            <w:rPr>
              <w:rFonts w:ascii="Gungsuh" w:cs="Gungsuh" w:eastAsia="Gungsuh" w:hAnsi="Gungsuh"/>
              <w:sz w:val="24"/>
              <w:szCs w:val="24"/>
              <w:rtl w:val="0"/>
            </w:rPr>
            <w:t xml:space="preserve">我们以模式为中心，各安其位、各尽其责——不越位、不缺位、不代位。辅导员做好引导，学员做好修学，知事做好服务 ，彼此尊重，互相成就。</w:t>
          </w:r>
        </w:sdtContent>
      </w:sdt>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0"/>
        <w:jc w:val="both"/>
        <w:rPr>
          <w:rFonts w:ascii="Times New Roman" w:cs="Times New Roman" w:eastAsia="Times New Roman" w:hAnsi="Times New Roman"/>
          <w:sz w:val="24"/>
          <w:szCs w:val="24"/>
        </w:rPr>
      </w:pPr>
      <w:sdt>
        <w:sdtPr>
          <w:id w:val="-1507962443"/>
          <w:tag w:val="goog_rdk_644"/>
        </w:sdtPr>
        <w:sdtContent>
          <w:r w:rsidDel="00000000" w:rsidR="00000000" w:rsidRPr="00000000">
            <w:rPr>
              <w:rFonts w:ascii="Gungsuh" w:cs="Gungsuh" w:eastAsia="Gungsuh" w:hAnsi="Gungsuh"/>
              <w:i w:val="0"/>
              <w:iCs w:val="0"/>
              <w:smallCaps w:val="0"/>
              <w:strike w:val="0"/>
              <w:sz w:val="24"/>
              <w:szCs w:val="24"/>
              <w:u w:val="none"/>
              <w:shd w:fill="auto" w:val="clear"/>
              <w:vertAlign w:val="baseline"/>
              <w:rtl w:val="0"/>
            </w:rPr>
            <w:t xml:space="preserve">三、制度是我们走上菩提路的保障，加入修学，就意味着对相关制度的认同。所有学员应该真诚、认真、老实</w:t>
          </w:r>
        </w:sdtContent>
      </w:sdt>
      <w:sdt>
        <w:sdtPr>
          <w:id w:val="2041300028"/>
          <w:tag w:val="goog_rdk_645"/>
        </w:sdtPr>
        <w:sdtContent>
          <w:r w:rsidDel="00000000" w:rsidR="00000000" w:rsidRPr="00000000">
            <w:rPr>
              <w:rFonts w:ascii="Gungsuh" w:cs="Gungsuh" w:eastAsia="Gungsuh" w:hAnsi="Gungsuh"/>
              <w:sz w:val="24"/>
              <w:szCs w:val="24"/>
              <w:rtl w:val="0"/>
            </w:rPr>
            <w:t xml:space="preserve">、</w:t>
          </w:r>
        </w:sdtContent>
      </w:sdt>
      <w:sdt>
        <w:sdtPr>
          <w:id w:val="449732024"/>
          <w:tag w:val="goog_rdk_646"/>
        </w:sdtPr>
        <w:sdtContent>
          <w:r w:rsidDel="00000000" w:rsidR="00000000" w:rsidRPr="00000000">
            <w:rPr>
              <w:rFonts w:ascii="Gungsuh" w:cs="Gungsuh" w:eastAsia="Gungsuh" w:hAnsi="Gungsuh"/>
              <w:sz w:val="24"/>
              <w:szCs w:val="24"/>
              <w:rtl w:val="0"/>
            </w:rPr>
            <w:t xml:space="preserve">主动</w:t>
          </w:r>
        </w:sdtContent>
      </w:sdt>
      <w:sdt>
        <w:sdtPr>
          <w:id w:val="417372689"/>
          <w:tag w:val="goog_rdk_647"/>
        </w:sdtPr>
        <w:sdtContent>
          <w:r w:rsidDel="00000000" w:rsidR="00000000" w:rsidRPr="00000000">
            <w:rPr>
              <w:rFonts w:ascii="Gungsuh" w:cs="Gungsuh" w:eastAsia="Gungsuh" w:hAnsi="Gungsuh"/>
              <w:i w:val="0"/>
              <w:iCs w:val="0"/>
              <w:smallCaps w:val="0"/>
              <w:strike w:val="0"/>
              <w:sz w:val="24"/>
              <w:szCs w:val="24"/>
              <w:u w:val="none"/>
              <w:shd w:fill="auto" w:val="clear"/>
              <w:vertAlign w:val="baseline"/>
              <w:rtl w:val="0"/>
            </w:rPr>
            <w:t xml:space="preserve">地学习并接受两套模式，这是成为合格学员的前提，也是共同修学的基础。</w:t>
          </w:r>
        </w:sdtContent>
      </w:sdt>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4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Rule </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ne: </w:t>
      </w:r>
      <w:r w:rsidDel="00000000" w:rsidR="00000000" w:rsidRPr="00000000">
        <w:rPr>
          <w:rFonts w:ascii="Times New Roman" w:cs="Times New Roman" w:eastAsia="Times New Roman" w:hAnsi="Times New Roman"/>
          <w:sz w:val="24"/>
          <w:szCs w:val="24"/>
          <w:rtl w:val="0"/>
        </w:rPr>
        <w:t xml:space="preserve">Harmony Through Shared Observance of the Precepts</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4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0" w:right="0" w:firstLine="4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Practice the </w:t>
      </w:r>
      <w:r w:rsidDel="00000000" w:rsidR="00000000" w:rsidRPr="00000000">
        <w:rPr>
          <w:rFonts w:ascii="Times New Roman" w:cs="Times New Roman" w:eastAsia="Times New Roman" w:hAnsi="Times New Roman"/>
          <w:sz w:val="24"/>
          <w:szCs w:val="24"/>
          <w:rtl w:val="0"/>
        </w:rPr>
        <w:t xml:space="preserve">models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of study and service. Establish a Dharma-centered learning community where everything is guided by clear principles. These principles serve as both study guidelines and practical instructions for altruistic actions.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ll students of Mindful Peace Academy should strive to uphold them. </w:t>
      </w:r>
      <w:r w:rsidDel="00000000" w:rsidR="00000000" w:rsidRPr="00000000">
        <w:rPr>
          <w:rtl w:val="0"/>
        </w:rPr>
      </w:r>
    </w:p>
    <w:p w:rsidR="00000000" w:rsidDel="00000000" w:rsidP="00000000" w:rsidRDefault="00000000" w:rsidRPr="00000000" w14:paraId="0000039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0" w:right="0" w:firstLine="42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Rely on the Dharma, not on individuals. </w:t>
      </w:r>
      <w:r w:rsidDel="00000000" w:rsidR="00000000" w:rsidRPr="00000000">
        <w:rPr>
          <w:rFonts w:ascii="Times New Roman" w:cs="Times New Roman" w:eastAsia="Times New Roman" w:hAnsi="Times New Roman"/>
          <w:sz w:val="24"/>
          <w:szCs w:val="24"/>
          <w:rtl w:val="0"/>
        </w:rPr>
        <w:t xml:space="preserve">All members are equal under the system, and no one should place personal preferences, authority, or individual will above its established principles. We take the model as our guiding framework</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with each person fulfilling their proper role an</w:t>
      </w:r>
      <w:r w:rsidDel="00000000" w:rsidR="00000000" w:rsidRPr="00000000">
        <w:rPr>
          <w:rFonts w:ascii="Times New Roman" w:cs="Times New Roman" w:eastAsia="Times New Roman" w:hAnsi="Times New Roman"/>
          <w:sz w:val="24"/>
          <w:szCs w:val="24"/>
          <w:rtl w:val="0"/>
        </w:rPr>
        <w:t xml:space="preserve">d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responsibilities — without overstepping, </w:t>
      </w:r>
      <w:r w:rsidDel="00000000" w:rsidR="00000000" w:rsidRPr="00000000">
        <w:rPr>
          <w:rFonts w:ascii="Times New Roman" w:cs="Times New Roman" w:eastAsia="Times New Roman" w:hAnsi="Times New Roman"/>
          <w:sz w:val="24"/>
          <w:szCs w:val="24"/>
          <w:rtl w:val="0"/>
        </w:rPr>
        <w:t xml:space="preserve">neglectin</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g, or replacing </w:t>
      </w:r>
      <w:r w:rsidDel="00000000" w:rsidR="00000000" w:rsidRPr="00000000">
        <w:rPr>
          <w:rFonts w:ascii="Times New Roman" w:cs="Times New Roman" w:eastAsia="Times New Roman" w:hAnsi="Times New Roman"/>
          <w:sz w:val="24"/>
          <w:szCs w:val="24"/>
          <w:rtl w:val="0"/>
        </w:rPr>
        <w:t xml:space="preserve">the role of another</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Class Facilitators </w:t>
      </w:r>
      <w:r w:rsidDel="00000000" w:rsidR="00000000" w:rsidRPr="00000000">
        <w:rPr>
          <w:rFonts w:ascii="Times New Roman" w:cs="Times New Roman" w:eastAsia="Times New Roman" w:hAnsi="Times New Roman"/>
          <w:sz w:val="24"/>
          <w:szCs w:val="24"/>
          <w:rtl w:val="0"/>
        </w:rPr>
        <w:t xml:space="preserve">provide</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guidance, participants focus on study and practice, and coordinators </w:t>
      </w:r>
      <w:r w:rsidDel="00000000" w:rsidR="00000000" w:rsidRPr="00000000">
        <w:rPr>
          <w:rFonts w:ascii="Times New Roman" w:cs="Times New Roman" w:eastAsia="Times New Roman" w:hAnsi="Times New Roman"/>
          <w:sz w:val="24"/>
          <w:szCs w:val="24"/>
          <w:rtl w:val="0"/>
        </w:rPr>
        <w:t xml:space="preserve">provide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service. Through mutual respect, we support and uplift one another.</w:t>
      </w:r>
      <w:r w:rsidDel="00000000" w:rsidR="00000000" w:rsidRPr="00000000">
        <w:rPr>
          <w:rtl w:val="0"/>
        </w:rPr>
      </w:r>
    </w:p>
    <w:p w:rsidR="00000000" w:rsidDel="00000000" w:rsidP="00000000" w:rsidRDefault="00000000" w:rsidRPr="00000000" w14:paraId="0000039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0" w:right="0" w:firstLine="42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The system safeguards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path to awakening. Joining the Mindful Peace Academy Curriculum </w:t>
      </w:r>
      <w:r w:rsidDel="00000000" w:rsidR="00000000" w:rsidRPr="00000000">
        <w:rPr>
          <w:rFonts w:ascii="Times New Roman" w:cs="Times New Roman" w:eastAsia="Times New Roman" w:hAnsi="Times New Roman"/>
          <w:sz w:val="24"/>
          <w:szCs w:val="24"/>
          <w:rtl w:val="0"/>
        </w:rPr>
        <w:t xml:space="preserve">signifies acceptance of its principles and guidelines</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All students are encouraged to follow the two </w:t>
      </w:r>
      <w:r w:rsidDel="00000000" w:rsidR="00000000" w:rsidRPr="00000000">
        <w:rPr>
          <w:rFonts w:ascii="Times New Roman" w:cs="Times New Roman" w:eastAsia="Times New Roman" w:hAnsi="Times New Roman"/>
          <w:sz w:val="24"/>
          <w:szCs w:val="24"/>
          <w:rtl w:val="0"/>
        </w:rPr>
        <w:t xml:space="preserve">models</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with honesty, earnestness, commitment,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proactivity</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This is the </w:t>
      </w:r>
      <w:r w:rsidDel="00000000" w:rsidR="00000000" w:rsidRPr="00000000">
        <w:rPr>
          <w:rFonts w:ascii="Times New Roman" w:cs="Times New Roman" w:eastAsia="Times New Roman" w:hAnsi="Times New Roman"/>
          <w:sz w:val="24"/>
          <w:szCs w:val="24"/>
          <w:rtl w:val="0"/>
        </w:rPr>
        <w:t xml:space="preserve">prerequisite for becoming a qualified</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student and the </w:t>
      </w:r>
      <w:r w:rsidDel="00000000" w:rsidR="00000000" w:rsidRPr="00000000">
        <w:rPr>
          <w:rFonts w:ascii="Times New Roman" w:cs="Times New Roman" w:eastAsia="Times New Roman" w:hAnsi="Times New Roman"/>
          <w:sz w:val="24"/>
          <w:szCs w:val="24"/>
          <w:rtl w:val="0"/>
        </w:rPr>
        <w:t xml:space="preserve">foundation</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for collective study and practice. </w:t>
      </w: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890037280"/>
          <w:tag w:val="goog_rdk_648"/>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第二条　见和同解</w:t>
          </w:r>
        </w:sdtContent>
      </w:sdt>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1851543820"/>
          <w:tag w:val="goog_rdk_649"/>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一、修学模式是将我们导向智慧，有效避免学佛过程中的偏差。服务大众模式是将我们导向慈悲，从而舍凡夫心，发菩提心。</w:t>
          </w:r>
        </w:sdtContent>
      </w:sdt>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2010952115"/>
          <w:tag w:val="goog_rdk_650"/>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二、作为学员，要认识到两套模式的价值，从它的指导思想到具体内容，都能理解、接受、运用，以此作为修学、做事及待人处世、辨别是非的标准。</w:t>
          </w:r>
        </w:sdtContent>
      </w:sdt>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0"/>
        <w:jc w:val="both"/>
        <w:rPr>
          <w:rFonts w:ascii="Times New Roman" w:cs="Times New Roman" w:eastAsia="Times New Roman" w:hAnsi="Times New Roman"/>
          <w:color w:val="231f20"/>
          <w:sz w:val="24"/>
          <w:szCs w:val="24"/>
        </w:rPr>
      </w:pPr>
      <w:sdt>
        <w:sdtPr>
          <w:id w:val="-233867892"/>
          <w:tag w:val="goog_rdk_651"/>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三、</w:t>
          </w:r>
        </w:sdtContent>
      </w:sdt>
      <w:sdt>
        <w:sdtPr>
          <w:id w:val="1881855512"/>
          <w:tag w:val="goog_rdk_652"/>
        </w:sdtPr>
        <w:sdtContent>
          <w:r w:rsidDel="00000000" w:rsidR="00000000" w:rsidRPr="00000000">
            <w:rPr>
              <w:rFonts w:ascii="Gungsuh" w:cs="Gungsuh" w:eastAsia="Gungsuh" w:hAnsi="Gungsuh"/>
              <w:color w:val="231f20"/>
              <w:sz w:val="24"/>
              <w:szCs w:val="24"/>
              <w:rtl w:val="0"/>
            </w:rPr>
            <w:t xml:space="preserve">我们鼓励学员在模式框架内独立思考、主动探索。不同的视角是成长的养分，不是对立的原因。有不同见解时，可以通过圆桌会议、论坛等方式平等交流。</w:t>
          </w:r>
        </w:sdtContent>
      </w:sdt>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0"/>
        <w:jc w:val="both"/>
        <w:rPr>
          <w:rFonts w:ascii="Times New Roman" w:cs="Times New Roman" w:eastAsia="Times New Roman" w:hAnsi="Times New Roman"/>
          <w:sz w:val="24"/>
          <w:szCs w:val="24"/>
        </w:rPr>
      </w:pPr>
      <w:sdt>
        <w:sdtPr>
          <w:id w:val="857774373"/>
          <w:tag w:val="goog_rdk_653"/>
        </w:sdtPr>
        <w:sdtContent>
          <w:r w:rsidDel="00000000" w:rsidR="00000000" w:rsidRPr="00000000">
            <w:rPr>
              <w:rFonts w:ascii="Gungsuh" w:cs="Gungsuh" w:eastAsia="Gungsuh" w:hAnsi="Gungsuh"/>
              <w:sz w:val="24"/>
              <w:szCs w:val="24"/>
              <w:rtl w:val="0"/>
            </w:rPr>
            <w:t xml:space="preserve">四、</w:t>
          </w:r>
        </w:sdtContent>
      </w:sdt>
      <w:sdt>
        <w:sdtPr>
          <w:id w:val="-1285518596"/>
          <w:tag w:val="goog_rdk_654"/>
        </w:sdtPr>
        <w:sdtContent>
          <w:r w:rsidDel="00000000" w:rsidR="00000000" w:rsidRPr="00000000">
            <w:rPr>
              <w:rFonts w:ascii="Gungsuh" w:cs="Gungsuh" w:eastAsia="Gungsuh" w:hAnsi="Gungsuh"/>
              <w:sz w:val="24"/>
              <w:szCs w:val="24"/>
              <w:rtl w:val="0"/>
            </w:rPr>
            <w:t xml:space="preserve">修学过程中，我们不仅要避免个人我执，还要避免团体我执，不得有团体或信仰的优越感，通过无我利他的实践，进一步自觉觉他。</w:t>
          </w:r>
        </w:sdtContent>
      </w:sdt>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4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 Two: Harmony in Views Through Shared Understanding</w:t>
      </w:r>
    </w:p>
    <w:p w:rsidR="00000000" w:rsidDel="00000000" w:rsidP="00000000" w:rsidRDefault="00000000" w:rsidRPr="00000000" w14:paraId="0000039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0" w:right="0" w:firstLine="4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sz w:val="24"/>
          <w:szCs w:val="24"/>
          <w:rtl w:val="0"/>
        </w:rPr>
        <w:t xml:space="preserve">Study Model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guides us toward wisdom</w:t>
      </w:r>
      <w:r w:rsidDel="00000000" w:rsidR="00000000" w:rsidRPr="00000000">
        <w:rPr>
          <w:rFonts w:ascii="Times New Roman" w:cs="Times New Roman" w:eastAsia="Times New Roman" w:hAnsi="Times New Roman"/>
          <w:sz w:val="24"/>
          <w:szCs w:val="24"/>
          <w:rtl w:val="0"/>
        </w:rPr>
        <w:t xml:space="preserve"> and helps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us </w:t>
      </w:r>
      <w:r w:rsidDel="00000000" w:rsidR="00000000" w:rsidRPr="00000000">
        <w:rPr>
          <w:rFonts w:ascii="Times New Roman" w:cs="Times New Roman" w:eastAsia="Times New Roman" w:hAnsi="Times New Roman"/>
          <w:sz w:val="24"/>
          <w:szCs w:val="24"/>
          <w:rtl w:val="0"/>
        </w:rPr>
        <w:t xml:space="preserve">effectively avoid deviations in our Buddhist practice.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sz w:val="24"/>
          <w:szCs w:val="24"/>
          <w:rtl w:val="0"/>
        </w:rPr>
        <w:t xml:space="preserve">Service Model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guides us toward compassion,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enabling us to </w:t>
      </w:r>
      <w:r w:rsidDel="00000000" w:rsidR="00000000" w:rsidRPr="00000000">
        <w:rPr>
          <w:rFonts w:ascii="Times New Roman" w:cs="Times New Roman" w:eastAsia="Times New Roman" w:hAnsi="Times New Roman"/>
          <w:sz w:val="24"/>
          <w:szCs w:val="24"/>
          <w:rtl w:val="0"/>
        </w:rPr>
        <w:t xml:space="preserve">let go of</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unenlightened mind and </w:t>
      </w:r>
      <w:r w:rsidDel="00000000" w:rsidR="00000000" w:rsidRPr="00000000">
        <w:rPr>
          <w:rFonts w:ascii="Times New Roman" w:cs="Times New Roman" w:eastAsia="Times New Roman" w:hAnsi="Times New Roman"/>
          <w:sz w:val="24"/>
          <w:szCs w:val="24"/>
          <w:rtl w:val="0"/>
        </w:rPr>
        <w:t xml:space="preserve">give rise to</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bodhicitta. </w:t>
      </w:r>
      <w:r w:rsidDel="00000000" w:rsidR="00000000" w:rsidRPr="00000000">
        <w:rPr>
          <w:rtl w:val="0"/>
        </w:rPr>
      </w:r>
    </w:p>
    <w:p w:rsidR="00000000" w:rsidDel="00000000" w:rsidP="00000000" w:rsidRDefault="00000000" w:rsidRPr="00000000" w14:paraId="0000039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0" w:right="0" w:firstLine="4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Students should recognize the value of these two models. From their guiding principles to their practical applications, we strive to understand, accept, and apply them, using them as standards for study and practice, service, interpersonal conduct, and discerning right from wrong.</w:t>
      </w:r>
    </w:p>
    <w:p w:rsidR="00000000" w:rsidDel="00000000" w:rsidP="00000000" w:rsidRDefault="00000000" w:rsidRPr="00000000" w14:paraId="0000039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0" w:right="0" w:firstLine="42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Students are encouraged to think independently and explore proactively within the framework of the two models. Different perspectives are nourishment for growth, not causes for division. When differing views arise, they may be discussed through roundtable meetings, forums, and other forms of open and respectful dialogue.</w:t>
      </w:r>
    </w:p>
    <w:p w:rsidR="00000000" w:rsidDel="00000000" w:rsidP="00000000" w:rsidRDefault="00000000" w:rsidRPr="00000000" w14:paraId="000003A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0" w:right="0" w:firstLine="4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In the course of study and practice, we should avoid both self-attachment and attachment to the group. We should not develop a sense of superiority based on group affiliation or religious belief.</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Through the practice of</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no-self and altruism, </w:t>
      </w:r>
      <w:r w:rsidDel="00000000" w:rsidR="00000000" w:rsidRPr="00000000">
        <w:rPr>
          <w:rFonts w:ascii="Times New Roman" w:cs="Times New Roman" w:eastAsia="Times New Roman" w:hAnsi="Times New Roman"/>
          <w:sz w:val="24"/>
          <w:szCs w:val="24"/>
          <w:rtl w:val="0"/>
        </w:rPr>
        <w:t xml:space="preserve">we further cultivate our own awakening while helping others awaken.</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1908776397"/>
          <w:tag w:val="goog_rdk_655"/>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第三条　利和同均</w:t>
          </w:r>
        </w:sdtContent>
      </w:sdt>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1508444736"/>
          <w:tag w:val="goog_rdk_656"/>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一、保持静心学堂的公益性，不涉及任何世俗利益，而是以大众的利益为利益，以众生的利益为利益。</w:t>
          </w:r>
        </w:sdtContent>
      </w:sdt>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790124111"/>
          <w:tag w:val="goog_rdk_657"/>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二、为学员提供修学的善缘，机会一律平等，不分职业地位，不论尊卑高下。</w:t>
          </w:r>
        </w:sdtContent>
      </w:sdt>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1433147878"/>
          <w:tag w:val="goog_rdk_658"/>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三、为学员提供服务大众的机会，每个人都可以根据自身能力，发利他心，积极承担，集资培福，通过做事成就慈悲，避免陷入我执我见和自我优越感。</w:t>
          </w:r>
        </w:sdtContent>
      </w:sdt>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57831679"/>
          <w:tag w:val="goog_rdk_659"/>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四、培养乐于分享的意识，自己从佛法受益后，应该主动地与同修交流。因缘成熟时，可善巧地与人分享，使更多人于法受益。</w:t>
          </w:r>
        </w:sdtContent>
      </w:sdt>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4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Rule </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hree: Harmony of </w:t>
      </w: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enefits through </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hared </w:t>
      </w: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esponsibility</w:t>
      </w:r>
    </w:p>
    <w:p w:rsidR="00000000" w:rsidDel="00000000" w:rsidP="00000000" w:rsidRDefault="00000000" w:rsidRPr="00000000" w14:paraId="000003A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0" w:firstLine="4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Maintain the nonprofit nature of Mindful Peace Academy, keeping it free from any worldly interests. Its sole purpose is to serve the well-being of the public and benefit all sentient beings. </w:t>
      </w:r>
      <w:r w:rsidDel="00000000" w:rsidR="00000000" w:rsidRPr="00000000">
        <w:rPr>
          <w:rtl w:val="0"/>
        </w:rPr>
      </w:r>
    </w:p>
    <w:p w:rsidR="00000000" w:rsidDel="00000000" w:rsidP="00000000" w:rsidRDefault="00000000" w:rsidRPr="00000000" w14:paraId="000003A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0" w:firstLine="4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Provide favorable conditions for study and practice, ensuring equal opportunities for all students regardless of profession, social status, or background.</w:t>
      </w:r>
    </w:p>
    <w:p w:rsidR="00000000" w:rsidDel="00000000" w:rsidP="00000000" w:rsidRDefault="00000000" w:rsidRPr="00000000" w14:paraId="000003A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0" w:firstLine="4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Provide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opportunities </w:t>
      </w:r>
      <w:r w:rsidDel="00000000" w:rsidR="00000000" w:rsidRPr="00000000">
        <w:rPr>
          <w:rFonts w:ascii="Times New Roman" w:cs="Times New Roman" w:eastAsia="Times New Roman" w:hAnsi="Times New Roman"/>
          <w:sz w:val="24"/>
          <w:szCs w:val="24"/>
          <w:rtl w:val="0"/>
        </w:rPr>
        <w:t xml:space="preserve">for all students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to serve the public. </w:t>
      </w:r>
      <w:r w:rsidDel="00000000" w:rsidR="00000000" w:rsidRPr="00000000">
        <w:rPr>
          <w:rFonts w:ascii="Times New Roman" w:cs="Times New Roman" w:eastAsia="Times New Roman" w:hAnsi="Times New Roman"/>
          <w:sz w:val="24"/>
          <w:szCs w:val="24"/>
          <w:rtl w:val="0"/>
        </w:rPr>
        <w:t xml:space="preserve">According to their abilities, everyone can cultivate an altruistic mind, actively take on responsibilities, and accumulate merit through service. In doing so, they develop compassion while overcoming self-attachment, attachment to their own views, and any sense of superiority.</w:t>
      </w:r>
    </w:p>
    <w:p w:rsidR="00000000" w:rsidDel="00000000" w:rsidP="00000000" w:rsidRDefault="00000000" w:rsidRPr="00000000" w14:paraId="000003A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0" w:firstLine="4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Cultivate a spirit of joyful sharing. Having benefited from the Dharma, students should actively share and exchange with fellow practitioners. When the appropriate conditions arise, they may skillfully share the Dharma with others so that more people may benefit from it.</w:t>
      </w: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1997351602"/>
          <w:tag w:val="goog_rdk_660"/>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第四条　身和同住</w:t>
          </w:r>
        </w:sdtContent>
      </w:sdt>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1497208007"/>
          <w:tag w:val="goog_rdk_661"/>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一、学员应当具备团体意识，安住于修学和服务大众模式，保持行动的协调性，不应我行我素。</w:t>
          </w:r>
        </w:sdtContent>
      </w:sdt>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400504026"/>
          <w:tag w:val="goog_rdk_662"/>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二、做事有大局观念，了解自己在团队中所承担的服务岗位，以及岗位的定位、职能、模式，知道做什么，怎么做，如何与同修或其他部门步调一致。</w:t>
          </w:r>
        </w:sdtContent>
      </w:sdt>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2132404962"/>
          <w:tag w:val="goog_rdk_663"/>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三、摆脱身业的不良串习，培养如理如法的行为习惯，具足佛弟子应有的威仪。</w:t>
          </w:r>
        </w:sdtContent>
      </w:sdt>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4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4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Rule </w:t>
      </w: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our: </w:t>
      </w:r>
      <w:r w:rsidDel="00000000" w:rsidR="00000000" w:rsidRPr="00000000">
        <w:rPr>
          <w:rFonts w:ascii="Times New Roman" w:cs="Times New Roman" w:eastAsia="Times New Roman" w:hAnsi="Times New Roman"/>
          <w:sz w:val="24"/>
          <w:szCs w:val="24"/>
          <w:rtl w:val="0"/>
        </w:rPr>
        <w:t xml:space="preserve">Harmony in Shared Conduct and Community Life</w:t>
      </w:r>
      <w:r w:rsidDel="00000000" w:rsidR="00000000" w:rsidRPr="00000000">
        <w:rPr>
          <w:rtl w:val="0"/>
        </w:rPr>
      </w:r>
    </w:p>
    <w:p w:rsidR="00000000" w:rsidDel="00000000" w:rsidP="00000000" w:rsidRDefault="00000000" w:rsidRPr="00000000" w14:paraId="000003B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76" w:lineRule="auto"/>
        <w:ind w:left="0" w:right="0" w:firstLine="4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Students should cultivate a sense of community and remain grounded in the Study and Service Models. They should act in coordination with others rather than acting solely according to personal preferences.</w:t>
      </w:r>
    </w:p>
    <w:p w:rsidR="00000000" w:rsidDel="00000000" w:rsidP="00000000" w:rsidRDefault="00000000" w:rsidRPr="00000000" w14:paraId="000003B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76" w:lineRule="auto"/>
        <w:ind w:left="0" w:right="0" w:firstLine="4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In carrying out responsibilities, students should maintain a broad perspective and understand the service role they undertake within the team, including its purpose, responsibilities, and operating principles. They should know what needs to be done, how it should be done, and how to work in harmony with fellow practitioners and other teams.</w:t>
      </w:r>
    </w:p>
    <w:p w:rsidR="00000000" w:rsidDel="00000000" w:rsidP="00000000" w:rsidRDefault="00000000" w:rsidRPr="00000000" w14:paraId="000003B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76" w:lineRule="auto"/>
        <w:ind w:left="0" w:right="0" w:firstLine="4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Students should overcome unwholesome behavioral habits, cultivate conduct that accords with the Dharma, and embody the dignity and deportment befitting a disciple of the Buddha.</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917051200"/>
          <w:tag w:val="goog_rdk_664"/>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第五条　口和无诤</w:t>
          </w:r>
        </w:sdtContent>
      </w:sdt>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2056683393"/>
          <w:tag w:val="goog_rdk_665"/>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一、支持团队的所有决议，有不同意见，应通过正常渠道向相关人员或团队提出，不得私下拉帮结派，引发人我是非。</w:t>
          </w:r>
        </w:sdtContent>
      </w:sdt>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1134758269"/>
          <w:tag w:val="goog_rdk_666"/>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二、不应非议其他道友的学修情况，或以任何理由诽谤、排挤、取笑他人。</w:t>
          </w:r>
        </w:sdtContent>
      </w:sdt>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909029266"/>
          <w:tag w:val="goog_rdk_667"/>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三、保持个人与个人、团队与团队之间的良好沟通，明确彼此关系，在工作中积极配合，相互协调，使身口意三业统一到佛法和相关制度上。</w:t>
          </w:r>
        </w:sdtContent>
      </w:sdt>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921187248"/>
          <w:tag w:val="goog_rdk_668"/>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四、提倡文明用语，不得妄语、绮语、恶口、两舌，注意心态和语言的调柔，学会以爱语、如实语随喜他人，利益自他。</w:t>
          </w:r>
        </w:sdtContent>
      </w:sdt>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4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 Five: Harmony in Speech and Freedom from Contention</w:t>
      </w:r>
    </w:p>
    <w:p w:rsidR="00000000" w:rsidDel="00000000" w:rsidP="00000000" w:rsidRDefault="00000000" w:rsidRPr="00000000" w14:paraId="000003B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0" w:right="0" w:firstLine="4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Support the decisions made by the team.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If there are differing opinions, raise them </w:t>
      </w:r>
      <w:r w:rsidDel="00000000" w:rsidR="00000000" w:rsidRPr="00000000">
        <w:rPr>
          <w:rFonts w:ascii="Times New Roman" w:cs="Times New Roman" w:eastAsia="Times New Roman" w:hAnsi="Times New Roman"/>
          <w:sz w:val="24"/>
          <w:szCs w:val="24"/>
          <w:rtl w:val="0"/>
        </w:rPr>
        <w:t xml:space="preserve">through appropriate channels to the relevant individuals or teams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Do not form exclusive groups</w:t>
      </w:r>
      <w:r w:rsidDel="00000000" w:rsidR="00000000" w:rsidRPr="00000000">
        <w:rPr>
          <w:rFonts w:ascii="Times New Roman" w:cs="Times New Roman" w:eastAsia="Times New Roman" w:hAnsi="Times New Roman"/>
          <w:sz w:val="24"/>
          <w:szCs w:val="24"/>
          <w:rtl w:val="0"/>
        </w:rPr>
        <w:t xml:space="preserve">, engage in private alliances, or create interpersonal conflicts and divisions.</w:t>
      </w:r>
    </w:p>
    <w:p w:rsidR="00000000" w:rsidDel="00000000" w:rsidP="00000000" w:rsidRDefault="00000000" w:rsidRPr="00000000" w14:paraId="000003C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0" w:right="0" w:firstLine="4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Respect the study and practice of fellow practitioners. Do not criticize, slander, exclude, or ridicule others for any reason.</w:t>
      </w:r>
    </w:p>
    <w:p w:rsidR="00000000" w:rsidDel="00000000" w:rsidP="00000000" w:rsidRDefault="00000000" w:rsidRPr="00000000" w14:paraId="000003C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0" w:right="0" w:firstLine="4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Maintain open and constructive communication between individuals and among teams. Clarify roles and relationships, cooperate actively, and coordinate effectively so that body, speech, and mind are aligned with the Dharma and the relevant guidelines.</w:t>
      </w:r>
    </w:p>
    <w:p w:rsidR="00000000" w:rsidDel="00000000" w:rsidP="00000000" w:rsidRDefault="00000000" w:rsidRPr="00000000" w14:paraId="000003C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0" w:right="0" w:firstLine="4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Practice courteous and respectful speech. Avoid false speech, idle speech, harsh speech, and divisive speech. Cultivate gentleness in both attitude and language. Learn to encourage and rejoice in the virtues and accomplishments of others through loving speech and truthful speech, benefiting both oneself and others.</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335546202"/>
          <w:tag w:val="goog_rdk_669"/>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第六条　意和同悦</w:t>
          </w:r>
        </w:sdtContent>
      </w:sdt>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1809563405"/>
          <w:tag w:val="goog_rdk_670"/>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一、在思想上，对导师、修学和服务大众两套模式有认同感和感恩心，以精进修学和如法言行维护团队荣誉。</w:t>
          </w:r>
        </w:sdtContent>
      </w:sdt>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1668607457"/>
          <w:tag w:val="goog_rdk_671"/>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二、将辅导员、义工和同修视为菩提道上的伙伴，珍惜善缘，心怀感恩。</w:t>
          </w:r>
        </w:sdtContent>
      </w:sdt>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521182763"/>
          <w:tag w:val="goog_rdk_672"/>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三、认真投入修学，对传灯、慈善等义工行随喜赞叹，积极参与。</w:t>
          </w:r>
        </w:sdtContent>
      </w:sdt>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4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 Six: Harmony of Minds Through Shared Joy</w:t>
      </w:r>
    </w:p>
    <w:p w:rsidR="00000000" w:rsidDel="00000000" w:rsidP="00000000" w:rsidRDefault="00000000" w:rsidRPr="00000000" w14:paraId="000003C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0" w:right="0" w:firstLine="4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Cultivate a sense of appreciation for and confidence in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Master, as well as the</w:t>
      </w:r>
      <w:r w:rsidDel="00000000" w:rsidR="00000000" w:rsidRPr="00000000">
        <w:rPr>
          <w:rFonts w:ascii="Times New Roman" w:cs="Times New Roman" w:eastAsia="Times New Roman" w:hAnsi="Times New Roman"/>
          <w:sz w:val="24"/>
          <w:szCs w:val="24"/>
          <w:rtl w:val="0"/>
        </w:rPr>
        <w:t xml:space="preserve"> Two Models of Study and Practice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Uphold the honor of the community through </w:t>
      </w:r>
      <w:r w:rsidDel="00000000" w:rsidR="00000000" w:rsidRPr="00000000">
        <w:rPr>
          <w:rFonts w:ascii="Times New Roman" w:cs="Times New Roman" w:eastAsia="Times New Roman" w:hAnsi="Times New Roman"/>
          <w:sz w:val="24"/>
          <w:szCs w:val="24"/>
          <w:rtl w:val="0"/>
        </w:rPr>
        <w:t xml:space="preserve">diligent study and practice, and through conduct that accords with the Dharma.</w:t>
      </w:r>
    </w:p>
    <w:p w:rsidR="00000000" w:rsidDel="00000000" w:rsidP="00000000" w:rsidRDefault="00000000" w:rsidRPr="00000000" w14:paraId="000003C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0" w:right="0" w:firstLine="4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Regard facilitators, volunteers, and classmates as companions on the path to awakening. Cherish these precious connections and maintain a heart of gratitude.</w:t>
      </w:r>
    </w:p>
    <w:p w:rsidR="00000000" w:rsidDel="00000000" w:rsidP="00000000" w:rsidRDefault="00000000" w:rsidRPr="00000000" w14:paraId="000003C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0" w:right="0" w:firstLine="42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Dedicate wholeheartedly to study and practice. Rejoice in and praise volunteer activities such as Dharma propagation and charitable service, and participate in them actively.</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sdt>
        <w:sdtPr>
          <w:id w:val="-1058540370"/>
          <w:tag w:val="goog_rdk_673"/>
        </w:sdtPr>
        <w:sdtContent>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六和精神是建立理想团体的大智慧，依此而行，不仅可以建设清净和谐的团体，还能化解我执，增进个人修学。愿大家共同遵守，为觉醒之路保驾护航。</w:t>
          </w:r>
        </w:sdtContent>
      </w:sdt>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480"/>
        <w:jc w:val="left"/>
        <w:rPr>
          <w:rFonts w:ascii="Times New Roman" w:cs="Times New Roman" w:eastAsia="Times New Roman" w:hAnsi="Times New Roman"/>
          <w:sz w:val="24"/>
          <w:szCs w:val="24"/>
        </w:rPr>
        <w:sectPr>
          <w:footerReference r:id="rId13" w:type="default"/>
          <w:pgSz w:h="16838" w:w="11906" w:orient="portrait"/>
          <w:pgMar w:bottom="1440" w:top="1440" w:left="1440" w:right="1380" w:header="851" w:footer="624"/>
          <w:pgNumType w:start="1"/>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Six Types of Harmony embody the profound wisdom required to build an ideal community. By following these principles, students not only create a pure and harmonious group but also dissolve self-attachment and enhance individual practice. May all students follow these guidelines to safeguard the path to awakening. </w:t>
      </w:r>
      <w:r w:rsidDel="00000000" w:rsidR="00000000" w:rsidRPr="00000000">
        <w:rPr>
          <w:rtl w:val="0"/>
        </w:rPr>
      </w:r>
    </w:p>
    <w:p w:rsidR="00000000" w:rsidDel="00000000" w:rsidP="00000000" w:rsidRDefault="00000000" w:rsidRPr="00000000" w14:paraId="000003D0">
      <w:pPr>
        <w:pStyle w:val="Heading2"/>
        <w:spacing w:after="0" w:before="0" w:line="276" w:lineRule="auto"/>
        <w:jc w:val="center"/>
        <w:rPr>
          <w:rFonts w:ascii="Times New Roman" w:cs="Times New Roman" w:eastAsia="Times New Roman" w:hAnsi="Times New Roman"/>
          <w:sz w:val="24"/>
          <w:szCs w:val="24"/>
        </w:rPr>
      </w:pPr>
      <w:bookmarkStart w:colFirst="0" w:colLast="0" w:name="_heading=h.4esqu2er5ik" w:id="16"/>
      <w:bookmarkEnd w:id="16"/>
      <w:sdt>
        <w:sdtPr>
          <w:id w:val="-743838285"/>
          <w:tag w:val="goog_rdk_674"/>
        </w:sdtPr>
        <w:sdtContent>
          <w:r w:rsidDel="00000000" w:rsidR="00000000" w:rsidRPr="00000000">
            <w:rPr>
              <w:rFonts w:ascii="Gungsuh" w:cs="Gungsuh" w:eastAsia="Gungsuh" w:hAnsi="Gungsuh"/>
              <w:sz w:val="24"/>
              <w:szCs w:val="24"/>
              <w:rtl w:val="0"/>
            </w:rPr>
            <w:t xml:space="preserve">【成长承诺】</w:t>
          </w:r>
        </w:sdtContent>
      </w:sdt>
    </w:p>
    <w:p w:rsidR="00000000" w:rsidDel="00000000" w:rsidP="00000000" w:rsidRDefault="00000000" w:rsidRPr="00000000" w14:paraId="000003D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Personal Growth Commitment</w:t>
      </w:r>
    </w:p>
    <w:p w:rsidR="00000000" w:rsidDel="00000000" w:rsidP="00000000" w:rsidRDefault="00000000" w:rsidRPr="00000000" w14:paraId="000003D2">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widowControl w:val="1"/>
        <w:spacing w:line="276" w:lineRule="auto"/>
        <w:ind w:firstLine="484"/>
        <w:jc w:val="left"/>
        <w:rPr>
          <w:rFonts w:ascii="Times New Roman" w:cs="Times New Roman" w:eastAsia="Times New Roman" w:hAnsi="Times New Roman"/>
          <w:sz w:val="24"/>
          <w:szCs w:val="24"/>
        </w:rPr>
      </w:pPr>
      <w:sdt>
        <w:sdtPr>
          <w:id w:val="1235804678"/>
          <w:tag w:val="goog_rdk_675"/>
        </w:sdtPr>
        <w:sdtContent>
          <w:r w:rsidDel="00000000" w:rsidR="00000000" w:rsidRPr="00000000">
            <w:rPr>
              <w:rFonts w:ascii="Gungsuh" w:cs="Gungsuh" w:eastAsia="Gungsuh" w:hAnsi="Gungsuh"/>
              <w:sz w:val="24"/>
              <w:szCs w:val="24"/>
              <w:rtl w:val="0"/>
            </w:rPr>
            <w:t xml:space="preserve">正式入学时，须签订《</w:t>
          </w:r>
        </w:sdtContent>
      </w:sdt>
      <w:sdt>
        <w:sdtPr>
          <w:id w:val="-491680083"/>
          <w:tag w:val="goog_rdk_676"/>
        </w:sdtPr>
        <w:sdtContent>
          <w:r w:rsidDel="00000000" w:rsidR="00000000" w:rsidRPr="00000000">
            <w:rPr>
              <w:rFonts w:ascii="Gungsuh" w:cs="Gungsuh" w:eastAsia="Gungsuh" w:hAnsi="Gungsuh"/>
              <w:b w:val="1"/>
              <w:bCs w:val="1"/>
              <w:sz w:val="24"/>
              <w:szCs w:val="24"/>
              <w:rtl w:val="0"/>
            </w:rPr>
            <w:t xml:space="preserve">成长承诺</w:t>
          </w:r>
        </w:sdtContent>
      </w:sdt>
      <w:sdt>
        <w:sdtPr>
          <w:id w:val="-632559099"/>
          <w:tag w:val="goog_rdk_677"/>
        </w:sdtPr>
        <w:sdtContent>
          <w:r w:rsidDel="00000000" w:rsidR="00000000" w:rsidRPr="00000000">
            <w:rPr>
              <w:rFonts w:ascii="Gungsuh" w:cs="Gungsuh" w:eastAsia="Gungsuh" w:hAnsi="Gungsuh"/>
              <w:sz w:val="24"/>
              <w:szCs w:val="24"/>
              <w:rtl w:val="0"/>
            </w:rPr>
            <w:t xml:space="preserve">》。学员于签约前应详细阅读，确认对所有条款完全认同，自觉遵守，方可签署。</w:t>
          </w:r>
        </w:sdtContent>
      </w:sdt>
    </w:p>
    <w:p w:rsidR="00000000" w:rsidDel="00000000" w:rsidP="00000000" w:rsidRDefault="00000000" w:rsidRPr="00000000" w14:paraId="000003D4">
      <w:pPr>
        <w:widowControl w:val="1"/>
        <w:spacing w:line="276" w:lineRule="auto"/>
        <w:ind w:firstLine="484"/>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formal enrollment to Mindful Peace Academy, students are required to sign the </w:t>
      </w:r>
      <w:r w:rsidDel="00000000" w:rsidR="00000000" w:rsidRPr="00000000">
        <w:rPr>
          <w:rFonts w:ascii="Times New Roman" w:cs="Times New Roman" w:eastAsia="Times New Roman" w:hAnsi="Times New Roman"/>
          <w:sz w:val="24"/>
          <w:szCs w:val="24"/>
          <w:rtl w:val="0"/>
        </w:rPr>
        <w:t xml:space="preserve">Personal Growth Commitment</w:t>
      </w:r>
      <w:r w:rsidDel="00000000" w:rsidR="00000000" w:rsidRPr="00000000">
        <w:rPr>
          <w:rFonts w:ascii="Times New Roman" w:cs="Times New Roman" w:eastAsia="Times New Roman" w:hAnsi="Times New Roman"/>
          <w:sz w:val="24"/>
          <w:szCs w:val="24"/>
          <w:rtl w:val="0"/>
        </w:rPr>
        <w:t xml:space="preserve">. Before signing, each student must carefully review, fully understand and accept all terms, and commit to abiding by them. </w:t>
      </w:r>
    </w:p>
    <w:p w:rsidR="00000000" w:rsidDel="00000000" w:rsidP="00000000" w:rsidRDefault="00000000" w:rsidRPr="00000000" w14:paraId="000003D5">
      <w:pPr>
        <w:widowControl w:val="1"/>
        <w:spacing w:line="276" w:lineRule="auto"/>
        <w:ind w:firstLine="484"/>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widowControl w:val="1"/>
        <w:spacing w:line="276" w:lineRule="auto"/>
        <w:ind w:firstLine="484"/>
        <w:jc w:val="left"/>
        <w:rPr>
          <w:rFonts w:ascii="Times New Roman" w:cs="Times New Roman" w:eastAsia="Times New Roman" w:hAnsi="Times New Roman"/>
          <w:sz w:val="24"/>
          <w:szCs w:val="24"/>
        </w:rPr>
      </w:pPr>
      <w:sdt>
        <w:sdtPr>
          <w:id w:val="-1963186752"/>
          <w:tag w:val="goog_rdk_678"/>
        </w:sdtPr>
        <w:sdtContent>
          <w:r w:rsidDel="00000000" w:rsidR="00000000" w:rsidRPr="00000000">
            <w:rPr>
              <w:rFonts w:ascii="Gungsuh" w:cs="Gungsuh" w:eastAsia="Gungsuh" w:hAnsi="Gungsuh"/>
              <w:sz w:val="24"/>
              <w:szCs w:val="24"/>
              <w:rtl w:val="0"/>
            </w:rPr>
            <w:t xml:space="preserve">我承诺：</w:t>
          </w:r>
        </w:sdtContent>
      </w:sdt>
    </w:p>
    <w:p w:rsidR="00000000" w:rsidDel="00000000" w:rsidP="00000000" w:rsidRDefault="00000000" w:rsidRPr="00000000" w14:paraId="000003D7">
      <w:pPr>
        <w:widowControl w:val="1"/>
        <w:spacing w:line="276" w:lineRule="auto"/>
        <w:ind w:firstLine="484"/>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commit:</w:t>
      </w:r>
    </w:p>
    <w:p w:rsidR="00000000" w:rsidDel="00000000" w:rsidP="00000000" w:rsidRDefault="00000000" w:rsidRPr="00000000" w14:paraId="000003D8">
      <w:pPr>
        <w:widowControl w:val="1"/>
        <w:spacing w:line="276" w:lineRule="auto"/>
        <w:ind w:firstLine="484"/>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D9">
      <w:pPr>
        <w:widowControl w:val="1"/>
        <w:spacing w:line="276" w:lineRule="auto"/>
        <w:jc w:val="left"/>
        <w:rPr>
          <w:rFonts w:ascii="Times New Roman" w:cs="Times New Roman" w:eastAsia="Times New Roman" w:hAnsi="Times New Roman"/>
          <w:color w:val="000000"/>
          <w:sz w:val="24"/>
          <w:szCs w:val="24"/>
        </w:rPr>
      </w:pPr>
      <w:sdt>
        <w:sdtPr>
          <w:id w:val="-931726362"/>
          <w:tag w:val="goog_rdk_679"/>
        </w:sdtPr>
        <w:sdtContent>
          <w:r w:rsidDel="00000000" w:rsidR="00000000" w:rsidRPr="00000000">
            <w:rPr>
              <w:rFonts w:ascii="Gungsuh" w:cs="Gungsuh" w:eastAsia="Gungsuh" w:hAnsi="Gungsuh"/>
              <w:b w:val="1"/>
              <w:bCs w:val="1"/>
              <w:color w:val="000000"/>
              <w:sz w:val="24"/>
              <w:szCs w:val="24"/>
              <w:rtl w:val="0"/>
            </w:rPr>
            <w:t xml:space="preserve">第一条</w:t>
          </w:r>
        </w:sdtContent>
      </w:sdt>
      <w:sdt>
        <w:sdtPr>
          <w:id w:val="-1406022819"/>
          <w:tag w:val="goog_rdk_680"/>
        </w:sdtPr>
        <w:sdtContent>
          <w:r w:rsidDel="00000000" w:rsidR="00000000" w:rsidRPr="00000000">
            <w:rPr>
              <w:rFonts w:ascii="Gungsuh" w:cs="Gungsuh" w:eastAsia="Gungsuh" w:hAnsi="Gungsuh"/>
              <w:color w:val="000000"/>
              <w:sz w:val="24"/>
              <w:szCs w:val="24"/>
              <w:rtl w:val="0"/>
            </w:rPr>
            <w:t xml:space="preserve">  自愿加入学习，依照静心学堂模式，追求生命觉醒。</w:t>
          </w:r>
        </w:sdtContent>
      </w:sdt>
    </w:p>
    <w:p w:rsidR="00000000" w:rsidDel="00000000" w:rsidP="00000000" w:rsidRDefault="00000000" w:rsidRPr="00000000" w14:paraId="000003DA">
      <w:pPr>
        <w:numPr>
          <w:ilvl w:val="0"/>
          <w:numId w:val="32"/>
        </w:numPr>
        <w:spacing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voluntarily join this program and commit to following the Mindful Peace Academy approach in pursuit of life’s awakening.</w:t>
      </w:r>
    </w:p>
    <w:p w:rsidR="00000000" w:rsidDel="00000000" w:rsidP="00000000" w:rsidRDefault="00000000" w:rsidRPr="00000000" w14:paraId="000003DB">
      <w:pPr>
        <w:widowControl w:val="1"/>
        <w:spacing w:line="276" w:lineRule="auto"/>
        <w:ind w:left="972" w:hanging="972"/>
        <w:jc w:val="left"/>
        <w:rPr>
          <w:rFonts w:ascii="Times New Roman" w:cs="Times New Roman" w:eastAsia="Times New Roman" w:hAnsi="Times New Roman"/>
          <w:sz w:val="24"/>
          <w:szCs w:val="24"/>
        </w:rPr>
      </w:pPr>
      <w:sdt>
        <w:sdtPr>
          <w:id w:val="-2048330877"/>
          <w:tag w:val="goog_rdk_681"/>
        </w:sdtPr>
        <w:sdtContent>
          <w:r w:rsidDel="00000000" w:rsidR="00000000" w:rsidRPr="00000000">
            <w:rPr>
              <w:rFonts w:ascii="Gungsuh" w:cs="Gungsuh" w:eastAsia="Gungsuh" w:hAnsi="Gungsuh"/>
              <w:b w:val="1"/>
              <w:bCs w:val="1"/>
              <w:color w:val="000000"/>
              <w:sz w:val="24"/>
              <w:szCs w:val="24"/>
              <w:rtl w:val="0"/>
            </w:rPr>
            <w:t xml:space="preserve">第二条</w:t>
          </w:r>
        </w:sdtContent>
      </w:sdt>
      <w:sdt>
        <w:sdtPr>
          <w:id w:val="672259904"/>
          <w:tag w:val="goog_rdk_682"/>
        </w:sdtPr>
        <w:sdtContent>
          <w:r w:rsidDel="00000000" w:rsidR="00000000" w:rsidRPr="00000000">
            <w:rPr>
              <w:rFonts w:ascii="Gungsuh" w:cs="Gungsuh" w:eastAsia="Gungsuh" w:hAnsi="Gungsuh"/>
              <w:sz w:val="24"/>
              <w:szCs w:val="24"/>
              <w:rtl w:val="0"/>
            </w:rPr>
            <w:t xml:space="preserve">　遵守《</w:t>
          </w:r>
        </w:sdtContent>
      </w:sdt>
      <w:sdt>
        <w:sdtPr>
          <w:id w:val="-920934991"/>
          <w:tag w:val="goog_rdk_683"/>
        </w:sdtPr>
        <w:sdtContent>
          <w:r w:rsidDel="00000000" w:rsidR="00000000" w:rsidRPr="00000000">
            <w:rPr>
              <w:rFonts w:ascii="Gungsuh" w:cs="Gungsuh" w:eastAsia="Gungsuh" w:hAnsi="Gungsuh"/>
              <w:sz w:val="24"/>
              <w:szCs w:val="24"/>
              <w:rtl w:val="0"/>
            </w:rPr>
            <w:t xml:space="preserve">共同成长公约</w:t>
          </w:r>
        </w:sdtContent>
      </w:sdt>
      <w:sdt>
        <w:sdtPr>
          <w:id w:val="1926057667"/>
          <w:tag w:val="goog_rdk_684"/>
        </w:sdtPr>
        <w:sdtContent>
          <w:r w:rsidDel="00000000" w:rsidR="00000000" w:rsidRPr="00000000">
            <w:rPr>
              <w:rFonts w:ascii="Gungsuh" w:cs="Gungsuh" w:eastAsia="Gungsuh" w:hAnsi="Gungsuh"/>
              <w:sz w:val="24"/>
              <w:szCs w:val="24"/>
              <w:rtl w:val="0"/>
            </w:rPr>
            <w:t xml:space="preserve">》，不传人我是非，不持门户之见，不作宗派之争。秉持六和精神，平等相处，互帮互助。</w:t>
          </w:r>
        </w:sdtContent>
      </w:sdt>
    </w:p>
    <w:p w:rsidR="00000000" w:rsidDel="00000000" w:rsidP="00000000" w:rsidRDefault="00000000" w:rsidRPr="00000000" w14:paraId="000003DC">
      <w:pPr>
        <w:widowControl w:val="1"/>
        <w:numPr>
          <w:ilvl w:val="0"/>
          <w:numId w:val="32"/>
        </w:numPr>
        <w:spacing w:line="276" w:lineRule="auto"/>
        <w:ind w:left="72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I commit to abiding by the </w:t>
      </w:r>
      <w:r w:rsidDel="00000000" w:rsidR="00000000" w:rsidRPr="00000000">
        <w:rPr>
          <w:rFonts w:ascii="Times New Roman" w:cs="Times New Roman" w:eastAsia="Times New Roman" w:hAnsi="Times New Roman"/>
          <w:sz w:val="24"/>
          <w:szCs w:val="24"/>
          <w:rtl w:val="0"/>
        </w:rPr>
        <w:t xml:space="preserve">Community Growth Commitment</w:t>
      </w:r>
      <w:r w:rsidDel="00000000" w:rsidR="00000000" w:rsidRPr="00000000">
        <w:rPr>
          <w:rFonts w:ascii="Times New Roman" w:cs="Times New Roman" w:eastAsia="Times New Roman" w:hAnsi="Times New Roman"/>
          <w:sz w:val="24"/>
          <w:szCs w:val="24"/>
          <w:rtl w:val="0"/>
        </w:rPr>
        <w:t xml:space="preserve">, r</w:t>
      </w:r>
      <w:r w:rsidDel="00000000" w:rsidR="00000000" w:rsidRPr="00000000">
        <w:rPr>
          <w:rFonts w:ascii="Times New Roman" w:cs="Times New Roman" w:eastAsia="Times New Roman" w:hAnsi="Times New Roman"/>
          <w:color w:val="000000"/>
          <w:sz w:val="24"/>
          <w:szCs w:val="24"/>
          <w:rtl w:val="0"/>
        </w:rPr>
        <w:t xml:space="preserve">efraining from spreading gossip, holding divisive biases, or engaging in sectarian disputes. </w:t>
      </w:r>
      <w:r w:rsidDel="00000000" w:rsidR="00000000" w:rsidRPr="00000000">
        <w:rPr>
          <w:rFonts w:ascii="Times New Roman" w:cs="Times New Roman" w:eastAsia="Times New Roman" w:hAnsi="Times New Roman"/>
          <w:sz w:val="24"/>
          <w:szCs w:val="24"/>
          <w:rtl w:val="0"/>
        </w:rPr>
        <w:t xml:space="preserve">I will </w:t>
      </w:r>
      <w:r w:rsidDel="00000000" w:rsidR="00000000" w:rsidRPr="00000000">
        <w:rPr>
          <w:rFonts w:ascii="Times New Roman" w:cs="Times New Roman" w:eastAsia="Times New Roman" w:hAnsi="Times New Roman"/>
          <w:color w:val="000000"/>
          <w:sz w:val="24"/>
          <w:szCs w:val="24"/>
          <w:rtl w:val="0"/>
        </w:rPr>
        <w:t xml:space="preserve">uphold the Six Types of Harmony and treat each other equally with mutual support. </w:t>
      </w:r>
      <w:r w:rsidDel="00000000" w:rsidR="00000000" w:rsidRPr="00000000">
        <w:rPr>
          <w:rtl w:val="0"/>
        </w:rPr>
      </w:r>
    </w:p>
    <w:p w:rsidR="00000000" w:rsidDel="00000000" w:rsidP="00000000" w:rsidRDefault="00000000" w:rsidRPr="00000000" w14:paraId="000003DD">
      <w:pPr>
        <w:widowControl w:val="1"/>
        <w:spacing w:line="276" w:lineRule="auto"/>
        <w:ind w:left="972" w:hanging="972"/>
        <w:jc w:val="left"/>
        <w:rPr>
          <w:rFonts w:ascii="Times New Roman" w:cs="Times New Roman" w:eastAsia="Times New Roman" w:hAnsi="Times New Roman"/>
          <w:color w:val="000000"/>
          <w:sz w:val="24"/>
          <w:szCs w:val="24"/>
        </w:rPr>
      </w:pPr>
      <w:sdt>
        <w:sdtPr>
          <w:id w:val="-160562367"/>
          <w:tag w:val="goog_rdk_685"/>
        </w:sdtPr>
        <w:sdtContent>
          <w:r w:rsidDel="00000000" w:rsidR="00000000" w:rsidRPr="00000000">
            <w:rPr>
              <w:rFonts w:ascii="Gungsuh" w:cs="Gungsuh" w:eastAsia="Gungsuh" w:hAnsi="Gungsuh"/>
              <w:b w:val="1"/>
              <w:bCs w:val="1"/>
              <w:color w:val="000000"/>
              <w:sz w:val="24"/>
              <w:szCs w:val="24"/>
              <w:rtl w:val="0"/>
            </w:rPr>
            <w:t xml:space="preserve">第三条</w:t>
          </w:r>
        </w:sdtContent>
      </w:sdt>
      <w:sdt>
        <w:sdtPr>
          <w:id w:val="-2075202260"/>
          <w:tag w:val="goog_rdk_686"/>
        </w:sdtPr>
        <w:sdtContent>
          <w:r w:rsidDel="00000000" w:rsidR="00000000" w:rsidRPr="00000000">
            <w:rPr>
              <w:rFonts w:ascii="Gungsuh" w:cs="Gungsuh" w:eastAsia="Gungsuh" w:hAnsi="Gungsuh"/>
              <w:color w:val="000000"/>
              <w:sz w:val="24"/>
              <w:szCs w:val="24"/>
              <w:rtl w:val="0"/>
            </w:rPr>
            <w:t xml:space="preserve">　自觉维护学员之间的清净修学关系，不得利用修学平台建立利益关系，如借贷、担保、雇佣、合伙经营等商业往来；不参与传销等非法行为，不参与疑似传销的活动，不得在学员间开展营销类活动及发展“下线”。</w:t>
          </w:r>
        </w:sdtContent>
      </w:sdt>
    </w:p>
    <w:p w:rsidR="00000000" w:rsidDel="00000000" w:rsidP="00000000" w:rsidRDefault="00000000" w:rsidRPr="00000000" w14:paraId="000003DE">
      <w:pPr>
        <w:widowControl w:val="1"/>
        <w:numPr>
          <w:ilvl w:val="0"/>
          <w:numId w:val="32"/>
        </w:numPr>
        <w:spacing w:line="276" w:lineRule="auto"/>
        <w:ind w:left="72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I commit to maintaining pure and wholesome relationships among fellow practitioners. I will not use the study and practice platform to establish relationships based on personal or commercial interests, including lending, loan guarantees, employment arrangements, business partnerships, or other commercial transactions. I will not participate in pyramid schemes or activities that may reasonably be regarded as such. Nor will I engage in marketing activities within the community or recruit downlines among fellow participants.</w:t>
      </w:r>
    </w:p>
    <w:p w:rsidR="00000000" w:rsidDel="00000000" w:rsidP="00000000" w:rsidRDefault="00000000" w:rsidRPr="00000000" w14:paraId="000003DF">
      <w:pPr>
        <w:widowControl w:val="1"/>
        <w:spacing w:line="276" w:lineRule="auto"/>
        <w:ind w:left="972" w:hanging="972"/>
        <w:jc w:val="left"/>
        <w:rPr>
          <w:rFonts w:ascii="Times New Roman" w:cs="Times New Roman" w:eastAsia="Times New Roman" w:hAnsi="Times New Roman"/>
          <w:color w:val="000000"/>
          <w:sz w:val="24"/>
          <w:szCs w:val="24"/>
        </w:rPr>
      </w:pPr>
      <w:sdt>
        <w:sdtPr>
          <w:id w:val="-271326611"/>
          <w:tag w:val="goog_rdk_687"/>
        </w:sdtPr>
        <w:sdtContent>
          <w:r w:rsidDel="00000000" w:rsidR="00000000" w:rsidRPr="00000000">
            <w:rPr>
              <w:rFonts w:ascii="Gungsuh" w:cs="Gungsuh" w:eastAsia="Gungsuh" w:hAnsi="Gungsuh"/>
              <w:b w:val="1"/>
              <w:bCs w:val="1"/>
              <w:color w:val="000000"/>
              <w:sz w:val="24"/>
              <w:szCs w:val="24"/>
              <w:rtl w:val="0"/>
            </w:rPr>
            <w:t xml:space="preserve">第四条</w:t>
          </w:r>
        </w:sdtContent>
      </w:sdt>
      <w:sdt>
        <w:sdtPr>
          <w:id w:val="647300811"/>
          <w:tag w:val="goog_rdk_688"/>
        </w:sdtPr>
        <w:sdtContent>
          <w:r w:rsidDel="00000000" w:rsidR="00000000" w:rsidRPr="00000000">
            <w:rPr>
              <w:rFonts w:ascii="Gungsuh" w:cs="Gungsuh" w:eastAsia="Gungsuh" w:hAnsi="Gungsuh"/>
              <w:color w:val="000000"/>
              <w:sz w:val="24"/>
              <w:szCs w:val="24"/>
              <w:rtl w:val="0"/>
            </w:rPr>
            <w:t xml:space="preserve">　真诚、认真、老实</w:t>
          </w:r>
        </w:sdtContent>
      </w:sdt>
      <w:sdt>
        <w:sdtPr>
          <w:id w:val="-1797445646"/>
          <w:tag w:val="goog_rdk_689"/>
        </w:sdtPr>
        <w:sdtContent>
          <w:r w:rsidDel="00000000" w:rsidR="00000000" w:rsidRPr="00000000">
            <w:rPr>
              <w:rFonts w:ascii="Gungsuh" w:cs="Gungsuh" w:eastAsia="Gungsuh" w:hAnsi="Gungsuh"/>
              <w:sz w:val="24"/>
              <w:szCs w:val="24"/>
              <w:rtl w:val="0"/>
            </w:rPr>
            <w:t xml:space="preserve">、主动</w:t>
          </w:r>
        </w:sdtContent>
      </w:sdt>
      <w:sdt>
        <w:sdtPr>
          <w:id w:val="-1714579795"/>
          <w:tag w:val="goog_rdk_690"/>
        </w:sdtPr>
        <w:sdtContent>
          <w:r w:rsidDel="00000000" w:rsidR="00000000" w:rsidRPr="00000000">
            <w:rPr>
              <w:rFonts w:ascii="Gungsuh" w:cs="Gungsuh" w:eastAsia="Gungsuh" w:hAnsi="Gungsuh"/>
              <w:color w:val="000000"/>
              <w:sz w:val="24"/>
              <w:szCs w:val="24"/>
              <w:rtl w:val="0"/>
            </w:rPr>
            <w:t xml:space="preserve">地参与修学，严格遵守学习计划，按时完成学习进度，保质保量，共同营造良好的修学氛围，避免浅尝辄止，四处攀缘。</w:t>
          </w:r>
        </w:sdtContent>
      </w:sdt>
    </w:p>
    <w:p w:rsidR="00000000" w:rsidDel="00000000" w:rsidP="00000000" w:rsidRDefault="00000000" w:rsidRPr="00000000" w14:paraId="000003E0">
      <w:pPr>
        <w:widowControl w:val="1"/>
        <w:numPr>
          <w:ilvl w:val="0"/>
          <w:numId w:val="32"/>
        </w:numPr>
        <w:spacing w:line="276" w:lineRule="auto"/>
        <w:ind w:left="72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I commit to engaging in study and practice with the attitudes of honesty, earnestness, commitment, and proactivity. I will follow the study plan diligently, complete each stage of learning on time and with care, and help cultivate a positive environment for collective study and practice. I will avoid superficial engagement and refrain from constantly seeking elsewhere.</w:t>
      </w:r>
    </w:p>
    <w:p w:rsidR="00000000" w:rsidDel="00000000" w:rsidP="00000000" w:rsidRDefault="00000000" w:rsidRPr="00000000" w14:paraId="000003E1">
      <w:pPr>
        <w:widowControl w:val="1"/>
        <w:spacing w:line="276" w:lineRule="auto"/>
        <w:jc w:val="left"/>
        <w:rPr>
          <w:rFonts w:ascii="Times New Roman" w:cs="Times New Roman" w:eastAsia="Times New Roman" w:hAnsi="Times New Roman"/>
          <w:sz w:val="24"/>
          <w:szCs w:val="24"/>
        </w:rPr>
      </w:pPr>
      <w:sdt>
        <w:sdtPr>
          <w:id w:val="1639864936"/>
          <w:tag w:val="goog_rdk_691"/>
        </w:sdtPr>
        <w:sdtContent>
          <w:r w:rsidDel="00000000" w:rsidR="00000000" w:rsidRPr="00000000">
            <w:rPr>
              <w:rFonts w:ascii="Gungsuh" w:cs="Gungsuh" w:eastAsia="Gungsuh" w:hAnsi="Gungsuh"/>
              <w:b w:val="1"/>
              <w:bCs w:val="1"/>
              <w:color w:val="000000"/>
              <w:sz w:val="24"/>
              <w:szCs w:val="24"/>
              <w:rtl w:val="0"/>
            </w:rPr>
            <w:t xml:space="preserve">第五条</w:t>
          </w:r>
        </w:sdtContent>
      </w:sdt>
      <w:sdt>
        <w:sdtPr>
          <w:id w:val="370718506"/>
          <w:tag w:val="goog_rdk_692"/>
        </w:sdtPr>
        <w:sdtContent>
          <w:r w:rsidDel="00000000" w:rsidR="00000000" w:rsidRPr="00000000">
            <w:rPr>
              <w:rFonts w:ascii="Gungsuh" w:cs="Gungsuh" w:eastAsia="Gungsuh" w:hAnsi="Gungsuh"/>
              <w:color w:val="000000"/>
              <w:sz w:val="24"/>
              <w:szCs w:val="24"/>
              <w:rtl w:val="0"/>
            </w:rPr>
            <w:t xml:space="preserve">　</w:t>
          </w:r>
        </w:sdtContent>
      </w:sdt>
      <w:sdt>
        <w:sdtPr>
          <w:id w:val="1310777818"/>
          <w:tag w:val="goog_rdk_693"/>
        </w:sdtPr>
        <w:sdtContent>
          <w:r w:rsidDel="00000000" w:rsidR="00000000" w:rsidRPr="00000000">
            <w:rPr>
              <w:rFonts w:ascii="Gungsuh" w:cs="Gungsuh" w:eastAsia="Gungsuh" w:hAnsi="Gungsuh"/>
              <w:sz w:val="24"/>
              <w:szCs w:val="24"/>
              <w:rtl w:val="0"/>
            </w:rPr>
            <w:t xml:space="preserve">共修</w:t>
          </w:r>
        </w:sdtContent>
      </w:sdt>
      <w:sdt>
        <w:sdtPr>
          <w:id w:val="-622116759"/>
          <w:tag w:val="goog_rdk_694"/>
        </w:sdtPr>
        <w:sdtContent>
          <w:r w:rsidDel="00000000" w:rsidR="00000000" w:rsidRPr="00000000">
            <w:rPr>
              <w:rFonts w:ascii="Gungsuh" w:cs="Gungsuh" w:eastAsia="Gungsuh" w:hAnsi="Gungsuh"/>
              <w:color w:val="000000"/>
              <w:sz w:val="24"/>
              <w:szCs w:val="24"/>
              <w:rtl w:val="0"/>
            </w:rPr>
            <w:t xml:space="preserve">时，不谈论与当前主题无</w:t>
          </w:r>
        </w:sdtContent>
      </w:sdt>
      <w:sdt>
        <w:sdtPr>
          <w:id w:val="1545697004"/>
          <w:tag w:val="goog_rdk_695"/>
        </w:sdtPr>
        <w:sdtContent>
          <w:r w:rsidDel="00000000" w:rsidR="00000000" w:rsidRPr="00000000">
            <w:rPr>
              <w:rFonts w:ascii="Gungsuh" w:cs="Gungsuh" w:eastAsia="Gungsuh" w:hAnsi="Gungsuh"/>
              <w:sz w:val="24"/>
              <w:szCs w:val="24"/>
              <w:rtl w:val="0"/>
            </w:rPr>
            <w:t xml:space="preserve">关的个人话题、政治和社会热点或事件等。</w:t>
          </w:r>
        </w:sdtContent>
      </w:sdt>
    </w:p>
    <w:p w:rsidR="00000000" w:rsidDel="00000000" w:rsidP="00000000" w:rsidRDefault="00000000" w:rsidRPr="00000000" w14:paraId="000003E2">
      <w:pPr>
        <w:widowControl w:val="1"/>
        <w:numPr>
          <w:ilvl w:val="0"/>
          <w:numId w:val="32"/>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group study and practice sessions, I will refrain from discussing personal matters, political topics, current social issues, or other subjects unrelated to the topic at hand.</w:t>
      </w:r>
    </w:p>
    <w:p w:rsidR="00000000" w:rsidDel="00000000" w:rsidP="00000000" w:rsidRDefault="00000000" w:rsidRPr="00000000" w14:paraId="000003E3">
      <w:pPr>
        <w:widowControl w:val="1"/>
        <w:spacing w:line="276" w:lineRule="auto"/>
        <w:ind w:left="972" w:hanging="972"/>
        <w:jc w:val="left"/>
        <w:rPr>
          <w:rFonts w:ascii="Times New Roman" w:cs="Times New Roman" w:eastAsia="Times New Roman" w:hAnsi="Times New Roman"/>
          <w:sz w:val="24"/>
          <w:szCs w:val="24"/>
        </w:rPr>
      </w:pPr>
      <w:sdt>
        <w:sdtPr>
          <w:id w:val="1732619001"/>
          <w:tag w:val="goog_rdk_696"/>
        </w:sdtPr>
        <w:sdtContent>
          <w:r w:rsidDel="00000000" w:rsidR="00000000" w:rsidRPr="00000000">
            <w:rPr>
              <w:rFonts w:ascii="Gungsuh" w:cs="Gungsuh" w:eastAsia="Gungsuh" w:hAnsi="Gungsuh"/>
              <w:b w:val="1"/>
              <w:bCs w:val="1"/>
              <w:sz w:val="24"/>
              <w:szCs w:val="24"/>
              <w:rtl w:val="0"/>
            </w:rPr>
            <w:t xml:space="preserve">第六条</w:t>
          </w:r>
        </w:sdtContent>
      </w:sdt>
      <w:sdt>
        <w:sdtPr>
          <w:id w:val="155682611"/>
          <w:tag w:val="goog_rdk_697"/>
        </w:sdtPr>
        <w:sdtContent>
          <w:r w:rsidDel="00000000" w:rsidR="00000000" w:rsidRPr="00000000">
            <w:rPr>
              <w:rFonts w:ascii="Gungsuh" w:cs="Gungsuh" w:eastAsia="Gungsuh" w:hAnsi="Gungsuh"/>
              <w:sz w:val="24"/>
              <w:szCs w:val="24"/>
              <w:rtl w:val="0"/>
            </w:rPr>
            <w:t xml:space="preserve">　</w:t>
          </w:r>
        </w:sdtContent>
      </w:sdt>
      <w:sdt>
        <w:sdtPr>
          <w:id w:val="-1299078116"/>
          <w:tag w:val="goog_rdk_698"/>
        </w:sdtPr>
        <w:sdtContent>
          <w:r w:rsidDel="00000000" w:rsidR="00000000" w:rsidRPr="00000000">
            <w:rPr>
              <w:rFonts w:ascii="Gungsuh" w:cs="Gungsuh" w:eastAsia="Gungsuh" w:hAnsi="Gungsuh"/>
              <w:sz w:val="24"/>
              <w:szCs w:val="24"/>
              <w:rtl w:val="0"/>
            </w:rPr>
            <w:t xml:space="preserve">珍惜共修因缘 ，尽力按时参加；如因故缺席 ，主动向班长或本组组长请假 ，并尽快补课或提交修学心得。</w:t>
          </w:r>
        </w:sdtContent>
      </w:sdt>
    </w:p>
    <w:p w:rsidR="00000000" w:rsidDel="00000000" w:rsidP="00000000" w:rsidRDefault="00000000" w:rsidRPr="00000000" w14:paraId="000003E4">
      <w:pPr>
        <w:widowControl w:val="1"/>
        <w:spacing w:line="276" w:lineRule="auto"/>
        <w:ind w:left="972" w:hanging="972"/>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widowControl w:val="1"/>
        <w:numPr>
          <w:ilvl w:val="0"/>
          <w:numId w:val="32"/>
        </w:numPr>
        <w:spacing w:after="240" w:before="240"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cherish the opportunity to study and practice together with fellow practitioners and make every effort to attend group sessions on time. If I am unable to attend, I will proactively inform the class leader or small-group leader and request leave. I will make up the missed session or submit my reflections as soon as possible.</w:t>
      </w:r>
      <w:r w:rsidDel="00000000" w:rsidR="00000000" w:rsidRPr="00000000">
        <w:rPr>
          <w:rtl w:val="0"/>
        </w:rPr>
      </w:r>
    </w:p>
    <w:p w:rsidR="00000000" w:rsidDel="00000000" w:rsidP="00000000" w:rsidRDefault="00000000" w:rsidRPr="00000000" w14:paraId="000003E6">
      <w:pPr>
        <w:widowControl w:val="1"/>
        <w:spacing w:line="276" w:lineRule="auto"/>
        <w:ind w:left="972" w:hanging="972"/>
        <w:jc w:val="left"/>
        <w:rPr>
          <w:rFonts w:ascii="Times New Roman" w:cs="Times New Roman" w:eastAsia="Times New Roman" w:hAnsi="Times New Roman"/>
          <w:sz w:val="24"/>
          <w:szCs w:val="24"/>
        </w:rPr>
      </w:pPr>
      <w:sdt>
        <w:sdtPr>
          <w:id w:val="-559378475"/>
          <w:tag w:val="goog_rdk_699"/>
        </w:sdtPr>
        <w:sdtContent>
          <w:r w:rsidDel="00000000" w:rsidR="00000000" w:rsidRPr="00000000">
            <w:rPr>
              <w:rFonts w:ascii="Gungsuh" w:cs="Gungsuh" w:eastAsia="Gungsuh" w:hAnsi="Gungsuh"/>
              <w:b w:val="1"/>
              <w:bCs w:val="1"/>
              <w:sz w:val="24"/>
              <w:szCs w:val="24"/>
              <w:rtl w:val="0"/>
            </w:rPr>
            <w:t xml:space="preserve">第七条</w:t>
          </w:r>
        </w:sdtContent>
      </w:sdt>
      <w:sdt>
        <w:sdtPr>
          <w:id w:val="-29690796"/>
          <w:tag w:val="goog_rdk_700"/>
        </w:sdtPr>
        <w:sdtContent>
          <w:r w:rsidDel="00000000" w:rsidR="00000000" w:rsidRPr="00000000">
            <w:rPr>
              <w:rFonts w:ascii="Gungsuh" w:cs="Gungsuh" w:eastAsia="Gungsuh" w:hAnsi="Gungsuh"/>
              <w:sz w:val="24"/>
              <w:szCs w:val="24"/>
              <w:rtl w:val="0"/>
            </w:rPr>
            <w:t xml:space="preserve">　共修时，自觉维护清净庄严的现场气氛，言谈柔和，举止得体，切勿喧哗。请将手机调成振动或关机，以免对交流造成干扰。</w:t>
          </w:r>
        </w:sdtContent>
      </w:sdt>
    </w:p>
    <w:p w:rsidR="00000000" w:rsidDel="00000000" w:rsidP="00000000" w:rsidRDefault="00000000" w:rsidRPr="00000000" w14:paraId="000003E7">
      <w:pPr>
        <w:widowControl w:val="1"/>
        <w:numPr>
          <w:ilvl w:val="0"/>
          <w:numId w:val="32"/>
        </w:numPr>
        <w:spacing w:line="276" w:lineRule="auto"/>
        <w:ind w:left="72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During group study and practice sessions, I will help maintain a pure and dignified atmosphere. I will speak gently, conduct myself appropriately, and refrain from loud or disruptive behavior. I will set my phone to silent mode or turn it off to avoid disrupting communication and discussion.</w:t>
      </w:r>
    </w:p>
    <w:p w:rsidR="00000000" w:rsidDel="00000000" w:rsidP="00000000" w:rsidRDefault="00000000" w:rsidRPr="00000000" w14:paraId="000003E8">
      <w:pPr>
        <w:widowControl w:val="1"/>
        <w:spacing w:line="276" w:lineRule="auto"/>
        <w:jc w:val="left"/>
        <w:rPr>
          <w:rFonts w:ascii="Times New Roman" w:cs="Times New Roman" w:eastAsia="Times New Roman" w:hAnsi="Times New Roman"/>
          <w:color w:val="000000"/>
          <w:sz w:val="24"/>
          <w:szCs w:val="24"/>
        </w:rPr>
      </w:pPr>
      <w:sdt>
        <w:sdtPr>
          <w:id w:val="-820594671"/>
          <w:tag w:val="goog_rdk_701"/>
        </w:sdtPr>
        <w:sdtContent>
          <w:r w:rsidDel="00000000" w:rsidR="00000000" w:rsidRPr="00000000">
            <w:rPr>
              <w:rFonts w:ascii="Gungsuh" w:cs="Gungsuh" w:eastAsia="Gungsuh" w:hAnsi="Gungsuh"/>
              <w:b w:val="1"/>
              <w:bCs w:val="1"/>
              <w:color w:val="000000"/>
              <w:sz w:val="24"/>
              <w:szCs w:val="24"/>
              <w:rtl w:val="0"/>
            </w:rPr>
            <w:t xml:space="preserve">第八条</w:t>
          </w:r>
        </w:sdtContent>
      </w:sdt>
      <w:sdt>
        <w:sdtPr>
          <w:id w:val="842963343"/>
          <w:tag w:val="goog_rdk_702"/>
        </w:sdtPr>
        <w:sdtContent>
          <w:r w:rsidDel="00000000" w:rsidR="00000000" w:rsidRPr="00000000">
            <w:rPr>
              <w:rFonts w:ascii="Gungsuh" w:cs="Gungsuh" w:eastAsia="Gungsuh" w:hAnsi="Gungsuh"/>
              <w:color w:val="000000"/>
              <w:sz w:val="24"/>
              <w:szCs w:val="24"/>
              <w:rtl w:val="0"/>
            </w:rPr>
            <w:t xml:space="preserve">　</w:t>
          </w:r>
        </w:sdtContent>
      </w:sdt>
      <w:sdt>
        <w:sdtPr>
          <w:id w:val="-1972754583"/>
          <w:tag w:val="goog_rdk_703"/>
        </w:sdtPr>
        <w:sdtContent>
          <w:r w:rsidDel="00000000" w:rsidR="00000000" w:rsidRPr="00000000">
            <w:rPr>
              <w:rFonts w:ascii="Gungsuh" w:cs="Gungsuh" w:eastAsia="Gungsuh" w:hAnsi="Gungsuh"/>
              <w:sz w:val="24"/>
              <w:szCs w:val="24"/>
              <w:rtl w:val="0"/>
            </w:rPr>
            <w:t xml:space="preserve">共修</w:t>
          </w:r>
        </w:sdtContent>
      </w:sdt>
      <w:sdt>
        <w:sdtPr>
          <w:id w:val="-449495391"/>
          <w:tag w:val="goog_rdk_704"/>
        </w:sdtPr>
        <w:sdtContent>
          <w:r w:rsidDel="00000000" w:rsidR="00000000" w:rsidRPr="00000000">
            <w:rPr>
              <w:rFonts w:ascii="Gungsuh" w:cs="Gungsuh" w:eastAsia="Gungsuh" w:hAnsi="Gungsuh"/>
              <w:color w:val="000000"/>
              <w:sz w:val="24"/>
              <w:szCs w:val="24"/>
              <w:rtl w:val="0"/>
            </w:rPr>
            <w:t xml:space="preserve">时，除班级使用的录音笔外，不使用个人录音设备，以免干扰</w:t>
          </w:r>
        </w:sdtContent>
      </w:sdt>
      <w:sdt>
        <w:sdtPr>
          <w:id w:val="-806820914"/>
          <w:tag w:val="goog_rdk_705"/>
        </w:sdtPr>
        <w:sdtContent>
          <w:r w:rsidDel="00000000" w:rsidR="00000000" w:rsidRPr="00000000">
            <w:rPr>
              <w:rFonts w:ascii="Gungsuh" w:cs="Gungsuh" w:eastAsia="Gungsuh" w:hAnsi="Gungsuh"/>
              <w:sz w:val="24"/>
              <w:szCs w:val="24"/>
              <w:rtl w:val="0"/>
            </w:rPr>
            <w:t xml:space="preserve">共修</w:t>
          </w:r>
        </w:sdtContent>
      </w:sdt>
      <w:sdt>
        <w:sdtPr>
          <w:id w:val="-787714240"/>
          <w:tag w:val="goog_rdk_706"/>
        </w:sdtPr>
        <w:sdtContent>
          <w:r w:rsidDel="00000000" w:rsidR="00000000" w:rsidRPr="00000000">
            <w:rPr>
              <w:rFonts w:ascii="Gungsuh" w:cs="Gungsuh" w:eastAsia="Gungsuh" w:hAnsi="Gungsuh"/>
              <w:color w:val="000000"/>
              <w:sz w:val="24"/>
              <w:szCs w:val="24"/>
              <w:rtl w:val="0"/>
            </w:rPr>
            <w:t xml:space="preserve">。</w:t>
          </w:r>
        </w:sdtContent>
      </w:sdt>
    </w:p>
    <w:p w:rsidR="00000000" w:rsidDel="00000000" w:rsidP="00000000" w:rsidRDefault="00000000" w:rsidRPr="00000000" w14:paraId="000003E9">
      <w:pPr>
        <w:widowControl w:val="1"/>
        <w:numPr>
          <w:ilvl w:val="0"/>
          <w:numId w:val="32"/>
        </w:numPr>
        <w:spacing w:line="276" w:lineRule="auto"/>
        <w:ind w:left="72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During group study and practice sessions, I will not use personal recording devices. Only the recording device designated by the class may be used, so as to avoid disrupting the session.</w:t>
      </w:r>
    </w:p>
    <w:p w:rsidR="00000000" w:rsidDel="00000000" w:rsidP="00000000" w:rsidRDefault="00000000" w:rsidRPr="00000000" w14:paraId="000003EA">
      <w:pPr>
        <w:widowControl w:val="1"/>
        <w:spacing w:line="276" w:lineRule="auto"/>
        <w:ind w:left="972" w:hanging="972"/>
        <w:jc w:val="left"/>
        <w:rPr>
          <w:rFonts w:ascii="Times New Roman" w:cs="Times New Roman" w:eastAsia="Times New Roman" w:hAnsi="Times New Roman"/>
          <w:color w:val="000000"/>
          <w:sz w:val="24"/>
          <w:szCs w:val="24"/>
        </w:rPr>
      </w:pPr>
      <w:sdt>
        <w:sdtPr>
          <w:id w:val="2143893172"/>
          <w:tag w:val="goog_rdk_707"/>
        </w:sdtPr>
        <w:sdtContent>
          <w:r w:rsidDel="00000000" w:rsidR="00000000" w:rsidRPr="00000000">
            <w:rPr>
              <w:rFonts w:ascii="Gungsuh" w:cs="Gungsuh" w:eastAsia="Gungsuh" w:hAnsi="Gungsuh"/>
              <w:b w:val="1"/>
              <w:bCs w:val="1"/>
              <w:color w:val="000000"/>
              <w:sz w:val="24"/>
              <w:szCs w:val="24"/>
              <w:rtl w:val="0"/>
            </w:rPr>
            <w:t xml:space="preserve">第九条</w:t>
          </w:r>
        </w:sdtContent>
      </w:sdt>
      <w:sdt>
        <w:sdtPr>
          <w:id w:val="-889967273"/>
          <w:tag w:val="goog_rdk_708"/>
        </w:sdtPr>
        <w:sdtContent>
          <w:r w:rsidDel="00000000" w:rsidR="00000000" w:rsidRPr="00000000">
            <w:rPr>
              <w:rFonts w:ascii="Gungsuh" w:cs="Gungsuh" w:eastAsia="Gungsuh" w:hAnsi="Gungsuh"/>
              <w:color w:val="000000"/>
              <w:sz w:val="24"/>
              <w:szCs w:val="24"/>
              <w:rtl w:val="0"/>
            </w:rPr>
            <w:t xml:space="preserve">　</w:t>
          </w:r>
        </w:sdtContent>
      </w:sdt>
      <w:sdt>
        <w:sdtPr>
          <w:id w:val="1627839710"/>
          <w:tag w:val="goog_rdk_709"/>
        </w:sdtPr>
        <w:sdtContent>
          <w:r w:rsidDel="00000000" w:rsidR="00000000" w:rsidRPr="00000000">
            <w:rPr>
              <w:rFonts w:ascii="Gungsuh" w:cs="Gungsuh" w:eastAsia="Gungsuh" w:hAnsi="Gungsuh"/>
              <w:sz w:val="24"/>
              <w:szCs w:val="24"/>
              <w:rtl w:val="0"/>
            </w:rPr>
            <w:t xml:space="preserve">共修</w:t>
          </w:r>
        </w:sdtContent>
      </w:sdt>
      <w:sdt>
        <w:sdtPr>
          <w:id w:val="-2059611888"/>
          <w:tag w:val="goog_rdk_710"/>
        </w:sdtPr>
        <w:sdtContent>
          <w:r w:rsidDel="00000000" w:rsidR="00000000" w:rsidRPr="00000000">
            <w:rPr>
              <w:rFonts w:ascii="Gungsuh" w:cs="Gungsuh" w:eastAsia="Gungsuh" w:hAnsi="Gungsuh"/>
              <w:color w:val="000000"/>
              <w:sz w:val="24"/>
              <w:szCs w:val="24"/>
              <w:rtl w:val="0"/>
            </w:rPr>
            <w:t xml:space="preserve">时，学员间若存在不同知见，经辅导员解答仍无法达成共识，可由班长整理后呈请辅导长确定，不得执一己之见，误导他人。</w:t>
          </w:r>
        </w:sdtContent>
      </w:sdt>
    </w:p>
    <w:p w:rsidR="00000000" w:rsidDel="00000000" w:rsidP="00000000" w:rsidRDefault="00000000" w:rsidRPr="00000000" w14:paraId="000003EB">
      <w:pPr>
        <w:widowControl w:val="1"/>
        <w:numPr>
          <w:ilvl w:val="0"/>
          <w:numId w:val="32"/>
        </w:numPr>
        <w:spacing w:line="276" w:lineRule="auto"/>
        <w:ind w:left="72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During group study and practice sessions, if differing understandings arise among participants and a consensus cannot be reached even after clarification from the facilitator, the class leader may compile the relevant views and submit them to the Lead Facilitator for determination. I will not cling to my own views or mislead others.</w:t>
      </w:r>
    </w:p>
    <w:p w:rsidR="00000000" w:rsidDel="00000000" w:rsidP="00000000" w:rsidRDefault="00000000" w:rsidRPr="00000000" w14:paraId="000003EC">
      <w:pPr>
        <w:widowControl w:val="1"/>
        <w:spacing w:line="276" w:lineRule="auto"/>
        <w:ind w:left="972" w:hanging="972"/>
        <w:jc w:val="left"/>
        <w:rPr>
          <w:rFonts w:ascii="Times New Roman" w:cs="Times New Roman" w:eastAsia="Times New Roman" w:hAnsi="Times New Roman"/>
          <w:color w:val="000000"/>
          <w:sz w:val="24"/>
          <w:szCs w:val="24"/>
        </w:rPr>
      </w:pPr>
      <w:sdt>
        <w:sdtPr>
          <w:id w:val="1971554765"/>
          <w:tag w:val="goog_rdk_711"/>
        </w:sdtPr>
        <w:sdtContent>
          <w:r w:rsidDel="00000000" w:rsidR="00000000" w:rsidRPr="00000000">
            <w:rPr>
              <w:rFonts w:ascii="Gungsuh" w:cs="Gungsuh" w:eastAsia="Gungsuh" w:hAnsi="Gungsuh"/>
              <w:b w:val="1"/>
              <w:bCs w:val="1"/>
              <w:color w:val="000000"/>
              <w:sz w:val="24"/>
              <w:szCs w:val="24"/>
              <w:rtl w:val="0"/>
            </w:rPr>
            <w:t xml:space="preserve">第十条</w:t>
          </w:r>
        </w:sdtContent>
      </w:sdt>
      <w:sdt>
        <w:sdtPr>
          <w:id w:val="-1220850420"/>
          <w:tag w:val="goog_rdk_712"/>
        </w:sdtPr>
        <w:sdtContent>
          <w:r w:rsidDel="00000000" w:rsidR="00000000" w:rsidRPr="00000000">
            <w:rPr>
              <w:rFonts w:ascii="Gungsuh" w:cs="Gungsuh" w:eastAsia="Gungsuh" w:hAnsi="Gungsuh"/>
              <w:color w:val="000000"/>
              <w:sz w:val="24"/>
              <w:szCs w:val="24"/>
              <w:rtl w:val="0"/>
            </w:rPr>
            <w:t xml:space="preserve">　</w:t>
          </w:r>
        </w:sdtContent>
      </w:sdt>
      <w:sdt>
        <w:sdtPr>
          <w:id w:val="1055882465"/>
          <w:tag w:val="goog_rdk_713"/>
        </w:sdtPr>
        <w:sdtContent>
          <w:r w:rsidDel="00000000" w:rsidR="00000000" w:rsidRPr="00000000">
            <w:rPr>
              <w:rFonts w:ascii="Gungsuh" w:cs="Gungsuh" w:eastAsia="Gungsuh" w:hAnsi="Gungsuh"/>
              <w:sz w:val="24"/>
              <w:szCs w:val="24"/>
              <w:rtl w:val="0"/>
            </w:rPr>
            <w:t xml:space="preserve">共修</w:t>
          </w:r>
        </w:sdtContent>
      </w:sdt>
      <w:sdt>
        <w:sdtPr>
          <w:id w:val="1879590074"/>
          <w:tag w:val="goog_rdk_714"/>
        </w:sdtPr>
        <w:sdtContent>
          <w:r w:rsidDel="00000000" w:rsidR="00000000" w:rsidRPr="00000000">
            <w:rPr>
              <w:rFonts w:ascii="Gungsuh" w:cs="Gungsuh" w:eastAsia="Gungsuh" w:hAnsi="Gungsuh"/>
              <w:color w:val="000000"/>
              <w:sz w:val="24"/>
              <w:szCs w:val="24"/>
              <w:rtl w:val="0"/>
            </w:rPr>
            <w:t xml:space="preserve">时，应心怀感恩、珍惜善缘，检讨自己不足、随喜他人功德，共结殊胜法缘。</w:t>
          </w:r>
        </w:sdtContent>
      </w:sdt>
    </w:p>
    <w:p w:rsidR="00000000" w:rsidDel="00000000" w:rsidP="00000000" w:rsidRDefault="00000000" w:rsidRPr="00000000" w14:paraId="000003ED">
      <w:pPr>
        <w:widowControl w:val="1"/>
        <w:numPr>
          <w:ilvl w:val="0"/>
          <w:numId w:val="32"/>
        </w:numPr>
        <w:spacing w:line="276" w:lineRule="auto"/>
        <w:ind w:left="72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During group study and practice sessions, I will cultivate a heart of gratitude, cherish these precious Dharma connections, reflect on my own shortcomings, rejoice in the merits of others, and together foster auspicious and meaningful Dharma relationships.</w:t>
      </w:r>
      <w:r w:rsidDel="00000000" w:rsidR="00000000" w:rsidRPr="00000000">
        <w:rPr>
          <w:rtl w:val="0"/>
        </w:rPr>
      </w:r>
    </w:p>
    <w:p w:rsidR="00000000" w:rsidDel="00000000" w:rsidP="00000000" w:rsidRDefault="00000000" w:rsidRPr="00000000" w14:paraId="000003EE">
      <w:pPr>
        <w:widowControl w:val="1"/>
        <w:spacing w:line="276" w:lineRule="auto"/>
        <w:ind w:left="972" w:hanging="972"/>
        <w:jc w:val="left"/>
        <w:rPr>
          <w:rFonts w:ascii="Times New Roman" w:cs="Times New Roman" w:eastAsia="Times New Roman" w:hAnsi="Times New Roman"/>
          <w:color w:val="000000"/>
          <w:sz w:val="24"/>
          <w:szCs w:val="24"/>
        </w:rPr>
      </w:pPr>
      <w:sdt>
        <w:sdtPr>
          <w:id w:val="2071932524"/>
          <w:tag w:val="goog_rdk_715"/>
        </w:sdtPr>
        <w:sdtContent>
          <w:r w:rsidDel="00000000" w:rsidR="00000000" w:rsidRPr="00000000">
            <w:rPr>
              <w:rFonts w:ascii="Gungsuh" w:cs="Gungsuh" w:eastAsia="Gungsuh" w:hAnsi="Gungsuh"/>
              <w:b w:val="1"/>
              <w:bCs w:val="1"/>
              <w:color w:val="000000"/>
              <w:sz w:val="24"/>
              <w:szCs w:val="24"/>
              <w:rtl w:val="0"/>
            </w:rPr>
            <w:t xml:space="preserve">第十一条</w:t>
          </w:r>
        </w:sdtContent>
      </w:sdt>
      <w:sdt>
        <w:sdtPr>
          <w:id w:val="-1487891475"/>
          <w:tag w:val="goog_rdk_716"/>
        </w:sdtPr>
        <w:sdtContent>
          <w:r w:rsidDel="00000000" w:rsidR="00000000" w:rsidRPr="00000000">
            <w:rPr>
              <w:rFonts w:ascii="Gungsuh" w:cs="Gungsuh" w:eastAsia="Gungsuh" w:hAnsi="Gungsuh"/>
              <w:color w:val="000000"/>
              <w:sz w:val="24"/>
              <w:szCs w:val="24"/>
              <w:rtl w:val="0"/>
            </w:rPr>
            <w:t xml:space="preserve">　在当地寺院交流时，应以恭敬心、感恩心尊重道场、法师及工作人员，遵守有关规章制度。</w:t>
          </w:r>
        </w:sdtContent>
      </w:sdt>
    </w:p>
    <w:p w:rsidR="00000000" w:rsidDel="00000000" w:rsidP="00000000" w:rsidRDefault="00000000" w:rsidRPr="00000000" w14:paraId="000003EF">
      <w:pPr>
        <w:widowControl w:val="1"/>
        <w:numPr>
          <w:ilvl w:val="0"/>
          <w:numId w:val="32"/>
        </w:numPr>
        <w:spacing w:line="276" w:lineRule="auto"/>
        <w:ind w:left="72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When visiting or participating in activities at a local monastery, I will treat the monastery, the Dharma teachers, and the staff with reverence and gratitude, and I will abide by all applicable rules and guidelines.</w:t>
      </w:r>
      <w:r w:rsidDel="00000000" w:rsidR="00000000" w:rsidRPr="00000000">
        <w:rPr>
          <w:rtl w:val="0"/>
        </w:rPr>
      </w:r>
    </w:p>
    <w:p w:rsidR="00000000" w:rsidDel="00000000" w:rsidP="00000000" w:rsidRDefault="00000000" w:rsidRPr="00000000" w14:paraId="000003F0">
      <w:pPr>
        <w:widowControl w:val="1"/>
        <w:spacing w:line="276" w:lineRule="auto"/>
        <w:jc w:val="left"/>
        <w:rPr>
          <w:rFonts w:ascii="Times New Roman" w:cs="Times New Roman" w:eastAsia="Times New Roman" w:hAnsi="Times New Roman"/>
          <w:color w:val="000000"/>
          <w:sz w:val="24"/>
          <w:szCs w:val="24"/>
          <w:highlight w:val="white"/>
        </w:rPr>
      </w:pPr>
      <w:sdt>
        <w:sdtPr>
          <w:id w:val="-566273382"/>
          <w:tag w:val="goog_rdk_717"/>
        </w:sdtPr>
        <w:sdtContent>
          <w:r w:rsidDel="00000000" w:rsidR="00000000" w:rsidRPr="00000000">
            <w:rPr>
              <w:rFonts w:ascii="Gungsuh" w:cs="Gungsuh" w:eastAsia="Gungsuh" w:hAnsi="Gungsuh"/>
              <w:b w:val="1"/>
              <w:bCs w:val="1"/>
              <w:color w:val="000000"/>
              <w:sz w:val="24"/>
              <w:szCs w:val="24"/>
              <w:rtl w:val="0"/>
            </w:rPr>
            <w:t xml:space="preserve">第十二条</w:t>
          </w:r>
        </w:sdtContent>
      </w:sdt>
      <w:sdt>
        <w:sdtPr>
          <w:id w:val="-910938784"/>
          <w:tag w:val="goog_rdk_718"/>
        </w:sdtPr>
        <w:sdtContent>
          <w:r w:rsidDel="00000000" w:rsidR="00000000" w:rsidRPr="00000000">
            <w:rPr>
              <w:rFonts w:ascii="Gungsuh" w:cs="Gungsuh" w:eastAsia="Gungsuh" w:hAnsi="Gungsuh"/>
              <w:color w:val="000000"/>
              <w:sz w:val="24"/>
              <w:szCs w:val="24"/>
              <w:rtl w:val="0"/>
            </w:rPr>
            <w:t xml:space="preserve">  不将涉及内部模式的文字、图片和</w:t>
          </w:r>
        </w:sdtContent>
      </w:sdt>
      <w:sdt>
        <w:sdtPr>
          <w:id w:val="-601297766"/>
          <w:tag w:val="goog_rdk_719"/>
        </w:sdtPr>
        <w:sdtContent>
          <w:r w:rsidDel="00000000" w:rsidR="00000000" w:rsidRPr="00000000">
            <w:rPr>
              <w:rFonts w:ascii="Gungsuh" w:cs="Gungsuh" w:eastAsia="Gungsuh" w:hAnsi="Gungsuh"/>
              <w:color w:val="000000"/>
              <w:sz w:val="24"/>
              <w:szCs w:val="24"/>
              <w:highlight w:val="white"/>
              <w:rtl w:val="0"/>
            </w:rPr>
            <w:t xml:space="preserve">音视频资料，上传到任何网络平台。</w:t>
          </w:r>
        </w:sdtContent>
      </w:sdt>
    </w:p>
    <w:p w:rsidR="00000000" w:rsidDel="00000000" w:rsidP="00000000" w:rsidRDefault="00000000" w:rsidRPr="00000000" w14:paraId="000003F1">
      <w:pPr>
        <w:widowControl w:val="1"/>
        <w:numPr>
          <w:ilvl w:val="0"/>
          <w:numId w:val="32"/>
        </w:numPr>
        <w:spacing w:line="276" w:lineRule="auto"/>
        <w:ind w:left="72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I will not upload any text, images, audio recordings, video recordings, or other materials related to Mindful Peace Academy’s internal study and practice framework to any online platform.</w:t>
      </w:r>
      <w:r w:rsidDel="00000000" w:rsidR="00000000" w:rsidRPr="00000000">
        <w:rPr>
          <w:rtl w:val="0"/>
        </w:rPr>
      </w:r>
    </w:p>
    <w:p w:rsidR="00000000" w:rsidDel="00000000" w:rsidP="00000000" w:rsidRDefault="00000000" w:rsidRPr="00000000" w14:paraId="000003F2">
      <w:pPr>
        <w:widowControl w:val="1"/>
        <w:spacing w:line="276" w:lineRule="auto"/>
        <w:ind w:left="972" w:hanging="972"/>
        <w:jc w:val="left"/>
        <w:rPr>
          <w:rFonts w:ascii="Times New Roman" w:cs="Times New Roman" w:eastAsia="Times New Roman" w:hAnsi="Times New Roman"/>
          <w:color w:val="000000"/>
          <w:sz w:val="24"/>
          <w:szCs w:val="24"/>
        </w:rPr>
      </w:pPr>
      <w:sdt>
        <w:sdtPr>
          <w:id w:val="1587180091"/>
          <w:tag w:val="goog_rdk_720"/>
        </w:sdtPr>
        <w:sdtContent>
          <w:r w:rsidDel="00000000" w:rsidR="00000000" w:rsidRPr="00000000">
            <w:rPr>
              <w:rFonts w:ascii="Gungsuh" w:cs="Gungsuh" w:eastAsia="Gungsuh" w:hAnsi="Gungsuh"/>
              <w:b w:val="1"/>
              <w:bCs w:val="1"/>
              <w:color w:val="000000"/>
              <w:sz w:val="24"/>
              <w:szCs w:val="24"/>
              <w:rtl w:val="0"/>
            </w:rPr>
            <w:t xml:space="preserve">第十三条</w:t>
          </w:r>
        </w:sdtContent>
      </w:sdt>
      <w:sdt>
        <w:sdtPr>
          <w:id w:val="1495960799"/>
          <w:tag w:val="goog_rdk_721"/>
        </w:sdtPr>
        <w:sdtContent>
          <w:r w:rsidDel="00000000" w:rsidR="00000000" w:rsidRPr="00000000">
            <w:rPr>
              <w:rFonts w:ascii="Gungsuh" w:cs="Gungsuh" w:eastAsia="Gungsuh" w:hAnsi="Gungsuh"/>
              <w:color w:val="000000"/>
              <w:sz w:val="24"/>
              <w:szCs w:val="24"/>
              <w:rtl w:val="0"/>
            </w:rPr>
            <w:t xml:space="preserve">　自觉遵守学训——悲智和敬：以悲心利他，以智慧处世，以和乐生活，以恭敬待人。</w:t>
          </w:r>
        </w:sdtContent>
      </w:sdt>
    </w:p>
    <w:p w:rsidR="00000000" w:rsidDel="00000000" w:rsidP="00000000" w:rsidRDefault="00000000" w:rsidRPr="00000000" w14:paraId="000003F3">
      <w:pPr>
        <w:widowControl w:val="1"/>
        <w:numPr>
          <w:ilvl w:val="0"/>
          <w:numId w:val="32"/>
        </w:numPr>
        <w:spacing w:line="276" w:lineRule="auto"/>
        <w:ind w:left="720" w:hanging="36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will consciously uphold the Academy’s guiding values of Compassion, Wisdom, Harmony, and Respect: benefit others with compassion, conduct ourselves with wisdom, live a happy and harmonious life, and treat others with respect.</w:t>
      </w:r>
    </w:p>
    <w:p w:rsidR="00000000" w:rsidDel="00000000" w:rsidP="00000000" w:rsidRDefault="00000000" w:rsidRPr="00000000" w14:paraId="000003F4">
      <w:pPr>
        <w:widowControl w:val="1"/>
        <w:spacing w:line="276"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widowControl w:val="1"/>
        <w:spacing w:line="276" w:lineRule="auto"/>
        <w:jc w:val="left"/>
        <w:rPr>
          <w:rFonts w:ascii="Times New Roman" w:cs="Times New Roman" w:eastAsia="Times New Roman" w:hAnsi="Times New Roman"/>
          <w:sz w:val="24"/>
          <w:szCs w:val="24"/>
        </w:rPr>
      </w:pPr>
      <w:sdt>
        <w:sdtPr>
          <w:id w:val="-1171167155"/>
          <w:tag w:val="goog_rdk_722"/>
        </w:sdtPr>
        <w:sdtContent>
          <w:r w:rsidDel="00000000" w:rsidR="00000000" w:rsidRPr="00000000">
            <w:rPr>
              <w:rFonts w:ascii="Gungsuh" w:cs="Gungsuh" w:eastAsia="Gungsuh" w:hAnsi="Gungsuh"/>
              <w:sz w:val="24"/>
              <w:szCs w:val="24"/>
              <w:rtl w:val="0"/>
            </w:rPr>
            <w:t xml:space="preserve">我承诺：我是修学的主人。如果我遇到困难，我会主动求助；如果我有经验 , 我会主动分享。在传帮带中，我既是学习者，也是传承者。</w:t>
          </w:r>
        </w:sdtContent>
      </w:sdt>
    </w:p>
    <w:p w:rsidR="00000000" w:rsidDel="00000000" w:rsidP="00000000" w:rsidRDefault="00000000" w:rsidRPr="00000000" w14:paraId="000003F6">
      <w:pPr>
        <w:widowControl w:val="1"/>
        <w:spacing w:after="240" w:before="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commit myself to this: I take ownership of my study and practice. When I encounter difficulties, I will actively seek support; when I gain experience, I will actively share it. Through learning, mentoring, and supporting one another, I am both a learner and a transmitter of the Dharma.</w:t>
      </w:r>
    </w:p>
    <w:p w:rsidR="00000000" w:rsidDel="00000000" w:rsidP="00000000" w:rsidRDefault="00000000" w:rsidRPr="00000000" w14:paraId="000003F7">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widowControl w:val="1"/>
        <w:spacing w:line="276" w:lineRule="auto"/>
        <w:jc w:val="left"/>
        <w:rPr>
          <w:rFonts w:ascii="Times New Roman" w:cs="Times New Roman" w:eastAsia="Times New Roman" w:hAnsi="Times New Roman"/>
          <w:sz w:val="24"/>
          <w:szCs w:val="24"/>
        </w:rPr>
      </w:pPr>
      <w:sdt>
        <w:sdtPr>
          <w:id w:val="1467340716"/>
          <w:tag w:val="goog_rdk_723"/>
        </w:sdtPr>
        <w:sdtContent>
          <w:r w:rsidDel="00000000" w:rsidR="00000000" w:rsidRPr="00000000">
            <w:rPr>
              <w:rFonts w:ascii="Gungsuh" w:cs="Gungsuh" w:eastAsia="Gungsuh" w:hAnsi="Gungsuh"/>
              <w:sz w:val="24"/>
              <w:szCs w:val="24"/>
              <w:rtl w:val="0"/>
            </w:rPr>
            <w:t xml:space="preserve">我赞同上述</w:t>
          </w:r>
        </w:sdtContent>
      </w:sdt>
      <w:sdt>
        <w:sdtPr>
          <w:id w:val="1505719051"/>
          <w:tag w:val="goog_rdk_724"/>
        </w:sdtPr>
        <w:sdtContent>
          <w:r w:rsidDel="00000000" w:rsidR="00000000" w:rsidRPr="00000000">
            <w:rPr>
              <w:rFonts w:ascii="Gungsuh" w:cs="Gungsuh" w:eastAsia="Gungsuh" w:hAnsi="Gungsuh"/>
              <w:sz w:val="24"/>
              <w:szCs w:val="24"/>
              <w:rtl w:val="0"/>
            </w:rPr>
            <w:t xml:space="preserve">“成长承诺”和《共同成长公约》</w:t>
          </w:r>
        </w:sdtContent>
      </w:sdt>
      <w:sdt>
        <w:sdtPr>
          <w:id w:val="-1816493992"/>
          <w:tag w:val="goog_rdk_725"/>
        </w:sdtPr>
        <w:sdtContent>
          <w:r w:rsidDel="00000000" w:rsidR="00000000" w:rsidRPr="00000000">
            <w:rPr>
              <w:rFonts w:ascii="Gungsuh" w:cs="Gungsuh" w:eastAsia="Gungsuh" w:hAnsi="Gungsuh"/>
              <w:sz w:val="24"/>
              <w:szCs w:val="24"/>
              <w:rtl w:val="0"/>
            </w:rPr>
            <w:t xml:space="preserve">的内容，并决定遵守执行，故慎重签名：</w:t>
          </w:r>
        </w:sdtContent>
      </w:sdt>
    </w:p>
    <w:p w:rsidR="00000000" w:rsidDel="00000000" w:rsidP="00000000" w:rsidRDefault="00000000" w:rsidRPr="00000000" w14:paraId="000003FA">
      <w:pPr>
        <w:widowControl w:val="1"/>
        <w:spacing w:after="240" w:before="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agree with the contents of the above Personal Growth Commitment and the Community Growth Commitment, and I commit to observing and implementing them. In acknowledgment of this commitment, I hereby sign below:</w:t>
      </w:r>
    </w:p>
    <w:p w:rsidR="00000000" w:rsidDel="00000000" w:rsidP="00000000" w:rsidRDefault="00000000" w:rsidRPr="00000000" w14:paraId="000003FB">
      <w:pPr>
        <w:widowControl w:val="1"/>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widowControl w:val="1"/>
        <w:spacing w:before="160" w:line="276" w:lineRule="auto"/>
        <w:ind w:firstLine="48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sdt>
        <w:sdtPr>
          <w:id w:val="1355117301"/>
          <w:tag w:val="goog_rdk_726"/>
        </w:sdtPr>
        <w:sdtContent>
          <w:r w:rsidDel="00000000" w:rsidR="00000000" w:rsidRPr="00000000">
            <w:rPr>
              <w:rFonts w:ascii="Gungsuh" w:cs="Gungsuh" w:eastAsia="Gungsuh" w:hAnsi="Gungsuh"/>
              <w:color w:val="000000"/>
              <w:sz w:val="24"/>
              <w:szCs w:val="24"/>
              <w:rtl w:val="0"/>
            </w:rPr>
            <w:t xml:space="preserve">            班级编号与名称：</w:t>
          </w:r>
        </w:sdtContent>
      </w:sdt>
      <w:r w:rsidDel="00000000" w:rsidR="00000000" w:rsidRPr="00000000">
        <w:rPr>
          <w:rtl w:val="0"/>
        </w:rPr>
      </w:r>
    </w:p>
    <w:p w:rsidR="00000000" w:rsidDel="00000000" w:rsidP="00000000" w:rsidRDefault="00000000" w:rsidRPr="00000000" w14:paraId="000003FD">
      <w:pPr>
        <w:widowControl w:val="1"/>
        <w:spacing w:before="160" w:line="276" w:lineRule="auto"/>
        <w:ind w:firstLine="48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Number and Name:</w:t>
      </w:r>
    </w:p>
    <w:p w:rsidR="00000000" w:rsidDel="00000000" w:rsidP="00000000" w:rsidRDefault="00000000" w:rsidRPr="00000000" w14:paraId="000003FE">
      <w:pPr>
        <w:widowControl w:val="1"/>
        <w:spacing w:before="160" w:line="276" w:lineRule="auto"/>
        <w:ind w:firstLine="484"/>
        <w:jc w:val="center"/>
        <w:rPr>
          <w:rFonts w:ascii="Times New Roman" w:cs="Times New Roman" w:eastAsia="Times New Roman" w:hAnsi="Times New Roman"/>
          <w:sz w:val="24"/>
          <w:szCs w:val="24"/>
        </w:rPr>
      </w:pPr>
      <w:sdt>
        <w:sdtPr>
          <w:id w:val="-2099648833"/>
          <w:tag w:val="goog_rdk_727"/>
        </w:sdtPr>
        <w:sdtContent>
          <w:r w:rsidDel="00000000" w:rsidR="00000000" w:rsidRPr="00000000">
            <w:rPr>
              <w:rFonts w:ascii="Gungsuh" w:cs="Gungsuh" w:eastAsia="Gungsuh" w:hAnsi="Gungsuh"/>
              <w:sz w:val="24"/>
              <w:szCs w:val="24"/>
              <w:rtl w:val="0"/>
            </w:rPr>
            <w:t xml:space="preserve">                                 签名：</w:t>
          </w:r>
        </w:sdtContent>
      </w:sdt>
    </w:p>
    <w:p w:rsidR="00000000" w:rsidDel="00000000" w:rsidP="00000000" w:rsidRDefault="00000000" w:rsidRPr="00000000" w14:paraId="000003FF">
      <w:pPr>
        <w:widowControl w:val="1"/>
        <w:spacing w:before="160" w:line="276" w:lineRule="auto"/>
        <w:ind w:firstLine="48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Signature:               </w:t>
      </w:r>
    </w:p>
    <w:p w:rsidR="00000000" w:rsidDel="00000000" w:rsidP="00000000" w:rsidRDefault="00000000" w:rsidRPr="00000000" w14:paraId="00000400">
      <w:pPr>
        <w:widowControl w:val="1"/>
        <w:spacing w:before="160" w:line="276" w:lineRule="auto"/>
        <w:ind w:firstLine="484"/>
        <w:jc w:val="center"/>
        <w:rPr>
          <w:rFonts w:ascii="Times New Roman" w:cs="Times New Roman" w:eastAsia="Times New Roman" w:hAnsi="Times New Roman"/>
          <w:sz w:val="24"/>
          <w:szCs w:val="24"/>
        </w:rPr>
      </w:pPr>
      <w:sdt>
        <w:sdtPr>
          <w:id w:val="2095672527"/>
          <w:tag w:val="goog_rdk_728"/>
        </w:sdtPr>
        <w:sdtContent>
          <w:r w:rsidDel="00000000" w:rsidR="00000000" w:rsidRPr="00000000">
            <w:rPr>
              <w:rFonts w:ascii="Gungsuh" w:cs="Gungsuh" w:eastAsia="Gungsuh" w:hAnsi="Gungsuh"/>
              <w:sz w:val="24"/>
              <w:szCs w:val="24"/>
              <w:rtl w:val="0"/>
            </w:rPr>
            <w:t xml:space="preserve">                                日期：</w:t>
          </w:r>
        </w:sdtContent>
      </w:sdt>
    </w:p>
    <w:p w:rsidR="00000000" w:rsidDel="00000000" w:rsidP="00000000" w:rsidRDefault="00000000" w:rsidRPr="00000000" w14:paraId="00000401">
      <w:pPr>
        <w:widowControl w:val="1"/>
        <w:spacing w:before="160" w:line="276" w:lineRule="auto"/>
        <w:ind w:firstLine="48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w:t>
      </w:r>
    </w:p>
    <w:p w:rsidR="00000000" w:rsidDel="00000000" w:rsidP="00000000" w:rsidRDefault="00000000" w:rsidRPr="00000000" w14:paraId="00000402">
      <w:pPr>
        <w:widowControl w:val="1"/>
        <w:spacing w:before="160" w:line="276" w:lineRule="auto"/>
        <w:ind w:firstLine="484"/>
        <w:jc w:val="right"/>
        <w:rPr>
          <w:rFonts w:ascii="Times New Roman" w:cs="Times New Roman" w:eastAsia="Times New Roman" w:hAnsi="Times New Roman"/>
          <w:color w:val="000000"/>
          <w:sz w:val="24"/>
          <w:szCs w:val="24"/>
        </w:rPr>
      </w:pPr>
      <w:sdt>
        <w:sdtPr>
          <w:id w:val="-2059281552"/>
          <w:tag w:val="goog_rdk_729"/>
        </w:sdtPr>
        <w:sdtContent>
          <w:r w:rsidDel="00000000" w:rsidR="00000000" w:rsidRPr="00000000">
            <w:rPr>
              <w:rFonts w:ascii="Gungsuh" w:cs="Gungsuh" w:eastAsia="Gungsuh" w:hAnsi="Gungsuh"/>
              <w:color w:val="000000"/>
              <w:sz w:val="24"/>
              <w:szCs w:val="24"/>
              <w:rtl w:val="0"/>
            </w:rPr>
            <w:t xml:space="preserve">                       　　  </w:t>
          </w:r>
        </w:sdtContent>
      </w:sdt>
    </w:p>
    <w:p w:rsidR="00000000" w:rsidDel="00000000" w:rsidP="00000000" w:rsidRDefault="00000000" w:rsidRPr="00000000" w14:paraId="00000403">
      <w:pPr>
        <w:widowControl w:val="1"/>
        <w:spacing w:line="276" w:lineRule="auto"/>
        <w:ind w:left="3259" w:firstLine="483.9999999999998"/>
        <w:jc w:val="right"/>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04">
      <w:pPr>
        <w:widowControl w:val="1"/>
        <w:spacing w:line="276" w:lineRule="auto"/>
        <w:jc w:val="left"/>
        <w:rPr>
          <w:rFonts w:ascii="Times New Roman" w:cs="Times New Roman" w:eastAsia="Times New Roman" w:hAnsi="Times New Roman"/>
          <w:color w:val="741b47"/>
          <w:sz w:val="40"/>
          <w:szCs w:val="40"/>
        </w:rPr>
      </w:pPr>
      <w:sdt>
        <w:sdtPr>
          <w:id w:val="-612359110"/>
          <w:tag w:val="goog_rdk_730"/>
        </w:sdtPr>
        <w:sdtContent>
          <w:r w:rsidDel="00000000" w:rsidR="00000000" w:rsidRPr="00000000">
            <w:rPr>
              <w:rFonts w:ascii="Gungsuh" w:cs="Gungsuh" w:eastAsia="Gungsuh" w:hAnsi="Gungsuh"/>
              <w:color w:val="741b47"/>
              <w:sz w:val="40"/>
              <w:szCs w:val="40"/>
              <w:rtl w:val="0"/>
            </w:rPr>
            <w:t xml:space="preserve">【学员须知】</w:t>
          </w:r>
        </w:sdtContent>
      </w:sdt>
    </w:p>
    <w:p w:rsidR="00000000" w:rsidDel="00000000" w:rsidP="00000000" w:rsidRDefault="00000000" w:rsidRPr="00000000" w14:paraId="00000405">
      <w:pPr>
        <w:widowControl w:val="1"/>
        <w:spacing w:line="276" w:lineRule="auto"/>
        <w:jc w:val="left"/>
        <w:rPr>
          <w:rFonts w:ascii="Times New Roman" w:cs="Times New Roman" w:eastAsia="Times New Roman" w:hAnsi="Times New Roman"/>
          <w:color w:val="741b47"/>
          <w:sz w:val="40"/>
          <w:szCs w:val="40"/>
        </w:rPr>
      </w:pPr>
      <w:r w:rsidDel="00000000" w:rsidR="00000000" w:rsidRPr="00000000">
        <w:rPr>
          <w:rFonts w:ascii="Times New Roman" w:cs="Times New Roman" w:eastAsia="Times New Roman" w:hAnsi="Times New Roman"/>
          <w:color w:val="741b47"/>
          <w:sz w:val="40"/>
          <w:szCs w:val="40"/>
          <w:rtl w:val="0"/>
        </w:rPr>
        <w:t xml:space="preserve">Student Guidelines </w:t>
      </w:r>
    </w:p>
    <w:p w:rsidR="00000000" w:rsidDel="00000000" w:rsidP="00000000" w:rsidRDefault="00000000" w:rsidRPr="00000000" w14:paraId="00000406">
      <w:pPr>
        <w:widowControl w:val="1"/>
        <w:spacing w:line="276" w:lineRule="auto"/>
        <w:jc w:val="left"/>
        <w:rPr>
          <w:rFonts w:ascii="Times New Roman" w:cs="Times New Roman" w:eastAsia="Times New Roman" w:hAnsi="Times New Roman"/>
          <w:color w:val="741b47"/>
          <w:sz w:val="40"/>
          <w:szCs w:val="40"/>
        </w:rPr>
      </w:pPr>
      <w:sdt>
        <w:sdtPr>
          <w:id w:val="1908777739"/>
          <w:tag w:val="goog_rdk_731"/>
        </w:sdtPr>
        <w:sdtContent>
          <w:r w:rsidDel="00000000" w:rsidR="00000000" w:rsidRPr="00000000">
            <w:rPr>
              <w:rFonts w:ascii="Gungsuh" w:cs="Gungsuh" w:eastAsia="Gungsuh" w:hAnsi="Gungsuh"/>
              <w:color w:val="741b47"/>
              <w:sz w:val="24"/>
              <w:szCs w:val="24"/>
              <w:rtl w:val="0"/>
            </w:rPr>
            <w:t xml:space="preserve">关于礼敬僧宝和尊重寺院等行为规范</w:t>
          </w:r>
        </w:sdtContent>
      </w:sdt>
      <w:r w:rsidDel="00000000" w:rsidR="00000000" w:rsidRPr="00000000">
        <w:rPr>
          <w:rtl w:val="0"/>
        </w:rPr>
      </w:r>
    </w:p>
    <w:p w:rsidR="00000000" w:rsidDel="00000000" w:rsidP="00000000" w:rsidRDefault="00000000" w:rsidRPr="00000000" w14:paraId="00000407">
      <w:pPr>
        <w:widowControl w:val="1"/>
        <w:spacing w:line="276" w:lineRule="auto"/>
        <w:jc w:val="left"/>
        <w:rPr>
          <w:rFonts w:ascii="Times New Roman" w:cs="Times New Roman" w:eastAsia="Times New Roman" w:hAnsi="Times New Roman"/>
          <w:color w:val="741b47"/>
          <w:sz w:val="26"/>
          <w:szCs w:val="26"/>
        </w:rPr>
      </w:pPr>
      <w:r w:rsidDel="00000000" w:rsidR="00000000" w:rsidRPr="00000000">
        <w:rPr>
          <w:rFonts w:ascii="Times New Roman" w:cs="Times New Roman" w:eastAsia="Times New Roman" w:hAnsi="Times New Roman"/>
          <w:color w:val="741b47"/>
          <w:sz w:val="26"/>
          <w:szCs w:val="26"/>
          <w:rtl w:val="0"/>
        </w:rPr>
        <w:t xml:space="preserve">On Respecting the Sangha and Monastic Settings</w:t>
      </w:r>
    </w:p>
    <w:p w:rsidR="00000000" w:rsidDel="00000000" w:rsidP="00000000" w:rsidRDefault="00000000" w:rsidRPr="00000000" w14:paraId="00000408">
      <w:pPr>
        <w:widowControl w:val="1"/>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409">
      <w:pPr>
        <w:widowControl w:val="1"/>
        <w:spacing w:line="276" w:lineRule="auto"/>
        <w:jc w:val="left"/>
        <w:rPr>
          <w:rFonts w:ascii="Times New Roman" w:cs="Times New Roman" w:eastAsia="Times New Roman" w:hAnsi="Times New Roman"/>
          <w:color w:val="741b47"/>
          <w:sz w:val="24"/>
          <w:szCs w:val="24"/>
        </w:rPr>
      </w:pPr>
      <w:sdt>
        <w:sdtPr>
          <w:id w:val="-938589885"/>
          <w:tag w:val="goog_rdk_732"/>
        </w:sdtPr>
        <w:sdtContent>
          <w:r w:rsidDel="00000000" w:rsidR="00000000" w:rsidRPr="00000000">
            <w:rPr>
              <w:rFonts w:ascii="Gungsuh" w:cs="Gungsuh" w:eastAsia="Gungsuh" w:hAnsi="Gungsuh"/>
              <w:color w:val="741b47"/>
              <w:sz w:val="24"/>
              <w:szCs w:val="24"/>
              <w:rtl w:val="0"/>
            </w:rPr>
            <w:t xml:space="preserve">各位学员：</w:t>
          </w:r>
        </w:sdtContent>
      </w:sdt>
    </w:p>
    <w:p w:rsidR="00000000" w:rsidDel="00000000" w:rsidP="00000000" w:rsidRDefault="00000000" w:rsidRPr="00000000" w14:paraId="0000040A">
      <w:pPr>
        <w:widowControl w:val="1"/>
        <w:spacing w:line="276" w:lineRule="auto"/>
        <w:jc w:val="left"/>
        <w:rPr>
          <w:rFonts w:ascii="Times New Roman" w:cs="Times New Roman" w:eastAsia="Times New Roman" w:hAnsi="Times New Roman"/>
          <w:color w:val="741b47"/>
          <w:sz w:val="24"/>
          <w:szCs w:val="24"/>
        </w:rPr>
      </w:pPr>
      <w:sdt>
        <w:sdtPr>
          <w:id w:val="834171381"/>
          <w:tag w:val="goog_rdk_733"/>
        </w:sdtPr>
        <w:sdtContent>
          <w:r w:rsidDel="00000000" w:rsidR="00000000" w:rsidRPr="00000000">
            <w:rPr>
              <w:rFonts w:ascii="Gungsuh" w:cs="Gungsuh" w:eastAsia="Gungsuh" w:hAnsi="Gungsuh"/>
              <w:color w:val="741b47"/>
              <w:sz w:val="24"/>
              <w:szCs w:val="24"/>
              <w:rtl w:val="0"/>
            </w:rPr>
            <w:t xml:space="preserve">在修学和生活中，我们可能会进入其他寺院，遇到其他法师或接触其他法门。作为静心学堂学员，应当秉持对三宝的正信，以如法的行仪处理好这些关系。</w:t>
          </w:r>
        </w:sdtContent>
      </w:sdt>
    </w:p>
    <w:p w:rsidR="00000000" w:rsidDel="00000000" w:rsidP="00000000" w:rsidRDefault="00000000" w:rsidRPr="00000000" w14:paraId="0000040B">
      <w:pPr>
        <w:widowControl w:val="1"/>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As participants in study and daily life, we may visit different monasteries, encounter monastics from various traditions, or come into contact with diverse approaches to practice. As members of Mindful Peace Academy, we should uphold a grounded confidence in the Three Jewels and to conduct ourselves with clarity and respect in these situations.</w:t>
      </w:r>
    </w:p>
    <w:p w:rsidR="00000000" w:rsidDel="00000000" w:rsidP="00000000" w:rsidRDefault="00000000" w:rsidRPr="00000000" w14:paraId="0000040C">
      <w:pPr>
        <w:widowControl w:val="1"/>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40D">
      <w:pPr>
        <w:widowControl w:val="1"/>
        <w:spacing w:line="276" w:lineRule="auto"/>
        <w:jc w:val="left"/>
        <w:rPr>
          <w:rFonts w:ascii="Times New Roman" w:cs="Times New Roman" w:eastAsia="Times New Roman" w:hAnsi="Times New Roman"/>
          <w:color w:val="741b47"/>
          <w:sz w:val="24"/>
          <w:szCs w:val="24"/>
        </w:rPr>
      </w:pPr>
      <w:sdt>
        <w:sdtPr>
          <w:id w:val="1971319952"/>
          <w:tag w:val="goog_rdk_734"/>
        </w:sdtPr>
        <w:sdtContent>
          <w:r w:rsidDel="00000000" w:rsidR="00000000" w:rsidRPr="00000000">
            <w:rPr>
              <w:rFonts w:ascii="Gungsuh" w:cs="Gungsuh" w:eastAsia="Gungsuh" w:hAnsi="Gungsuh"/>
              <w:color w:val="741b47"/>
              <w:sz w:val="24"/>
              <w:szCs w:val="24"/>
              <w:rtl w:val="0"/>
            </w:rPr>
            <w:t xml:space="preserve">一、尊重所有僧人</w:t>
          </w:r>
        </w:sdtContent>
      </w:sdt>
    </w:p>
    <w:p w:rsidR="00000000" w:rsidDel="00000000" w:rsidP="00000000" w:rsidRDefault="00000000" w:rsidRPr="00000000" w14:paraId="0000040E">
      <w:pPr>
        <w:widowControl w:val="1"/>
        <w:spacing w:line="276" w:lineRule="auto"/>
        <w:jc w:val="left"/>
        <w:rPr>
          <w:rFonts w:ascii="Times New Roman" w:cs="Times New Roman" w:eastAsia="Times New Roman" w:hAnsi="Times New Roman"/>
          <w:b w:val="1"/>
          <w:bCs w:val="1"/>
          <w:color w:val="741b47"/>
          <w:sz w:val="24"/>
          <w:szCs w:val="24"/>
        </w:rPr>
      </w:pPr>
      <w:sdt>
        <w:sdtPr>
          <w:id w:val="-360913396"/>
          <w:tag w:val="goog_rdk_735"/>
        </w:sdtPr>
        <w:sdtContent>
          <w:r w:rsidDel="00000000" w:rsidR="00000000" w:rsidRPr="00000000">
            <w:rPr>
              <w:rFonts w:ascii="Gungsuh" w:cs="Gungsuh" w:eastAsia="Gungsuh" w:hAnsi="Gungsuh"/>
              <w:color w:val="741b47"/>
              <w:sz w:val="24"/>
              <w:szCs w:val="24"/>
              <w:rtl w:val="0"/>
            </w:rPr>
            <w:t xml:space="preserve">僧人不仅是人天导师，更是续佛慧命的栋梁，正法久住的象征。没有僧宝，就没有佛法在世间的流传。学员应当以恭敬之心，尊重并礼敬所有僧人。</w:t>
          </w:r>
        </w:sdtContent>
      </w:sdt>
      <w:r w:rsidDel="00000000" w:rsidR="00000000" w:rsidRPr="00000000">
        <w:rPr>
          <w:rtl w:val="0"/>
        </w:rPr>
      </w:r>
    </w:p>
    <w:p w:rsidR="00000000" w:rsidDel="00000000" w:rsidP="00000000" w:rsidRDefault="00000000" w:rsidRPr="00000000" w14:paraId="0000040F">
      <w:pPr>
        <w:widowControl w:val="1"/>
        <w:spacing w:line="276" w:lineRule="auto"/>
        <w:jc w:val="left"/>
        <w:rPr>
          <w:rFonts w:ascii="Times New Roman" w:cs="Times New Roman" w:eastAsia="Times New Roman" w:hAnsi="Times New Roman"/>
          <w:color w:val="741b47"/>
          <w:sz w:val="26"/>
          <w:szCs w:val="26"/>
        </w:rPr>
      </w:pPr>
      <w:r w:rsidDel="00000000" w:rsidR="00000000" w:rsidRPr="00000000">
        <w:rPr>
          <w:rFonts w:ascii="Times New Roman" w:cs="Times New Roman" w:eastAsia="Times New Roman" w:hAnsi="Times New Roman"/>
          <w:b w:val="0"/>
          <w:bCs w:val="0"/>
          <w:color w:val="741b47"/>
          <w:sz w:val="26"/>
          <w:szCs w:val="26"/>
          <w:rtl w:val="0"/>
        </w:rPr>
        <w:t xml:space="preserve">1. Respect for All Monastics</w:t>
      </w:r>
      <w:r w:rsidDel="00000000" w:rsidR="00000000" w:rsidRPr="00000000">
        <w:rPr>
          <w:rtl w:val="0"/>
        </w:rPr>
      </w:r>
    </w:p>
    <w:p w:rsidR="00000000" w:rsidDel="00000000" w:rsidP="00000000" w:rsidRDefault="00000000" w:rsidRPr="00000000" w14:paraId="00000410">
      <w:pPr>
        <w:widowControl w:val="1"/>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Monastics serve not only as guides for both human and heavenly beings, but also as those who carry forward the living transmission of the Buddha’s wisdom and embody the continuity of the Dharma in the world. Without the Sangha, the teachings would not be sustained or transmitted. With this understanding, students should approach all monastics with respect and reverence.</w:t>
      </w:r>
    </w:p>
    <w:p w:rsidR="00000000" w:rsidDel="00000000" w:rsidP="00000000" w:rsidRDefault="00000000" w:rsidRPr="00000000" w14:paraId="00000411">
      <w:pPr>
        <w:widowControl w:val="1"/>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412">
      <w:pPr>
        <w:widowControl w:val="1"/>
        <w:spacing w:line="276" w:lineRule="auto"/>
        <w:jc w:val="left"/>
        <w:rPr>
          <w:rFonts w:ascii="Times New Roman" w:cs="Times New Roman" w:eastAsia="Times New Roman" w:hAnsi="Times New Roman"/>
          <w:color w:val="741b47"/>
          <w:sz w:val="24"/>
          <w:szCs w:val="24"/>
        </w:rPr>
      </w:pPr>
      <w:sdt>
        <w:sdtPr>
          <w:id w:val="375402060"/>
          <w:tag w:val="goog_rdk_736"/>
        </w:sdtPr>
        <w:sdtContent>
          <w:r w:rsidDel="00000000" w:rsidR="00000000" w:rsidRPr="00000000">
            <w:rPr>
              <w:rFonts w:ascii="Gungsuh" w:cs="Gungsuh" w:eastAsia="Gungsuh" w:hAnsi="Gungsuh"/>
              <w:color w:val="741b47"/>
              <w:sz w:val="24"/>
              <w:szCs w:val="24"/>
              <w:rtl w:val="0"/>
            </w:rPr>
            <w:t xml:space="preserve">二、遵守寺院礼仪</w:t>
          </w:r>
        </w:sdtContent>
      </w:sdt>
    </w:p>
    <w:p w:rsidR="00000000" w:rsidDel="00000000" w:rsidP="00000000" w:rsidRDefault="00000000" w:rsidRPr="00000000" w14:paraId="00000413">
      <w:pPr>
        <w:widowControl w:val="1"/>
        <w:spacing w:line="276" w:lineRule="auto"/>
        <w:jc w:val="left"/>
        <w:rPr>
          <w:rFonts w:ascii="Times New Roman" w:cs="Times New Roman" w:eastAsia="Times New Roman" w:hAnsi="Times New Roman"/>
          <w:color w:val="741b47"/>
          <w:sz w:val="24"/>
          <w:szCs w:val="24"/>
        </w:rPr>
      </w:pPr>
      <w:sdt>
        <w:sdtPr>
          <w:id w:val="-1041151154"/>
          <w:tag w:val="goog_rdk_737"/>
        </w:sdtPr>
        <w:sdtContent>
          <w:r w:rsidDel="00000000" w:rsidR="00000000" w:rsidRPr="00000000">
            <w:rPr>
              <w:rFonts w:ascii="Gungsuh" w:cs="Gungsuh" w:eastAsia="Gungsuh" w:hAnsi="Gungsuh"/>
              <w:color w:val="741b47"/>
              <w:sz w:val="24"/>
              <w:szCs w:val="24"/>
              <w:rtl w:val="0"/>
            </w:rPr>
            <w:t xml:space="preserve">1. 进入寺院，首先如法礼佛，遇到僧人应合掌致敬。</w:t>
          </w:r>
        </w:sdtContent>
      </w:sdt>
    </w:p>
    <w:p w:rsidR="00000000" w:rsidDel="00000000" w:rsidP="00000000" w:rsidRDefault="00000000" w:rsidRPr="00000000" w14:paraId="00000414">
      <w:pPr>
        <w:widowControl w:val="1"/>
        <w:spacing w:line="276" w:lineRule="auto"/>
        <w:jc w:val="left"/>
        <w:rPr>
          <w:rFonts w:ascii="Times New Roman" w:cs="Times New Roman" w:eastAsia="Times New Roman" w:hAnsi="Times New Roman"/>
          <w:color w:val="741b47"/>
          <w:sz w:val="24"/>
          <w:szCs w:val="24"/>
        </w:rPr>
      </w:pPr>
      <w:sdt>
        <w:sdtPr>
          <w:id w:val="-1052321830"/>
          <w:tag w:val="goog_rdk_738"/>
        </w:sdtPr>
        <w:sdtContent>
          <w:r w:rsidDel="00000000" w:rsidR="00000000" w:rsidRPr="00000000">
            <w:rPr>
              <w:rFonts w:ascii="Gungsuh" w:cs="Gungsuh" w:eastAsia="Gungsuh" w:hAnsi="Gungsuh"/>
              <w:color w:val="741b47"/>
              <w:sz w:val="24"/>
              <w:szCs w:val="24"/>
              <w:rtl w:val="0"/>
            </w:rPr>
            <w:t xml:space="preserve">2. 顶礼法师时，若法师说“问讯”，问讯即可；若法师说“一拜”，一拜即可；若法师没有招呼，则应三拜。</w:t>
          </w:r>
        </w:sdtContent>
      </w:sdt>
    </w:p>
    <w:p w:rsidR="00000000" w:rsidDel="00000000" w:rsidP="00000000" w:rsidRDefault="00000000" w:rsidRPr="00000000" w14:paraId="00000415">
      <w:pPr>
        <w:widowControl w:val="1"/>
        <w:spacing w:line="276" w:lineRule="auto"/>
        <w:jc w:val="left"/>
        <w:rPr>
          <w:rFonts w:ascii="Times New Roman" w:cs="Times New Roman" w:eastAsia="Times New Roman" w:hAnsi="Times New Roman"/>
          <w:color w:val="741b47"/>
          <w:sz w:val="24"/>
          <w:szCs w:val="24"/>
        </w:rPr>
      </w:pPr>
      <w:sdt>
        <w:sdtPr>
          <w:id w:val="1398317587"/>
          <w:tag w:val="goog_rdk_739"/>
        </w:sdtPr>
        <w:sdtContent>
          <w:r w:rsidDel="00000000" w:rsidR="00000000" w:rsidRPr="00000000">
            <w:rPr>
              <w:rFonts w:ascii="Gungsuh" w:cs="Gungsuh" w:eastAsia="Gungsuh" w:hAnsi="Gungsuh"/>
              <w:color w:val="741b47"/>
              <w:sz w:val="24"/>
              <w:szCs w:val="24"/>
              <w:rtl w:val="0"/>
            </w:rPr>
            <w:t xml:space="preserve">3. 着装应稳重大方。女众不应穿暴露、紧身、透明的服装入寺，交谈时不得拉扯法师，照相时不得紧靠法师，以免引起讥嫌。男众前往尼寺亦然。</w:t>
          </w:r>
        </w:sdtContent>
      </w:sdt>
    </w:p>
    <w:p w:rsidR="00000000" w:rsidDel="00000000" w:rsidP="00000000" w:rsidRDefault="00000000" w:rsidRPr="00000000" w14:paraId="00000416">
      <w:pPr>
        <w:widowControl w:val="1"/>
        <w:spacing w:line="276" w:lineRule="auto"/>
        <w:jc w:val="left"/>
        <w:rPr>
          <w:rFonts w:ascii="Times New Roman" w:cs="Times New Roman" w:eastAsia="Times New Roman" w:hAnsi="Times New Roman"/>
          <w:color w:val="741b47"/>
          <w:sz w:val="24"/>
          <w:szCs w:val="24"/>
        </w:rPr>
      </w:pPr>
      <w:sdt>
        <w:sdtPr>
          <w:id w:val="-1337479567"/>
          <w:tag w:val="goog_rdk_740"/>
        </w:sdtPr>
        <w:sdtContent>
          <w:r w:rsidDel="00000000" w:rsidR="00000000" w:rsidRPr="00000000">
            <w:rPr>
              <w:rFonts w:ascii="Gungsuh" w:cs="Gungsuh" w:eastAsia="Gungsuh" w:hAnsi="Gungsuh"/>
              <w:color w:val="741b47"/>
              <w:sz w:val="24"/>
              <w:szCs w:val="24"/>
              <w:rtl w:val="0"/>
            </w:rPr>
            <w:t xml:space="preserve">4. 寺院内不得吵闹喧哗，不宜和法师开玩笑，公众场合更应避免。交流心得法义时，应柔声细语。</w:t>
          </w:r>
        </w:sdtContent>
      </w:sdt>
    </w:p>
    <w:p w:rsidR="00000000" w:rsidDel="00000000" w:rsidP="00000000" w:rsidRDefault="00000000" w:rsidRPr="00000000" w14:paraId="00000417">
      <w:pPr>
        <w:widowControl w:val="1"/>
        <w:spacing w:line="276" w:lineRule="auto"/>
        <w:jc w:val="left"/>
        <w:rPr>
          <w:rFonts w:ascii="Times New Roman" w:cs="Times New Roman" w:eastAsia="Times New Roman" w:hAnsi="Times New Roman"/>
          <w:color w:val="741b47"/>
          <w:sz w:val="24"/>
          <w:szCs w:val="24"/>
        </w:rPr>
      </w:pPr>
      <w:sdt>
        <w:sdtPr>
          <w:id w:val="1440527912"/>
          <w:tag w:val="goog_rdk_741"/>
        </w:sdtPr>
        <w:sdtContent>
          <w:r w:rsidDel="00000000" w:rsidR="00000000" w:rsidRPr="00000000">
            <w:rPr>
              <w:rFonts w:ascii="Gungsuh" w:cs="Gungsuh" w:eastAsia="Gungsuh" w:hAnsi="Gungsuh"/>
              <w:color w:val="741b47"/>
              <w:sz w:val="24"/>
              <w:szCs w:val="24"/>
              <w:rtl w:val="0"/>
            </w:rPr>
            <w:t xml:space="preserve">5. 有因缘与法师同行，应走在法师后方，不宜太近或太远。与法师交流时，要收摄身心，谨言慎行。</w:t>
          </w:r>
        </w:sdtContent>
      </w:sdt>
    </w:p>
    <w:p w:rsidR="00000000" w:rsidDel="00000000" w:rsidP="00000000" w:rsidRDefault="00000000" w:rsidRPr="00000000" w14:paraId="00000418">
      <w:pPr>
        <w:widowControl w:val="1"/>
        <w:spacing w:line="276" w:lineRule="auto"/>
        <w:jc w:val="left"/>
        <w:rPr>
          <w:rFonts w:ascii="Times New Roman" w:cs="Times New Roman" w:eastAsia="Times New Roman" w:hAnsi="Times New Roman"/>
          <w:color w:val="741b47"/>
          <w:sz w:val="34"/>
          <w:szCs w:val="34"/>
        </w:rPr>
      </w:pPr>
      <w:r w:rsidDel="00000000" w:rsidR="00000000" w:rsidRPr="00000000">
        <w:rPr>
          <w:rFonts w:ascii="Times New Roman" w:cs="Times New Roman" w:eastAsia="Times New Roman" w:hAnsi="Times New Roman"/>
          <w:b w:val="0"/>
          <w:bCs w:val="0"/>
          <w:color w:val="741b47"/>
          <w:sz w:val="26"/>
          <w:szCs w:val="26"/>
          <w:rtl w:val="0"/>
        </w:rPr>
        <w:t xml:space="preserve">2. Observing Monastic Etiquette</w:t>
      </w:r>
      <w:r w:rsidDel="00000000" w:rsidR="00000000" w:rsidRPr="00000000">
        <w:rPr>
          <w:rtl w:val="0"/>
        </w:rPr>
      </w:r>
    </w:p>
    <w:p w:rsidR="00000000" w:rsidDel="00000000" w:rsidP="00000000" w:rsidRDefault="00000000" w:rsidRPr="00000000" w14:paraId="00000419">
      <w:pPr>
        <w:widowControl w:val="1"/>
        <w:numPr>
          <w:ilvl w:val="0"/>
          <w:numId w:val="3"/>
        </w:numPr>
        <w:spacing w:line="276" w:lineRule="auto"/>
        <w:ind w:left="720" w:hanging="360"/>
        <w:jc w:val="left"/>
        <w:rPr>
          <w:rFonts w:ascii="Times New Roman" w:cs="Times New Roman" w:eastAsia="Times New Roman" w:hAnsi="Times New Roman"/>
          <w:color w:val="741b47"/>
          <w:sz w:val="24"/>
          <w:szCs w:val="24"/>
          <w:u w:val="none"/>
        </w:rPr>
      </w:pPr>
      <w:r w:rsidDel="00000000" w:rsidR="00000000" w:rsidRPr="00000000">
        <w:rPr>
          <w:rFonts w:ascii="Times New Roman" w:cs="Times New Roman" w:eastAsia="Times New Roman" w:hAnsi="Times New Roman"/>
          <w:color w:val="741b47"/>
          <w:sz w:val="24"/>
          <w:szCs w:val="24"/>
          <w:rtl w:val="0"/>
        </w:rPr>
        <w:t xml:space="preserve">Upon entering a monastery, first pay respect to the Buddha. When encountering monastics, greet them with palms joined.</w:t>
      </w:r>
    </w:p>
    <w:p w:rsidR="00000000" w:rsidDel="00000000" w:rsidP="00000000" w:rsidRDefault="00000000" w:rsidRPr="00000000" w14:paraId="0000041A">
      <w:pPr>
        <w:widowControl w:val="1"/>
        <w:numPr>
          <w:ilvl w:val="0"/>
          <w:numId w:val="3"/>
        </w:numPr>
        <w:spacing w:line="276" w:lineRule="auto"/>
        <w:ind w:left="720" w:hanging="360"/>
        <w:jc w:val="left"/>
        <w:rPr>
          <w:rFonts w:ascii="Times New Roman" w:cs="Times New Roman" w:eastAsia="Times New Roman" w:hAnsi="Times New Roman"/>
          <w:color w:val="741b47"/>
          <w:sz w:val="24"/>
          <w:szCs w:val="24"/>
          <w:u w:val="none"/>
        </w:rPr>
      </w:pPr>
      <w:r w:rsidDel="00000000" w:rsidR="00000000" w:rsidRPr="00000000">
        <w:rPr>
          <w:rFonts w:ascii="Times New Roman" w:cs="Times New Roman" w:eastAsia="Times New Roman" w:hAnsi="Times New Roman"/>
          <w:color w:val="741b47"/>
          <w:sz w:val="24"/>
          <w:szCs w:val="24"/>
          <w:rtl w:val="0"/>
        </w:rPr>
        <w:t xml:space="preserve">When bowing to the monastic, follow their guidance: if the monastic indicates a greeting, a simple gesture of respect is sufficient; if one bow is indicated, one bow is offered; if no instruction is given, three bows may be made.</w:t>
      </w:r>
    </w:p>
    <w:p w:rsidR="00000000" w:rsidDel="00000000" w:rsidP="00000000" w:rsidRDefault="00000000" w:rsidRPr="00000000" w14:paraId="0000041B">
      <w:pPr>
        <w:widowControl w:val="1"/>
        <w:numPr>
          <w:ilvl w:val="0"/>
          <w:numId w:val="3"/>
        </w:numPr>
        <w:spacing w:line="276" w:lineRule="auto"/>
        <w:ind w:left="720" w:hanging="360"/>
        <w:jc w:val="left"/>
        <w:rPr>
          <w:rFonts w:ascii="Times New Roman" w:cs="Times New Roman" w:eastAsia="Times New Roman" w:hAnsi="Times New Roman"/>
          <w:color w:val="741b47"/>
          <w:sz w:val="24"/>
          <w:szCs w:val="24"/>
          <w:u w:val="none"/>
        </w:rPr>
      </w:pPr>
      <w:r w:rsidDel="00000000" w:rsidR="00000000" w:rsidRPr="00000000">
        <w:rPr>
          <w:rFonts w:ascii="Times New Roman" w:cs="Times New Roman" w:eastAsia="Times New Roman" w:hAnsi="Times New Roman"/>
          <w:color w:val="741b47"/>
          <w:sz w:val="24"/>
          <w:szCs w:val="24"/>
          <w:rtl w:val="0"/>
        </w:rPr>
        <w:t xml:space="preserve">Attire should be modest and appropriate. Clothing that is revealing, tight, or transparent is not suitable when visiting a monastery. Physical contact with monastics should be avoided, and when taking photographs, appropriate distance should be maintained to prevent misunderstanding. The same principles apply when male practitioners visit nunneries.</w:t>
      </w:r>
    </w:p>
    <w:p w:rsidR="00000000" w:rsidDel="00000000" w:rsidP="00000000" w:rsidRDefault="00000000" w:rsidRPr="00000000" w14:paraId="0000041C">
      <w:pPr>
        <w:widowControl w:val="1"/>
        <w:numPr>
          <w:ilvl w:val="0"/>
          <w:numId w:val="3"/>
        </w:numPr>
        <w:spacing w:line="276" w:lineRule="auto"/>
        <w:ind w:left="720" w:hanging="360"/>
        <w:jc w:val="left"/>
        <w:rPr>
          <w:rFonts w:ascii="Times New Roman" w:cs="Times New Roman" w:eastAsia="Times New Roman" w:hAnsi="Times New Roman"/>
          <w:color w:val="741b47"/>
          <w:sz w:val="24"/>
          <w:szCs w:val="24"/>
          <w:u w:val="none"/>
        </w:rPr>
      </w:pPr>
      <w:r w:rsidDel="00000000" w:rsidR="00000000" w:rsidRPr="00000000">
        <w:rPr>
          <w:rFonts w:ascii="Times New Roman" w:cs="Times New Roman" w:eastAsia="Times New Roman" w:hAnsi="Times New Roman"/>
          <w:color w:val="741b47"/>
          <w:sz w:val="24"/>
          <w:szCs w:val="24"/>
          <w:rtl w:val="0"/>
        </w:rPr>
        <w:t xml:space="preserve">Within the monastery, maintain a quiet and respectful atmosphere. Loud conversation and joking with monastics are not appropriate, especially in public settings. When sharing reflections on the Dharma, speak gently with care.</w:t>
      </w:r>
    </w:p>
    <w:p w:rsidR="00000000" w:rsidDel="00000000" w:rsidP="00000000" w:rsidRDefault="00000000" w:rsidRPr="00000000" w14:paraId="0000041D">
      <w:pPr>
        <w:widowControl w:val="1"/>
        <w:numPr>
          <w:ilvl w:val="0"/>
          <w:numId w:val="3"/>
        </w:numPr>
        <w:spacing w:line="276" w:lineRule="auto"/>
        <w:ind w:left="720" w:hanging="360"/>
        <w:jc w:val="left"/>
        <w:rPr>
          <w:rFonts w:ascii="Times New Roman" w:cs="Times New Roman" w:eastAsia="Times New Roman" w:hAnsi="Times New Roman"/>
          <w:color w:val="741b47"/>
          <w:sz w:val="24"/>
          <w:szCs w:val="24"/>
          <w:u w:val="none"/>
        </w:rPr>
      </w:pPr>
      <w:r w:rsidDel="00000000" w:rsidR="00000000" w:rsidRPr="00000000">
        <w:rPr>
          <w:rFonts w:ascii="Times New Roman" w:cs="Times New Roman" w:eastAsia="Times New Roman" w:hAnsi="Times New Roman"/>
          <w:color w:val="741b47"/>
          <w:sz w:val="24"/>
          <w:szCs w:val="24"/>
          <w:rtl w:val="0"/>
        </w:rPr>
        <w:t xml:space="preserve">When walking with the monastics, remain slightly behind, maintaining a respectful distance. In conversation, remain composed, mindful in speech, and attentive in conduct.</w:t>
      </w:r>
    </w:p>
    <w:p w:rsidR="00000000" w:rsidDel="00000000" w:rsidP="00000000" w:rsidRDefault="00000000" w:rsidRPr="00000000" w14:paraId="0000041E">
      <w:pPr>
        <w:widowControl w:val="1"/>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41F">
      <w:pPr>
        <w:widowControl w:val="1"/>
        <w:spacing w:line="276" w:lineRule="auto"/>
        <w:jc w:val="left"/>
        <w:rPr>
          <w:rFonts w:ascii="Times New Roman" w:cs="Times New Roman" w:eastAsia="Times New Roman" w:hAnsi="Times New Roman"/>
          <w:color w:val="741b47"/>
          <w:sz w:val="24"/>
          <w:szCs w:val="24"/>
        </w:rPr>
      </w:pPr>
      <w:sdt>
        <w:sdtPr>
          <w:id w:val="1788978166"/>
          <w:tag w:val="goog_rdk_742"/>
        </w:sdtPr>
        <w:sdtContent>
          <w:r w:rsidDel="00000000" w:rsidR="00000000" w:rsidRPr="00000000">
            <w:rPr>
              <w:rFonts w:ascii="Gungsuh" w:cs="Gungsuh" w:eastAsia="Gungsuh" w:hAnsi="Gungsuh"/>
              <w:color w:val="741b47"/>
              <w:sz w:val="24"/>
              <w:szCs w:val="24"/>
              <w:rtl w:val="0"/>
            </w:rPr>
            <w:t xml:space="preserve">三、守护口业，勿论是非</w:t>
          </w:r>
        </w:sdtContent>
      </w:sdt>
    </w:p>
    <w:p w:rsidR="00000000" w:rsidDel="00000000" w:rsidP="00000000" w:rsidRDefault="00000000" w:rsidRPr="00000000" w14:paraId="00000420">
      <w:pPr>
        <w:widowControl w:val="1"/>
        <w:spacing w:line="276" w:lineRule="auto"/>
        <w:jc w:val="left"/>
        <w:rPr>
          <w:rFonts w:ascii="Times New Roman" w:cs="Times New Roman" w:eastAsia="Times New Roman" w:hAnsi="Times New Roman"/>
          <w:color w:val="741b47"/>
          <w:sz w:val="24"/>
          <w:szCs w:val="24"/>
        </w:rPr>
      </w:pPr>
      <w:sdt>
        <w:sdtPr>
          <w:id w:val="885375613"/>
          <w:tag w:val="goog_rdk_743"/>
        </w:sdtPr>
        <w:sdtContent>
          <w:r w:rsidDel="00000000" w:rsidR="00000000" w:rsidRPr="00000000">
            <w:rPr>
              <w:rFonts w:ascii="Gungsuh" w:cs="Gungsuh" w:eastAsia="Gungsuh" w:hAnsi="Gungsuh"/>
              <w:color w:val="741b47"/>
              <w:sz w:val="24"/>
              <w:szCs w:val="24"/>
              <w:rtl w:val="0"/>
            </w:rPr>
            <w:t xml:space="preserve">任何情况下，对其他寺院、法门和法师，除了恭敬赞叹，不得妄加评论，传播是非</w:t>
          </w:r>
        </w:sdtContent>
      </w:sdt>
    </w:p>
    <w:p w:rsidR="00000000" w:rsidDel="00000000" w:rsidP="00000000" w:rsidRDefault="00000000" w:rsidRPr="00000000" w14:paraId="00000421">
      <w:pPr>
        <w:widowControl w:val="1"/>
        <w:spacing w:line="276" w:lineRule="auto"/>
        <w:jc w:val="left"/>
        <w:rPr>
          <w:rFonts w:ascii="Times New Roman" w:cs="Times New Roman" w:eastAsia="Times New Roman" w:hAnsi="Times New Roman"/>
          <w:color w:val="741b47"/>
          <w:sz w:val="34"/>
          <w:szCs w:val="34"/>
        </w:rPr>
      </w:pPr>
      <w:r w:rsidDel="00000000" w:rsidR="00000000" w:rsidRPr="00000000">
        <w:rPr>
          <w:rFonts w:ascii="Times New Roman" w:cs="Times New Roman" w:eastAsia="Times New Roman" w:hAnsi="Times New Roman"/>
          <w:b w:val="0"/>
          <w:bCs w:val="0"/>
          <w:color w:val="741b47"/>
          <w:sz w:val="26"/>
          <w:szCs w:val="26"/>
          <w:rtl w:val="0"/>
        </w:rPr>
        <w:t xml:space="preserve">3. Guarding Speech</w:t>
      </w:r>
      <w:r w:rsidDel="00000000" w:rsidR="00000000" w:rsidRPr="00000000">
        <w:rPr>
          <w:rFonts w:ascii="Times New Roman" w:cs="Times New Roman" w:eastAsia="Times New Roman" w:hAnsi="Times New Roman"/>
          <w:color w:val="741b47"/>
          <w:sz w:val="26"/>
          <w:szCs w:val="26"/>
          <w:rtl w:val="0"/>
        </w:rPr>
        <w:t xml:space="preserve">, and </w:t>
      </w:r>
      <w:r w:rsidDel="00000000" w:rsidR="00000000" w:rsidRPr="00000000">
        <w:rPr>
          <w:rFonts w:ascii="Times New Roman" w:cs="Times New Roman" w:eastAsia="Times New Roman" w:hAnsi="Times New Roman"/>
          <w:b w:val="0"/>
          <w:bCs w:val="0"/>
          <w:color w:val="741b47"/>
          <w:sz w:val="26"/>
          <w:szCs w:val="26"/>
          <w:rtl w:val="0"/>
        </w:rPr>
        <w:t xml:space="preserve">Avoiding Judgment </w:t>
      </w:r>
      <w:r w:rsidDel="00000000" w:rsidR="00000000" w:rsidRPr="00000000">
        <w:rPr>
          <w:rtl w:val="0"/>
        </w:rPr>
      </w:r>
    </w:p>
    <w:p w:rsidR="00000000" w:rsidDel="00000000" w:rsidP="00000000" w:rsidRDefault="00000000" w:rsidRPr="00000000" w14:paraId="00000422">
      <w:pPr>
        <w:widowControl w:val="1"/>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In all circumstances, refrain from making unnecessary comments or spreading opinions about other monasteries, teachings, or monastics. Instead, maintain an attitude of respect and appreciation.</w:t>
      </w:r>
    </w:p>
    <w:p w:rsidR="00000000" w:rsidDel="00000000" w:rsidP="00000000" w:rsidRDefault="00000000" w:rsidRPr="00000000" w14:paraId="00000423">
      <w:pPr>
        <w:widowControl w:val="1"/>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424">
      <w:pPr>
        <w:widowControl w:val="1"/>
        <w:spacing w:line="276" w:lineRule="auto"/>
        <w:jc w:val="left"/>
        <w:rPr>
          <w:rFonts w:ascii="Times New Roman" w:cs="Times New Roman" w:eastAsia="Times New Roman" w:hAnsi="Times New Roman"/>
          <w:color w:val="741b47"/>
          <w:sz w:val="24"/>
          <w:szCs w:val="24"/>
        </w:rPr>
      </w:pPr>
      <w:sdt>
        <w:sdtPr>
          <w:id w:val="1099491723"/>
          <w:tag w:val="goog_rdk_744"/>
        </w:sdtPr>
        <w:sdtContent>
          <w:r w:rsidDel="00000000" w:rsidR="00000000" w:rsidRPr="00000000">
            <w:rPr>
              <w:rFonts w:ascii="Gungsuh" w:cs="Gungsuh" w:eastAsia="Gungsuh" w:hAnsi="Gungsuh"/>
              <w:color w:val="741b47"/>
              <w:sz w:val="24"/>
              <w:szCs w:val="24"/>
              <w:rtl w:val="0"/>
            </w:rPr>
            <w:t xml:space="preserve">四、尊重他人所修法门</w:t>
          </w:r>
        </w:sdtContent>
      </w:sdt>
    </w:p>
    <w:p w:rsidR="00000000" w:rsidDel="00000000" w:rsidP="00000000" w:rsidRDefault="00000000" w:rsidRPr="00000000" w14:paraId="00000425">
      <w:pPr>
        <w:widowControl w:val="1"/>
        <w:spacing w:line="276" w:lineRule="auto"/>
        <w:jc w:val="left"/>
        <w:rPr>
          <w:rFonts w:ascii="Times New Roman" w:cs="Times New Roman" w:eastAsia="Times New Roman" w:hAnsi="Times New Roman"/>
          <w:color w:val="741b47"/>
          <w:sz w:val="24"/>
          <w:szCs w:val="24"/>
        </w:rPr>
      </w:pPr>
      <w:sdt>
        <w:sdtPr>
          <w:id w:val="-1605866326"/>
          <w:tag w:val="goog_rdk_745"/>
        </w:sdtPr>
        <w:sdtContent>
          <w:r w:rsidDel="00000000" w:rsidR="00000000" w:rsidRPr="00000000">
            <w:rPr>
              <w:rFonts w:ascii="Gungsuh" w:cs="Gungsuh" w:eastAsia="Gungsuh" w:hAnsi="Gungsuh"/>
              <w:color w:val="741b47"/>
              <w:sz w:val="24"/>
              <w:szCs w:val="24"/>
              <w:rtl w:val="0"/>
            </w:rPr>
            <w:t xml:space="preserve">在介绍静心学堂的殊胜时，可客观陈述自身的感悟和转变。如果他人已有依止的法师和法门，要鼓励对方增进道业，不得贬低其他法门，不主动引导他人改变法门。</w:t>
          </w:r>
        </w:sdtContent>
      </w:sdt>
    </w:p>
    <w:p w:rsidR="00000000" w:rsidDel="00000000" w:rsidP="00000000" w:rsidRDefault="00000000" w:rsidRPr="00000000" w14:paraId="00000426">
      <w:pPr>
        <w:widowControl w:val="1"/>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b w:val="0"/>
          <w:bCs w:val="0"/>
          <w:color w:val="741b47"/>
          <w:sz w:val="24"/>
          <w:szCs w:val="24"/>
          <w:rtl w:val="0"/>
        </w:rPr>
        <w:t xml:space="preserve">4. Respecting Different Paths of Practice</w:t>
      </w:r>
      <w:r w:rsidDel="00000000" w:rsidR="00000000" w:rsidRPr="00000000">
        <w:rPr>
          <w:rtl w:val="0"/>
        </w:rPr>
      </w:r>
    </w:p>
    <w:p w:rsidR="00000000" w:rsidDel="00000000" w:rsidP="00000000" w:rsidRDefault="00000000" w:rsidRPr="00000000" w14:paraId="00000427">
      <w:pPr>
        <w:widowControl w:val="1"/>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When introducing Mindful Peace Academy, students may share their own experience and transformation in a truthful way. If others already follow a particular teacher or path, encourage them to deepen their own practice. Avoid criticizing other approaches and do not actively guide others to convert their path.</w:t>
      </w:r>
    </w:p>
    <w:p w:rsidR="00000000" w:rsidDel="00000000" w:rsidP="00000000" w:rsidRDefault="00000000" w:rsidRPr="00000000" w14:paraId="00000428">
      <w:pPr>
        <w:widowControl w:val="1"/>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429">
      <w:pPr>
        <w:widowControl w:val="1"/>
        <w:spacing w:line="276" w:lineRule="auto"/>
        <w:jc w:val="left"/>
        <w:rPr>
          <w:rFonts w:ascii="Times New Roman" w:cs="Times New Roman" w:eastAsia="Times New Roman" w:hAnsi="Times New Roman"/>
          <w:color w:val="741b47"/>
          <w:sz w:val="24"/>
          <w:szCs w:val="24"/>
        </w:rPr>
      </w:pPr>
      <w:sdt>
        <w:sdtPr>
          <w:id w:val="971246113"/>
          <w:tag w:val="goog_rdk_746"/>
        </w:sdtPr>
        <w:sdtContent>
          <w:r w:rsidDel="00000000" w:rsidR="00000000" w:rsidRPr="00000000">
            <w:rPr>
              <w:rFonts w:ascii="Gungsuh" w:cs="Gungsuh" w:eastAsia="Gungsuh" w:hAnsi="Gungsuh"/>
              <w:color w:val="741b47"/>
              <w:sz w:val="24"/>
              <w:szCs w:val="24"/>
              <w:rtl w:val="0"/>
            </w:rPr>
            <w:t xml:space="preserve">五、尊重寺院</w:t>
          </w:r>
        </w:sdtContent>
      </w:sdt>
    </w:p>
    <w:p w:rsidR="00000000" w:rsidDel="00000000" w:rsidP="00000000" w:rsidRDefault="00000000" w:rsidRPr="00000000" w14:paraId="0000042A">
      <w:pPr>
        <w:widowControl w:val="1"/>
        <w:spacing w:line="276" w:lineRule="auto"/>
        <w:jc w:val="left"/>
        <w:rPr>
          <w:rFonts w:ascii="Times New Roman" w:cs="Times New Roman" w:eastAsia="Times New Roman" w:hAnsi="Times New Roman"/>
          <w:color w:val="741b47"/>
          <w:sz w:val="24"/>
          <w:szCs w:val="24"/>
        </w:rPr>
      </w:pPr>
      <w:sdt>
        <w:sdtPr>
          <w:id w:val="-1533864549"/>
          <w:tag w:val="goog_rdk_747"/>
        </w:sdtPr>
        <w:sdtContent>
          <w:r w:rsidDel="00000000" w:rsidR="00000000" w:rsidRPr="00000000">
            <w:rPr>
              <w:rFonts w:ascii="Gungsuh" w:cs="Gungsuh" w:eastAsia="Gungsuh" w:hAnsi="Gungsuh"/>
              <w:color w:val="741b47"/>
              <w:sz w:val="24"/>
              <w:szCs w:val="24"/>
              <w:rtl w:val="0"/>
            </w:rPr>
            <w:t xml:space="preserve">每个寺院有不同定位，我们首先要表示尊重，切勿妄加评判，分别高下。在其他寺院开展共修等活动时，要心怀感恩，言行如法。在共修和活动范围之外，不主动宣传静心学堂或向该寺护法居士传灯，以免引起不必要的误会。若该寺院的住持、法师、居士对静心学堂确有兴趣，主动询问时，可为他们详述静心学堂模式。</w:t>
          </w:r>
        </w:sdtContent>
      </w:sdt>
    </w:p>
    <w:p w:rsidR="00000000" w:rsidDel="00000000" w:rsidP="00000000" w:rsidRDefault="00000000" w:rsidRPr="00000000" w14:paraId="0000042B">
      <w:pPr>
        <w:widowControl w:val="1"/>
        <w:spacing w:line="276" w:lineRule="auto"/>
        <w:jc w:val="left"/>
        <w:rPr>
          <w:rFonts w:ascii="Times New Roman" w:cs="Times New Roman" w:eastAsia="Times New Roman" w:hAnsi="Times New Roman"/>
          <w:color w:val="741b47"/>
          <w:sz w:val="34"/>
          <w:szCs w:val="34"/>
        </w:rPr>
      </w:pPr>
      <w:r w:rsidDel="00000000" w:rsidR="00000000" w:rsidRPr="00000000">
        <w:rPr>
          <w:rFonts w:ascii="Times New Roman" w:cs="Times New Roman" w:eastAsia="Times New Roman" w:hAnsi="Times New Roman"/>
          <w:b w:val="0"/>
          <w:bCs w:val="0"/>
          <w:color w:val="741b47"/>
          <w:sz w:val="26"/>
          <w:szCs w:val="26"/>
          <w:rtl w:val="0"/>
        </w:rPr>
        <w:t xml:space="preserve">5. Respecting Monasteries</w:t>
      </w:r>
      <w:r w:rsidDel="00000000" w:rsidR="00000000" w:rsidRPr="00000000">
        <w:rPr>
          <w:rtl w:val="0"/>
        </w:rPr>
      </w:r>
    </w:p>
    <w:p w:rsidR="00000000" w:rsidDel="00000000" w:rsidP="00000000" w:rsidRDefault="00000000" w:rsidRPr="00000000" w14:paraId="0000042C">
      <w:pPr>
        <w:widowControl w:val="1"/>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Each monastery has its own orientation and context, which we approach with respect, without making comparisons or passing judgment. When engaging in group practice or activities at other monasteries, maintain a sense of gratitude and conduct ourselves with care and propriety. Outside the scope of the agreed activities, refrain from actively promoting Mindful Peace Academy or introducing its approach to resident lay practitioners, so as to avoid unnecessary misunderstanding. If the abbot, monastics, or lay practitioners express genuine interest and inquire, we may then offer a clear and thoughtful introduction to Mindful Peace Academy.</w:t>
      </w:r>
    </w:p>
    <w:p w:rsidR="00000000" w:rsidDel="00000000" w:rsidP="00000000" w:rsidRDefault="00000000" w:rsidRPr="00000000" w14:paraId="0000042D">
      <w:pPr>
        <w:widowControl w:val="1"/>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42E">
      <w:pPr>
        <w:widowControl w:val="1"/>
        <w:spacing w:line="276" w:lineRule="auto"/>
        <w:jc w:val="left"/>
        <w:rPr>
          <w:rFonts w:ascii="Times New Roman" w:cs="Times New Roman" w:eastAsia="Times New Roman" w:hAnsi="Times New Roman"/>
          <w:color w:val="741b47"/>
          <w:sz w:val="24"/>
          <w:szCs w:val="24"/>
        </w:rPr>
      </w:pPr>
      <w:sdt>
        <w:sdtPr>
          <w:id w:val="-1753828110"/>
          <w:tag w:val="goog_rdk_748"/>
        </w:sdtPr>
        <w:sdtContent>
          <w:r w:rsidDel="00000000" w:rsidR="00000000" w:rsidRPr="00000000">
            <w:rPr>
              <w:rFonts w:ascii="Gungsuh" w:cs="Gungsuh" w:eastAsia="Gungsuh" w:hAnsi="Gungsuh"/>
              <w:color w:val="741b47"/>
              <w:sz w:val="24"/>
              <w:szCs w:val="24"/>
              <w:rtl w:val="0"/>
            </w:rPr>
            <w:t xml:space="preserve">六、尊重皈依师</w:t>
          </w:r>
        </w:sdtContent>
      </w:sdt>
    </w:p>
    <w:p w:rsidR="00000000" w:rsidDel="00000000" w:rsidP="00000000" w:rsidRDefault="00000000" w:rsidRPr="00000000" w14:paraId="0000042F">
      <w:pPr>
        <w:widowControl w:val="1"/>
        <w:spacing w:line="276" w:lineRule="auto"/>
        <w:jc w:val="left"/>
        <w:rPr>
          <w:rFonts w:ascii="Times New Roman" w:cs="Times New Roman" w:eastAsia="Times New Roman" w:hAnsi="Times New Roman"/>
          <w:color w:val="741b47"/>
          <w:sz w:val="24"/>
          <w:szCs w:val="24"/>
        </w:rPr>
      </w:pPr>
      <w:sdt>
        <w:sdtPr>
          <w:id w:val="399493415"/>
          <w:tag w:val="goog_rdk_749"/>
        </w:sdtPr>
        <w:sdtContent>
          <w:r w:rsidDel="00000000" w:rsidR="00000000" w:rsidRPr="00000000">
            <w:rPr>
              <w:rFonts w:ascii="Gungsuh" w:cs="Gungsuh" w:eastAsia="Gungsuh" w:hAnsi="Gungsuh"/>
              <w:color w:val="741b47"/>
              <w:sz w:val="24"/>
              <w:szCs w:val="24"/>
              <w:rtl w:val="0"/>
            </w:rPr>
            <w:t xml:space="preserve">有些学员加入静心学堂前，已在其他寺院或法师座下皈依，这和依止导师学法并不矛盾，因为我们皈依的是十方三宝，所以要继续尊重原有的皈依师，不必有任何顾虑。在修学中，应珍惜静心学堂的因缘，安住模式，精进修学。</w:t>
          </w:r>
        </w:sdtContent>
      </w:sdt>
    </w:p>
    <w:p w:rsidR="00000000" w:rsidDel="00000000" w:rsidP="00000000" w:rsidRDefault="00000000" w:rsidRPr="00000000" w14:paraId="00000430">
      <w:pPr>
        <w:widowControl w:val="1"/>
        <w:spacing w:line="276" w:lineRule="auto"/>
        <w:jc w:val="left"/>
        <w:rPr>
          <w:rFonts w:ascii="Times New Roman" w:cs="Times New Roman" w:eastAsia="Times New Roman" w:hAnsi="Times New Roman"/>
          <w:color w:val="741b47"/>
          <w:sz w:val="34"/>
          <w:szCs w:val="34"/>
        </w:rPr>
      </w:pPr>
      <w:r w:rsidDel="00000000" w:rsidR="00000000" w:rsidRPr="00000000">
        <w:rPr>
          <w:rFonts w:ascii="Times New Roman" w:cs="Times New Roman" w:eastAsia="Times New Roman" w:hAnsi="Times New Roman"/>
          <w:b w:val="0"/>
          <w:bCs w:val="0"/>
          <w:color w:val="741b47"/>
          <w:sz w:val="26"/>
          <w:szCs w:val="26"/>
          <w:rtl w:val="0"/>
        </w:rPr>
        <w:t xml:space="preserve">6. Respecting One’s Refuge Teacher</w:t>
      </w:r>
      <w:r w:rsidDel="00000000" w:rsidR="00000000" w:rsidRPr="00000000">
        <w:rPr>
          <w:rtl w:val="0"/>
        </w:rPr>
      </w:r>
    </w:p>
    <w:p w:rsidR="00000000" w:rsidDel="00000000" w:rsidP="00000000" w:rsidRDefault="00000000" w:rsidRPr="00000000" w14:paraId="00000431">
      <w:pPr>
        <w:widowControl w:val="1"/>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Some participants may have formally taken refuge with teachers at other monasteries before joining Mindful Peace Academy. This does not conflict with studying under the Master, as refuge is ultimately taken in the Three Jewels. We therefore continue to respect our original refuge teacher without hesitation or concern. At the same time, within our current path of study, we should value the opportunity of practice at Mindful Peace Academy, remain grounded in its models, and engage diligently in our study and practice.</w:t>
      </w:r>
    </w:p>
    <w:p w:rsidR="00000000" w:rsidDel="00000000" w:rsidP="00000000" w:rsidRDefault="00000000" w:rsidRPr="00000000" w14:paraId="00000432">
      <w:pPr>
        <w:widowControl w:val="1"/>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433">
      <w:pPr>
        <w:widowControl w:val="1"/>
        <w:spacing w:line="276" w:lineRule="auto"/>
        <w:jc w:val="left"/>
        <w:rPr>
          <w:rFonts w:ascii="Times New Roman" w:cs="Times New Roman" w:eastAsia="Times New Roman" w:hAnsi="Times New Roman"/>
          <w:color w:val="741b47"/>
          <w:sz w:val="24"/>
          <w:szCs w:val="24"/>
        </w:rPr>
      </w:pPr>
      <w:sdt>
        <w:sdtPr>
          <w:id w:val="947593252"/>
          <w:tag w:val="goog_rdk_750"/>
        </w:sdtPr>
        <w:sdtContent>
          <w:r w:rsidDel="00000000" w:rsidR="00000000" w:rsidRPr="00000000">
            <w:rPr>
              <w:rFonts w:ascii="Gungsuh" w:cs="Gungsuh" w:eastAsia="Gungsuh" w:hAnsi="Gungsuh"/>
              <w:color w:val="741b47"/>
              <w:sz w:val="24"/>
              <w:szCs w:val="24"/>
              <w:rtl w:val="0"/>
            </w:rPr>
            <w:t xml:space="preserve">七、不在修学团队内介绍其他法门</w:t>
          </w:r>
        </w:sdtContent>
      </w:sdt>
    </w:p>
    <w:p w:rsidR="00000000" w:rsidDel="00000000" w:rsidP="00000000" w:rsidRDefault="00000000" w:rsidRPr="00000000" w14:paraId="00000434">
      <w:pPr>
        <w:widowControl w:val="1"/>
        <w:spacing w:line="276" w:lineRule="auto"/>
        <w:jc w:val="left"/>
        <w:rPr>
          <w:rFonts w:ascii="Times New Roman" w:cs="Times New Roman" w:eastAsia="Times New Roman" w:hAnsi="Times New Roman"/>
          <w:color w:val="741b47"/>
          <w:sz w:val="24"/>
          <w:szCs w:val="24"/>
        </w:rPr>
      </w:pPr>
      <w:sdt>
        <w:sdtPr>
          <w:id w:val="794839844"/>
          <w:tag w:val="goog_rdk_751"/>
        </w:sdtPr>
        <w:sdtContent>
          <w:r w:rsidDel="00000000" w:rsidR="00000000" w:rsidRPr="00000000">
            <w:rPr>
              <w:rFonts w:ascii="Gungsuh" w:cs="Gungsuh" w:eastAsia="Gungsuh" w:hAnsi="Gungsuh"/>
              <w:color w:val="741b47"/>
              <w:sz w:val="24"/>
              <w:szCs w:val="24"/>
              <w:rtl w:val="0"/>
            </w:rPr>
            <w:t xml:space="preserve">佛法浩如烟海，而我们的精力和智慧很有限。有鉴于此，导师特别建构静心学堂修学体系，这是为现代人量身定做的、效率最大化的修学模式。参加静心学堂，意味着对这套模式的认同，只有建立“真诚、认真、老实、主动”的修学态度，才能保障自修效果和共修氛围。因此，学习期间不得四处攀缘，不得在修学团队内介绍其他法师或法门。否则，非但自己难有受用，也会干扰他人修学，慎之慎之。</w:t>
          </w:r>
        </w:sdtContent>
      </w:sdt>
    </w:p>
    <w:p w:rsidR="00000000" w:rsidDel="00000000" w:rsidP="00000000" w:rsidRDefault="00000000" w:rsidRPr="00000000" w14:paraId="00000435">
      <w:pPr>
        <w:widowControl w:val="1"/>
        <w:spacing w:line="276" w:lineRule="auto"/>
        <w:jc w:val="left"/>
        <w:rPr>
          <w:rFonts w:ascii="Times New Roman" w:cs="Times New Roman" w:eastAsia="Times New Roman" w:hAnsi="Times New Roman"/>
          <w:color w:val="741b47"/>
          <w:sz w:val="34"/>
          <w:szCs w:val="34"/>
        </w:rPr>
      </w:pPr>
      <w:r w:rsidDel="00000000" w:rsidR="00000000" w:rsidRPr="00000000">
        <w:rPr>
          <w:rFonts w:ascii="Times New Roman" w:cs="Times New Roman" w:eastAsia="Times New Roman" w:hAnsi="Times New Roman"/>
          <w:b w:val="0"/>
          <w:bCs w:val="0"/>
          <w:color w:val="741b47"/>
          <w:sz w:val="26"/>
          <w:szCs w:val="26"/>
          <w:rtl w:val="0"/>
        </w:rPr>
        <w:t xml:space="preserve">7. Avoiding the Introduction of Other Teachings Within the Academy</w:t>
      </w:r>
      <w:r w:rsidDel="00000000" w:rsidR="00000000" w:rsidRPr="00000000">
        <w:rPr>
          <w:rtl w:val="0"/>
        </w:rPr>
      </w:r>
    </w:p>
    <w:p w:rsidR="00000000" w:rsidDel="00000000" w:rsidP="00000000" w:rsidRDefault="00000000" w:rsidRPr="00000000" w14:paraId="00000436">
      <w:pPr>
        <w:widowControl w:val="1"/>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The teachings of the Dharma are vast, while our energy and wisdom are limited. With this in mind, the Master has established the Mindful Peace Academy Curriculum as a structured and effective path, carefully designed for modern practitioners to maximize the effectiveness of their practice. To participate in this curriculum is to recognize and commit to this approach. By cultivating the attitudes of honesty, earnestness, commitment, and proactivity, we support both the effectiveness of self-study and the group discussion. Hence, during the course of study, avoid seeking out multiple approaches simultaneously and refrain from introducing other teachers or teachings within the study community. Otherwise, not only may our own practice lack depth, but it may also disrupt the learning environment for others. Careful attention to this principle is essential.</w:t>
      </w:r>
    </w:p>
    <w:p w:rsidR="00000000" w:rsidDel="00000000" w:rsidP="00000000" w:rsidRDefault="00000000" w:rsidRPr="00000000" w14:paraId="00000437">
      <w:pPr>
        <w:widowControl w:val="1"/>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438">
      <w:pPr>
        <w:widowControl w:val="1"/>
        <w:spacing w:line="276" w:lineRule="auto"/>
        <w:jc w:val="left"/>
        <w:rPr>
          <w:rFonts w:ascii="Times New Roman" w:cs="Times New Roman" w:eastAsia="Times New Roman" w:hAnsi="Times New Roman"/>
          <w:color w:val="741b47"/>
          <w:sz w:val="24"/>
          <w:szCs w:val="24"/>
        </w:rPr>
      </w:pPr>
      <w:sdt>
        <w:sdtPr>
          <w:id w:val="1700078652"/>
          <w:tag w:val="goog_rdk_752"/>
        </w:sdtPr>
        <w:sdtContent>
          <w:r w:rsidDel="00000000" w:rsidR="00000000" w:rsidRPr="00000000">
            <w:rPr>
              <w:rFonts w:ascii="Gungsuh" w:cs="Gungsuh" w:eastAsia="Gungsuh" w:hAnsi="Gungsuh"/>
              <w:color w:val="741b47"/>
              <w:sz w:val="24"/>
              <w:szCs w:val="24"/>
              <w:rtl w:val="0"/>
            </w:rPr>
            <w:t xml:space="preserve">八、注意维护与当地寺院和长老的关系</w:t>
          </w:r>
        </w:sdtContent>
      </w:sdt>
    </w:p>
    <w:p w:rsidR="00000000" w:rsidDel="00000000" w:rsidP="00000000" w:rsidRDefault="00000000" w:rsidRPr="00000000" w14:paraId="00000439">
      <w:pPr>
        <w:widowControl w:val="1"/>
        <w:spacing w:line="276" w:lineRule="auto"/>
        <w:jc w:val="left"/>
        <w:rPr>
          <w:rFonts w:ascii="Times New Roman" w:cs="Times New Roman" w:eastAsia="Times New Roman" w:hAnsi="Times New Roman"/>
          <w:color w:val="741b47"/>
          <w:sz w:val="24"/>
          <w:szCs w:val="24"/>
        </w:rPr>
      </w:pPr>
      <w:sdt>
        <w:sdtPr>
          <w:id w:val="-1930556658"/>
          <w:tag w:val="goog_rdk_753"/>
        </w:sdtPr>
        <w:sdtContent>
          <w:r w:rsidDel="00000000" w:rsidR="00000000" w:rsidRPr="00000000">
            <w:rPr>
              <w:rFonts w:ascii="Gungsuh" w:cs="Gungsuh" w:eastAsia="Gungsuh" w:hAnsi="Gungsuh"/>
              <w:color w:val="741b47"/>
              <w:sz w:val="24"/>
              <w:szCs w:val="24"/>
              <w:rtl w:val="0"/>
            </w:rPr>
            <w:t xml:space="preserve">寺院是受法律保护的宗教活动场所，三宝具足，加持有力。若能将修学与传灯模式服务于寺院，则是我们的福报。因此，要注意维护与当地寺院和长老的关系，取得认同，便于传灯和修学活动的开展。</w:t>
          </w:r>
        </w:sdtContent>
      </w:sdt>
    </w:p>
    <w:p w:rsidR="00000000" w:rsidDel="00000000" w:rsidP="00000000" w:rsidRDefault="00000000" w:rsidRPr="00000000" w14:paraId="0000043A">
      <w:pPr>
        <w:widowControl w:val="1"/>
        <w:spacing w:line="276" w:lineRule="auto"/>
        <w:jc w:val="left"/>
        <w:rPr>
          <w:rFonts w:ascii="Times New Roman" w:cs="Times New Roman" w:eastAsia="Times New Roman" w:hAnsi="Times New Roman"/>
          <w:color w:val="741b47"/>
          <w:sz w:val="34"/>
          <w:szCs w:val="34"/>
        </w:rPr>
      </w:pPr>
      <w:r w:rsidDel="00000000" w:rsidR="00000000" w:rsidRPr="00000000">
        <w:rPr>
          <w:rFonts w:ascii="Times New Roman" w:cs="Times New Roman" w:eastAsia="Times New Roman" w:hAnsi="Times New Roman"/>
          <w:b w:val="0"/>
          <w:bCs w:val="0"/>
          <w:color w:val="741b47"/>
          <w:sz w:val="26"/>
          <w:szCs w:val="26"/>
          <w:rtl w:val="0"/>
        </w:rPr>
        <w:t xml:space="preserve">8. Maintaining Good Relationships with Local Monasteries and </w:t>
      </w:r>
      <w:r w:rsidDel="00000000" w:rsidR="00000000" w:rsidRPr="00000000">
        <w:rPr>
          <w:rFonts w:ascii="Times New Roman" w:cs="Times New Roman" w:eastAsia="Times New Roman" w:hAnsi="Times New Roman"/>
          <w:color w:val="741b47"/>
          <w:sz w:val="26"/>
          <w:szCs w:val="26"/>
          <w:rtl w:val="0"/>
        </w:rPr>
        <w:t xml:space="preserve">Venerables</w:t>
      </w:r>
      <w:r w:rsidDel="00000000" w:rsidR="00000000" w:rsidRPr="00000000">
        <w:rPr>
          <w:rtl w:val="0"/>
        </w:rPr>
      </w:r>
    </w:p>
    <w:p w:rsidR="00000000" w:rsidDel="00000000" w:rsidP="00000000" w:rsidRDefault="00000000" w:rsidRPr="00000000" w14:paraId="0000043B">
      <w:pPr>
        <w:widowControl w:val="1"/>
        <w:spacing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Monasteries are legally recognized places of religious practice, where the Three Jewels are present and the supportive conditions for practice are strong. It is our blessing when our Study and Service Models can be offered in support of monasteries. We therefore make an effort to maintain respectful and harmonious relationships with local monasteries and the Venerables, fostering mutual understanding and support for the development of study and service activities.</w:t>
      </w:r>
    </w:p>
    <w:p w:rsidR="00000000" w:rsidDel="00000000" w:rsidP="00000000" w:rsidRDefault="00000000" w:rsidRPr="00000000" w14:paraId="0000043C">
      <w:pPr>
        <w:widowControl w:val="1"/>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43D">
      <w:pPr>
        <w:widowControl w:val="1"/>
        <w:spacing w:line="276" w:lineRule="auto"/>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43E">
      <w:pPr>
        <w:widowControl w:val="1"/>
        <w:spacing w:line="276" w:lineRule="auto"/>
        <w:jc w:val="left"/>
        <w:rPr>
          <w:rFonts w:ascii="Times New Roman" w:cs="Times New Roman" w:eastAsia="Times New Roman" w:hAnsi="Times New Roman"/>
          <w:color w:val="741b47"/>
          <w:sz w:val="24"/>
          <w:szCs w:val="24"/>
        </w:rPr>
      </w:pPr>
      <w:sdt>
        <w:sdtPr>
          <w:id w:val="-1525123211"/>
          <w:tag w:val="goog_rdk_754"/>
        </w:sdtPr>
        <w:sdtContent>
          <w:r w:rsidDel="00000000" w:rsidR="00000000" w:rsidRPr="00000000">
            <w:rPr>
              <w:rFonts w:ascii="Gungsuh" w:cs="Gungsuh" w:eastAsia="Gungsuh" w:hAnsi="Gungsuh"/>
              <w:color w:val="741b47"/>
              <w:sz w:val="24"/>
              <w:szCs w:val="24"/>
              <w:rtl w:val="0"/>
            </w:rPr>
            <w:t xml:space="preserve">每位学员都代表静心学堂的成效。希望大家能够珍惜，自己于法受益后，也能向外展示如法的行仪，自利利他，广结善缘。</w:t>
          </w:r>
        </w:sdtContent>
      </w:sdt>
    </w:p>
    <w:p w:rsidR="00000000" w:rsidDel="00000000" w:rsidP="00000000" w:rsidRDefault="00000000" w:rsidRPr="00000000" w14:paraId="0000043F">
      <w:pPr>
        <w:widowControl w:val="1"/>
        <w:spacing w:line="276" w:lineRule="auto"/>
        <w:ind w:left="0" w:firstLine="0"/>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Each participant represents the effectiveness of Mindful Peace Academy. I hope we can truly value this opportunity—so that, having benefited from the Dharma, we embody the teachings in our conduct, benefit both ourselves and others, and form positive and meaningful connections.</w:t>
      </w:r>
    </w:p>
    <w:p w:rsidR="00000000" w:rsidDel="00000000" w:rsidP="00000000" w:rsidRDefault="00000000" w:rsidRPr="00000000" w14:paraId="00000440">
      <w:pPr>
        <w:widowControl w:val="1"/>
        <w:spacing w:line="276" w:lineRule="auto"/>
        <w:ind w:left="0" w:firstLine="0"/>
        <w:jc w:val="left"/>
        <w:rPr>
          <w:rFonts w:ascii="Times New Roman" w:cs="Times New Roman" w:eastAsia="Times New Roman" w:hAnsi="Times New Roman"/>
          <w:color w:val="741b47"/>
          <w:sz w:val="24"/>
          <w:szCs w:val="24"/>
        </w:rPr>
      </w:pPr>
      <w:r w:rsidDel="00000000" w:rsidR="00000000" w:rsidRPr="00000000">
        <w:rPr>
          <w:rtl w:val="0"/>
        </w:rPr>
      </w:r>
    </w:p>
    <w:p w:rsidR="00000000" w:rsidDel="00000000" w:rsidP="00000000" w:rsidRDefault="00000000" w:rsidRPr="00000000" w14:paraId="00000441">
      <w:pPr>
        <w:widowControl w:val="1"/>
        <w:spacing w:line="276" w:lineRule="auto"/>
        <w:jc w:val="left"/>
        <w:rPr>
          <w:rFonts w:ascii="Times New Roman" w:cs="Times New Roman" w:eastAsia="Times New Roman" w:hAnsi="Times New Roman"/>
          <w:color w:val="741b47"/>
          <w:sz w:val="32"/>
          <w:szCs w:val="32"/>
        </w:rPr>
      </w:pPr>
      <w:sdt>
        <w:sdtPr>
          <w:id w:val="-583008500"/>
          <w:tag w:val="goog_rdk_755"/>
        </w:sdtPr>
        <w:sdtContent>
          <w:r w:rsidDel="00000000" w:rsidR="00000000" w:rsidRPr="00000000">
            <w:rPr>
              <w:rFonts w:ascii="Gungsuh" w:cs="Gungsuh" w:eastAsia="Gungsuh" w:hAnsi="Gungsuh"/>
              <w:color w:val="741b47"/>
              <w:sz w:val="32"/>
              <w:szCs w:val="32"/>
              <w:rtl w:val="0"/>
            </w:rPr>
            <w:t xml:space="preserve">【赋能通道】</w:t>
          </w:r>
        </w:sdtContent>
      </w:sdt>
    </w:p>
    <w:p w:rsidR="00000000" w:rsidDel="00000000" w:rsidP="00000000" w:rsidRDefault="00000000" w:rsidRPr="00000000" w14:paraId="00000442">
      <w:pPr>
        <w:spacing w:line="276" w:lineRule="auto"/>
        <w:jc w:val="left"/>
        <w:rPr>
          <w:rFonts w:ascii="Times New Roman" w:cs="Times New Roman" w:eastAsia="Times New Roman" w:hAnsi="Times New Roman"/>
          <w:color w:val="741b47"/>
          <w:sz w:val="32"/>
          <w:szCs w:val="32"/>
        </w:rPr>
      </w:pPr>
      <w:r w:rsidDel="00000000" w:rsidR="00000000" w:rsidRPr="00000000">
        <w:rPr>
          <w:rFonts w:ascii="Times New Roman" w:cs="Times New Roman" w:eastAsia="Times New Roman" w:hAnsi="Times New Roman"/>
          <w:b w:val="1"/>
          <w:bCs w:val="1"/>
          <w:color w:val="741b47"/>
          <w:sz w:val="24"/>
          <w:szCs w:val="24"/>
          <w:rtl w:val="0"/>
        </w:rPr>
        <w:t xml:space="preserve">Empowerment Channels</w:t>
      </w:r>
      <w:r w:rsidDel="00000000" w:rsidR="00000000" w:rsidRPr="00000000">
        <w:rPr>
          <w:rtl w:val="0"/>
        </w:rPr>
      </w:r>
    </w:p>
    <w:p w:rsidR="00000000" w:rsidDel="00000000" w:rsidP="00000000" w:rsidRDefault="00000000" w:rsidRPr="00000000" w14:paraId="00000443">
      <w:pPr>
        <w:widowControl w:val="1"/>
        <w:spacing w:line="276" w:lineRule="auto"/>
        <w:ind w:firstLine="720"/>
        <w:jc w:val="left"/>
        <w:rPr>
          <w:rFonts w:ascii="Times New Roman" w:cs="Times New Roman" w:eastAsia="Times New Roman" w:hAnsi="Times New Roman"/>
          <w:color w:val="741b47"/>
          <w:sz w:val="24"/>
          <w:szCs w:val="24"/>
        </w:rPr>
      </w:pPr>
      <w:sdt>
        <w:sdtPr>
          <w:id w:val="793618791"/>
          <w:tag w:val="goog_rdk_756"/>
        </w:sdtPr>
        <w:sdtContent>
          <w:r w:rsidDel="00000000" w:rsidR="00000000" w:rsidRPr="00000000">
            <w:rPr>
              <w:rFonts w:ascii="Gungsuh" w:cs="Gungsuh" w:eastAsia="Gungsuh" w:hAnsi="Gungsuh"/>
              <w:color w:val="741b47"/>
              <w:sz w:val="24"/>
              <w:szCs w:val="24"/>
              <w:rtl w:val="0"/>
            </w:rPr>
            <w:t xml:space="preserve">当你遇到困难时，你可以这样做——</w:t>
          </w:r>
        </w:sdtContent>
      </w:sdt>
    </w:p>
    <w:p w:rsidR="00000000" w:rsidDel="00000000" w:rsidP="00000000" w:rsidRDefault="00000000" w:rsidRPr="00000000" w14:paraId="00000444">
      <w:pPr>
        <w:widowControl w:val="1"/>
        <w:spacing w:line="276" w:lineRule="auto"/>
        <w:ind w:firstLine="720"/>
        <w:jc w:val="left"/>
        <w:rPr>
          <w:rFonts w:ascii="Times New Roman" w:cs="Times New Roman" w:eastAsia="Times New Roman" w:hAnsi="Times New Roman"/>
          <w:color w:val="741b47"/>
          <w:sz w:val="24"/>
          <w:szCs w:val="24"/>
        </w:rPr>
      </w:pPr>
      <w:sdt>
        <w:sdtPr>
          <w:id w:val="1097116423"/>
          <w:tag w:val="goog_rdk_757"/>
        </w:sdtPr>
        <w:sdtContent>
          <w:r w:rsidDel="00000000" w:rsidR="00000000" w:rsidRPr="00000000">
            <w:rPr>
              <w:rFonts w:ascii="Gungsuh" w:cs="Gungsuh" w:eastAsia="Gungsuh" w:hAnsi="Gungsuh"/>
              <w:color w:val="741b47"/>
              <w:sz w:val="24"/>
              <w:szCs w:val="24"/>
              <w:rtl w:val="0"/>
            </w:rPr>
            <w:t xml:space="preserve">修学的路上， 每个人都会遇到困惑、 懈怠或瓶颈。这不是失败，而是成长的必经阶段。</w:t>
          </w:r>
        </w:sdtContent>
      </w:sdt>
    </w:p>
    <w:p w:rsidR="00000000" w:rsidDel="00000000" w:rsidP="00000000" w:rsidRDefault="00000000" w:rsidRPr="00000000" w14:paraId="00000445">
      <w:pPr>
        <w:widowControl w:val="1"/>
        <w:spacing w:line="276" w:lineRule="auto"/>
        <w:ind w:firstLine="720"/>
        <w:jc w:val="left"/>
        <w:rPr>
          <w:rFonts w:ascii="Times New Roman" w:cs="Times New Roman" w:eastAsia="Times New Roman" w:hAnsi="Times New Roman"/>
          <w:color w:val="741b47"/>
          <w:sz w:val="24"/>
          <w:szCs w:val="24"/>
        </w:rPr>
      </w:pPr>
      <w:sdt>
        <w:sdtPr>
          <w:id w:val="1006094035"/>
          <w:tag w:val="goog_rdk_758"/>
        </w:sdtPr>
        <w:sdtContent>
          <w:r w:rsidDel="00000000" w:rsidR="00000000" w:rsidRPr="00000000">
            <w:rPr>
              <w:rFonts w:ascii="Gungsuh" w:cs="Gungsuh" w:eastAsia="Gungsuh" w:hAnsi="Gungsuh"/>
              <w:color w:val="741b47"/>
              <w:sz w:val="24"/>
              <w:szCs w:val="24"/>
              <w:rtl w:val="0"/>
            </w:rPr>
            <w:t xml:space="preserve">当你感到困难时，你不是一个人。以下通道可以帮助你：</w:t>
          </w:r>
        </w:sdtContent>
      </w:sdt>
    </w:p>
    <w:p w:rsidR="00000000" w:rsidDel="00000000" w:rsidP="00000000" w:rsidRDefault="00000000" w:rsidRPr="00000000" w14:paraId="00000446">
      <w:pPr>
        <w:widowControl w:val="1"/>
        <w:spacing w:line="276" w:lineRule="auto"/>
        <w:ind w:firstLine="720"/>
        <w:jc w:val="left"/>
        <w:rPr>
          <w:rFonts w:ascii="Times New Roman" w:cs="Times New Roman" w:eastAsia="Times New Roman" w:hAnsi="Times New Roman"/>
          <w:color w:val="741b47"/>
          <w:sz w:val="24"/>
          <w:szCs w:val="24"/>
        </w:rPr>
      </w:pPr>
      <w:sdt>
        <w:sdtPr>
          <w:id w:val="-1092692080"/>
          <w:tag w:val="goog_rdk_759"/>
        </w:sdtPr>
        <w:sdtContent>
          <w:r w:rsidDel="00000000" w:rsidR="00000000" w:rsidRPr="00000000">
            <w:rPr>
              <w:rFonts w:ascii="Gungsuh" w:cs="Gungsuh" w:eastAsia="Gungsuh" w:hAnsi="Gungsuh"/>
              <w:color w:val="741b47"/>
              <w:sz w:val="24"/>
              <w:szCs w:val="24"/>
              <w:rtl w:val="0"/>
            </w:rPr>
            <w:t xml:space="preserve">找辅导员 ：辅导员是你的陪跑者，随时可以沟通。辅导员的责任就是帮助你成长。</w:t>
          </w:r>
        </w:sdtContent>
      </w:sdt>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color w:val="741b47"/>
          <w:sz w:val="24"/>
          <w:szCs w:val="24"/>
        </w:rPr>
      </w:pPr>
      <w:sdt>
        <w:sdtPr>
          <w:id w:val="1721157089"/>
          <w:tag w:val="goog_rdk_760"/>
        </w:sdtPr>
        <w:sdtContent>
          <w:r w:rsidDel="00000000" w:rsidR="00000000" w:rsidRPr="00000000">
            <w:rPr>
              <w:rFonts w:ascii="Gungsuh" w:cs="Gungsuh" w:eastAsia="Gungsuh" w:hAnsi="Gungsuh"/>
              <w:color w:val="741b47"/>
              <w:sz w:val="24"/>
              <w:szCs w:val="24"/>
              <w:rtl w:val="0"/>
            </w:rPr>
            <w:t xml:space="preserve">找同修 ：班级共修、小组共修是最好的支持系统。 你的困惑，可能别人也曾经历。</w:t>
          </w:r>
        </w:sdtContent>
      </w:sdt>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color w:val="741b47"/>
          <w:sz w:val="24"/>
          <w:szCs w:val="24"/>
        </w:rPr>
      </w:pPr>
      <w:sdt>
        <w:sdtPr>
          <w:id w:val="828882745"/>
          <w:tag w:val="goog_rdk_761"/>
        </w:sdtPr>
        <w:sdtContent>
          <w:r w:rsidDel="00000000" w:rsidR="00000000" w:rsidRPr="00000000">
            <w:rPr>
              <w:rFonts w:ascii="Gungsuh" w:cs="Gungsuh" w:eastAsia="Gungsuh" w:hAnsi="Gungsuh"/>
              <w:color w:val="741b47"/>
              <w:sz w:val="24"/>
              <w:szCs w:val="24"/>
              <w:rtl w:val="0"/>
            </w:rPr>
            <w:t xml:space="preserve">参加论坛 / 圆桌会议： 区域联合会定期组织主题论坛，解决共性问题。 你可以带着问题去，带着答案回。</w:t>
          </w:r>
        </w:sdtContent>
      </w:sdt>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color w:val="741b47"/>
          <w:sz w:val="24"/>
          <w:szCs w:val="24"/>
        </w:rPr>
      </w:pPr>
      <w:sdt>
        <w:sdtPr>
          <w:id w:val="-1509875096"/>
          <w:tag w:val="goog_rdk_762"/>
        </w:sdtPr>
        <w:sdtContent>
          <w:r w:rsidDel="00000000" w:rsidR="00000000" w:rsidRPr="00000000">
            <w:rPr>
              <w:rFonts w:ascii="Gungsuh" w:cs="Gungsuh" w:eastAsia="Gungsuh" w:hAnsi="Gungsuh"/>
              <w:color w:val="741b47"/>
              <w:sz w:val="24"/>
              <w:szCs w:val="24"/>
              <w:rtl w:val="0"/>
            </w:rPr>
            <w:t xml:space="preserve">加入俱乐部：禅茶、正念球、读书会、健康养生。在兴趣中找到同伴，在轻松中持续浸泡。</w:t>
          </w:r>
        </w:sdtContent>
      </w:sdt>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color w:val="741b47"/>
          <w:sz w:val="24"/>
          <w:szCs w:val="24"/>
        </w:rPr>
      </w:pPr>
      <w:sdt>
        <w:sdtPr>
          <w:id w:val="146911330"/>
          <w:tag w:val="goog_rdk_763"/>
        </w:sdtPr>
        <w:sdtContent>
          <w:r w:rsidDel="00000000" w:rsidR="00000000" w:rsidRPr="00000000">
            <w:rPr>
              <w:rFonts w:ascii="Gungsuh" w:cs="Gungsuh" w:eastAsia="Gungsuh" w:hAnsi="Gungsuh"/>
              <w:color w:val="741b47"/>
              <w:sz w:val="24"/>
              <w:szCs w:val="24"/>
              <w:rtl w:val="0"/>
            </w:rPr>
            <w:t xml:space="preserve">使用“觉醒之道 ”平台：全球优秀案例、达人分享、 项目课程，随需随学。</w:t>
          </w:r>
        </w:sdtContent>
      </w:sdt>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color w:val="741b47"/>
          <w:sz w:val="24"/>
          <w:szCs w:val="24"/>
        </w:rPr>
      </w:pPr>
      <w:sdt>
        <w:sdtPr>
          <w:id w:val="-1280226662"/>
          <w:tag w:val="goog_rdk_764"/>
        </w:sdtPr>
        <w:sdtContent>
          <w:r w:rsidDel="00000000" w:rsidR="00000000" w:rsidRPr="00000000">
            <w:rPr>
              <w:rFonts w:ascii="Gungsuh" w:cs="Gungsuh" w:eastAsia="Gungsuh" w:hAnsi="Gungsuh"/>
              <w:color w:val="741b47"/>
              <w:sz w:val="24"/>
              <w:szCs w:val="24"/>
              <w:rtl w:val="0"/>
            </w:rPr>
            <w:t xml:space="preserve">使用菩提导航、元日记等工具：自检、记录、导航 ，让修学可视化、可追踪。</w:t>
          </w:r>
        </w:sdtContent>
      </w:sdt>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color w:val="741b47"/>
          <w:sz w:val="24"/>
          <w:szCs w:val="24"/>
        </w:rPr>
      </w:pPr>
      <w:sdt>
        <w:sdtPr>
          <w:id w:val="457338829"/>
          <w:tag w:val="goog_rdk_765"/>
        </w:sdtPr>
        <w:sdtContent>
          <w:r w:rsidDel="00000000" w:rsidR="00000000" w:rsidRPr="00000000">
            <w:rPr>
              <w:rFonts w:ascii="Gungsuh" w:cs="Gungsuh" w:eastAsia="Gungsuh" w:hAnsi="Gungsuh"/>
              <w:color w:val="741b47"/>
              <w:sz w:val="24"/>
              <w:szCs w:val="24"/>
              <w:rtl w:val="0"/>
            </w:rPr>
            <w:t xml:space="preserve">记住：求助不是软弱，而是智慧；分享不是炫耀，而是利他。</w:t>
          </w:r>
        </w:sdtContent>
      </w:sdt>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color w:val="741b47"/>
          <w:sz w:val="24"/>
          <w:szCs w:val="24"/>
        </w:rPr>
      </w:pPr>
      <w:sdt>
        <w:sdtPr>
          <w:id w:val="-1211513853"/>
          <w:tag w:val="goog_rdk_766"/>
        </w:sdtPr>
        <w:sdtContent>
          <w:r w:rsidDel="00000000" w:rsidR="00000000" w:rsidRPr="00000000">
            <w:rPr>
              <w:rFonts w:ascii="Gungsuh" w:cs="Gungsuh" w:eastAsia="Gungsuh" w:hAnsi="Gungsuh"/>
              <w:color w:val="741b47"/>
              <w:sz w:val="24"/>
              <w:szCs w:val="24"/>
              <w:rtl w:val="0"/>
            </w:rPr>
            <w:t xml:space="preserve">当我们彼此赋能、共同成长，这条觉醒之路就会越走越光明。</w:t>
          </w:r>
        </w:sdtContent>
      </w:sdt>
    </w:p>
    <w:p w:rsidR="00000000" w:rsidDel="00000000" w:rsidP="00000000" w:rsidRDefault="00000000" w:rsidRPr="00000000" w14:paraId="0000044E">
      <w:pPr>
        <w:pStyle w:val="Heading3"/>
        <w:keepNext w:val="0"/>
        <w:keepLines w:val="0"/>
        <w:widowControl w:val="1"/>
        <w:spacing w:after="0" w:before="0" w:line="276" w:lineRule="auto"/>
        <w:jc w:val="left"/>
        <w:rPr>
          <w:rFonts w:ascii="Times New Roman" w:cs="Times New Roman" w:eastAsia="Times New Roman" w:hAnsi="Times New Roman"/>
          <w:b w:val="0"/>
          <w:bCs w:val="0"/>
          <w:color w:val="741b47"/>
          <w:sz w:val="26"/>
          <w:szCs w:val="26"/>
        </w:rPr>
      </w:pPr>
      <w:bookmarkStart w:colFirst="0" w:colLast="0" w:name="_heading=h.b99xb1aixi8e" w:id="17"/>
      <w:bookmarkEnd w:id="17"/>
      <w:r w:rsidDel="00000000" w:rsidR="00000000" w:rsidRPr="00000000">
        <w:rPr>
          <w:rFonts w:ascii="Times New Roman" w:cs="Times New Roman" w:eastAsia="Times New Roman" w:hAnsi="Times New Roman"/>
          <w:b w:val="0"/>
          <w:bCs w:val="0"/>
          <w:color w:val="741b47"/>
          <w:sz w:val="26"/>
          <w:szCs w:val="26"/>
          <w:rtl w:val="0"/>
        </w:rPr>
        <w:t xml:space="preserve">When you encounter challenges, you may try the following</w:t>
      </w:r>
    </w:p>
    <w:p w:rsidR="00000000" w:rsidDel="00000000" w:rsidP="00000000" w:rsidRDefault="00000000" w:rsidRPr="00000000" w14:paraId="0000044F">
      <w:pPr>
        <w:widowControl w:val="1"/>
        <w:spacing w:after="0" w:before="0"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On the path of study and practice, everyone encounters confusion, laziness, or periods of stagnation. These are not signs of failure, but natural stages of growth.</w:t>
      </w:r>
    </w:p>
    <w:p w:rsidR="00000000" w:rsidDel="00000000" w:rsidP="00000000" w:rsidRDefault="00000000" w:rsidRPr="00000000" w14:paraId="00000450">
      <w:pPr>
        <w:widowControl w:val="1"/>
        <w:spacing w:after="0" w:before="0"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When challenges arise, you are not alone. The following support channels are available to help you:</w:t>
      </w:r>
    </w:p>
    <w:p w:rsidR="00000000" w:rsidDel="00000000" w:rsidP="00000000" w:rsidRDefault="00000000" w:rsidRPr="00000000" w14:paraId="00000451">
      <w:pPr>
        <w:widowControl w:val="1"/>
        <w:spacing w:after="0" w:before="0"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b w:val="1"/>
          <w:bCs w:val="1"/>
          <w:color w:val="741b47"/>
          <w:sz w:val="24"/>
          <w:szCs w:val="24"/>
          <w:rtl w:val="0"/>
        </w:rPr>
        <w:t xml:space="preserve">Reach out to your Class Facilitator:</w:t>
      </w:r>
      <w:r w:rsidDel="00000000" w:rsidR="00000000" w:rsidRPr="00000000">
        <w:rPr>
          <w:rFonts w:ascii="Times New Roman" w:cs="Times New Roman" w:eastAsia="Times New Roman" w:hAnsi="Times New Roman"/>
          <w:color w:val="741b47"/>
          <w:sz w:val="24"/>
          <w:szCs w:val="24"/>
          <w:rtl w:val="0"/>
        </w:rPr>
        <w:t xml:space="preserve"> Your Class Facilitator walks this path alongside you and is always available for communication and support. Their responsibility is to support your growth.</w:t>
      </w:r>
    </w:p>
    <w:p w:rsidR="00000000" w:rsidDel="00000000" w:rsidP="00000000" w:rsidRDefault="00000000" w:rsidRPr="00000000" w14:paraId="00000452">
      <w:pPr>
        <w:widowControl w:val="1"/>
        <w:spacing w:after="0" w:before="0"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b w:val="1"/>
          <w:bCs w:val="1"/>
          <w:color w:val="741b47"/>
          <w:sz w:val="24"/>
          <w:szCs w:val="24"/>
          <w:rtl w:val="0"/>
        </w:rPr>
        <w:t xml:space="preserve">Connect with fellow practitioners:</w:t>
      </w:r>
      <w:r w:rsidDel="00000000" w:rsidR="00000000" w:rsidRPr="00000000">
        <w:rPr>
          <w:rFonts w:ascii="Times New Roman" w:cs="Times New Roman" w:eastAsia="Times New Roman" w:hAnsi="Times New Roman"/>
          <w:color w:val="741b47"/>
          <w:sz w:val="24"/>
          <w:szCs w:val="24"/>
          <w:rtl w:val="0"/>
        </w:rPr>
        <w:t xml:space="preserve"> Class discussions and small group discussions are among the most valuable support systems. The difficulties you face may be experiences that others have already gone through.</w:t>
      </w:r>
    </w:p>
    <w:p w:rsidR="00000000" w:rsidDel="00000000" w:rsidP="00000000" w:rsidRDefault="00000000" w:rsidRPr="00000000" w14:paraId="00000453">
      <w:pPr>
        <w:widowControl w:val="1"/>
        <w:spacing w:after="0" w:before="0"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b w:val="1"/>
          <w:bCs w:val="1"/>
          <w:color w:val="741b47"/>
          <w:sz w:val="24"/>
          <w:szCs w:val="24"/>
          <w:rtl w:val="0"/>
        </w:rPr>
        <w:t xml:space="preserve">Participate in forums or roundtable discussions:</w:t>
      </w:r>
      <w:r w:rsidDel="00000000" w:rsidR="00000000" w:rsidRPr="00000000">
        <w:rPr>
          <w:rFonts w:ascii="Times New Roman" w:cs="Times New Roman" w:eastAsia="Times New Roman" w:hAnsi="Times New Roman"/>
          <w:color w:val="741b47"/>
          <w:sz w:val="24"/>
          <w:szCs w:val="24"/>
          <w:rtl w:val="0"/>
        </w:rPr>
        <w:t xml:space="preserve"> Regional Mindful Peace Associations regularly organize themed forums to address shared challenges. You may arrive with questions and leave with greater clarity.</w:t>
      </w:r>
    </w:p>
    <w:p w:rsidR="00000000" w:rsidDel="00000000" w:rsidP="00000000" w:rsidRDefault="00000000" w:rsidRPr="00000000" w14:paraId="00000454">
      <w:pPr>
        <w:widowControl w:val="1"/>
        <w:spacing w:after="0" w:before="0"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b w:val="1"/>
          <w:bCs w:val="1"/>
          <w:color w:val="741b47"/>
          <w:sz w:val="24"/>
          <w:szCs w:val="24"/>
          <w:rtl w:val="0"/>
        </w:rPr>
        <w:t xml:space="preserve">Join a club:</w:t>
      </w:r>
      <w:r w:rsidDel="00000000" w:rsidR="00000000" w:rsidRPr="00000000">
        <w:rPr>
          <w:rFonts w:ascii="Times New Roman" w:cs="Times New Roman" w:eastAsia="Times New Roman" w:hAnsi="Times New Roman"/>
          <w:color w:val="741b47"/>
          <w:sz w:val="24"/>
          <w:szCs w:val="24"/>
          <w:rtl w:val="0"/>
        </w:rPr>
        <w:t xml:space="preserve"> Dhyana Tea, Tai Chi Mindfulness Ball, reading salons, and wellness communities offer opportunities to find companions through shared interests and continue immersing yourself in practice naturally and joyfully.</w:t>
      </w:r>
    </w:p>
    <w:p w:rsidR="00000000" w:rsidDel="00000000" w:rsidP="00000000" w:rsidRDefault="00000000" w:rsidRPr="00000000" w14:paraId="00000455">
      <w:pPr>
        <w:widowControl w:val="1"/>
        <w:spacing w:after="0" w:before="0"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b w:val="1"/>
          <w:bCs w:val="1"/>
          <w:color w:val="741b47"/>
          <w:sz w:val="24"/>
          <w:szCs w:val="24"/>
          <w:rtl w:val="0"/>
        </w:rPr>
        <w:t xml:space="preserve">Use “The Path of Awakening” platform:</w:t>
      </w:r>
      <w:r w:rsidDel="00000000" w:rsidR="00000000" w:rsidRPr="00000000">
        <w:rPr>
          <w:rFonts w:ascii="Times New Roman" w:cs="Times New Roman" w:eastAsia="Times New Roman" w:hAnsi="Times New Roman"/>
          <w:color w:val="741b47"/>
          <w:sz w:val="24"/>
          <w:szCs w:val="24"/>
          <w:rtl w:val="0"/>
        </w:rPr>
        <w:t xml:space="preserve"> Access global case studies, practitioner insights, and program courses anytime according to your needs.</w:t>
      </w:r>
    </w:p>
    <w:p w:rsidR="00000000" w:rsidDel="00000000" w:rsidP="00000000" w:rsidRDefault="00000000" w:rsidRPr="00000000" w14:paraId="00000456">
      <w:pPr>
        <w:widowControl w:val="1"/>
        <w:spacing w:after="0" w:before="0"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b w:val="1"/>
          <w:bCs w:val="1"/>
          <w:color w:val="741b47"/>
          <w:sz w:val="24"/>
          <w:szCs w:val="24"/>
          <w:rtl w:val="0"/>
        </w:rPr>
        <w:t xml:space="preserve">Use tools such as Bodhi Navigator and Meta Note:</w:t>
      </w:r>
      <w:r w:rsidDel="00000000" w:rsidR="00000000" w:rsidRPr="00000000">
        <w:rPr>
          <w:rFonts w:ascii="Times New Roman" w:cs="Times New Roman" w:eastAsia="Times New Roman" w:hAnsi="Times New Roman"/>
          <w:color w:val="741b47"/>
          <w:sz w:val="24"/>
          <w:szCs w:val="24"/>
          <w:rtl w:val="0"/>
        </w:rPr>
        <w:t xml:space="preserve"> Through self-reflection, journaling, and navigation, study and practice become visible, trackable, and easier to sustain.</w:t>
      </w:r>
    </w:p>
    <w:p w:rsidR="00000000" w:rsidDel="00000000" w:rsidP="00000000" w:rsidRDefault="00000000" w:rsidRPr="00000000" w14:paraId="00000457">
      <w:pPr>
        <w:widowControl w:val="1"/>
        <w:spacing w:after="0" w:before="0"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Remember: seeking support is not weakness, but wisdom; sharing is not self-display, but altruism.</w:t>
      </w:r>
    </w:p>
    <w:p w:rsidR="00000000" w:rsidDel="00000000" w:rsidP="00000000" w:rsidRDefault="00000000" w:rsidRPr="00000000" w14:paraId="00000458">
      <w:pPr>
        <w:widowControl w:val="1"/>
        <w:spacing w:after="0" w:before="0" w:line="276" w:lineRule="auto"/>
        <w:jc w:val="left"/>
        <w:rPr>
          <w:rFonts w:ascii="Times New Roman" w:cs="Times New Roman" w:eastAsia="Times New Roman" w:hAnsi="Times New Roman"/>
          <w:color w:val="741b47"/>
          <w:sz w:val="24"/>
          <w:szCs w:val="24"/>
        </w:rPr>
      </w:pPr>
      <w:r w:rsidDel="00000000" w:rsidR="00000000" w:rsidRPr="00000000">
        <w:rPr>
          <w:rFonts w:ascii="Times New Roman" w:cs="Times New Roman" w:eastAsia="Times New Roman" w:hAnsi="Times New Roman"/>
          <w:color w:val="741b47"/>
          <w:sz w:val="24"/>
          <w:szCs w:val="24"/>
          <w:rtl w:val="0"/>
        </w:rPr>
        <w:t xml:space="preserve">When we empower one another and grow together, the path of awakening becomes brighter with every step forward.</w:t>
      </w:r>
    </w:p>
    <w:p w:rsidR="00000000" w:rsidDel="00000000" w:rsidP="00000000" w:rsidRDefault="00000000" w:rsidRPr="00000000" w14:paraId="00000459">
      <w:pPr>
        <w:widowControl w:val="1"/>
        <w:spacing w:line="276" w:lineRule="auto"/>
        <w:ind w:left="0" w:firstLine="0"/>
        <w:jc w:val="left"/>
        <w:rPr>
          <w:rFonts w:ascii="Times New Roman" w:cs="Times New Roman" w:eastAsia="Times New Roman" w:hAnsi="Times New Roman"/>
          <w:color w:val="741b47"/>
          <w:sz w:val="24"/>
          <w:szCs w:val="24"/>
        </w:rPr>
        <w:sectPr>
          <w:type w:val="nextPage"/>
          <w:pgSz w:h="16838" w:w="11906" w:orient="portrait"/>
          <w:pgMar w:bottom="1440" w:top="1440" w:left="1440" w:right="1440" w:header="851" w:footer="624"/>
        </w:sectPr>
      </w:pPr>
      <w:r w:rsidDel="00000000" w:rsidR="00000000" w:rsidRPr="00000000">
        <w:rPr>
          <w:rtl w:val="0"/>
        </w:rPr>
      </w:r>
    </w:p>
    <w:p w:rsidR="00000000" w:rsidDel="00000000" w:rsidP="00000000" w:rsidRDefault="00000000" w:rsidRPr="00000000" w14:paraId="0000045A">
      <w:pPr>
        <w:pStyle w:val="Heading2"/>
        <w:spacing w:after="0" w:before="0" w:line="276" w:lineRule="auto"/>
        <w:jc w:val="center"/>
        <w:rPr>
          <w:rFonts w:ascii="Times New Roman" w:cs="Times New Roman" w:eastAsia="Times New Roman" w:hAnsi="Times New Roman"/>
          <w:sz w:val="24"/>
          <w:szCs w:val="24"/>
        </w:rPr>
      </w:pPr>
      <w:bookmarkStart w:colFirst="0" w:colLast="0" w:name="_heading=h.4afulqpefxlb" w:id="18"/>
      <w:bookmarkEnd w:id="18"/>
      <w:sdt>
        <w:sdtPr>
          <w:id w:val="577558473"/>
          <w:tag w:val="goog_rdk_767"/>
        </w:sdtPr>
        <w:sdtContent>
          <w:commentRangeStart w:id="21"/>
        </w:sdtContent>
      </w:sdt>
      <w:sdt>
        <w:sdtPr>
          <w:id w:val="1708992731"/>
          <w:tag w:val="goog_rdk_768"/>
        </w:sdtPr>
        <w:sdtContent>
          <w:r w:rsidDel="00000000" w:rsidR="00000000" w:rsidRPr="00000000">
            <w:rPr>
              <w:rFonts w:ascii="Gungsuh" w:cs="Gungsuh" w:eastAsia="Gungsuh" w:hAnsi="Gungsuh"/>
              <w:sz w:val="24"/>
              <w:szCs w:val="24"/>
              <w:rtl w:val="0"/>
            </w:rPr>
            <w:t xml:space="preserve">【健康生活五大信念】</w:t>
          </w:r>
        </w:sdtContent>
      </w:sdt>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45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Five Wonderful Mindfulness Training for Healthy Living</w:t>
      </w:r>
    </w:p>
    <w:p w:rsidR="00000000" w:rsidDel="00000000" w:rsidP="00000000" w:rsidRDefault="00000000" w:rsidRPr="00000000" w14:paraId="0000045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widowControl w:val="1"/>
        <w:spacing w:line="276" w:lineRule="auto"/>
        <w:ind w:firstLine="505"/>
        <w:jc w:val="left"/>
        <w:rPr>
          <w:rFonts w:ascii="Times New Roman" w:cs="Times New Roman" w:eastAsia="Times New Roman" w:hAnsi="Times New Roman"/>
          <w:b w:val="1"/>
          <w:bCs w:val="1"/>
          <w:color w:val="000000"/>
          <w:sz w:val="24"/>
          <w:szCs w:val="24"/>
        </w:rPr>
      </w:pPr>
      <w:sdt>
        <w:sdtPr>
          <w:id w:val="-161121037"/>
          <w:tag w:val="goog_rdk_769"/>
        </w:sdtPr>
        <w:sdtContent>
          <w:r w:rsidDel="00000000" w:rsidR="00000000" w:rsidRPr="00000000">
            <w:rPr>
              <w:rFonts w:ascii="Gungsuh" w:cs="Gungsuh" w:eastAsia="Gungsuh" w:hAnsi="Gungsuh"/>
              <w:b w:val="1"/>
              <w:bCs w:val="1"/>
              <w:color w:val="000000"/>
              <w:sz w:val="24"/>
              <w:szCs w:val="24"/>
              <w:rtl w:val="0"/>
            </w:rPr>
            <w:t xml:space="preserve">第一　不杀生</w:t>
          </w:r>
        </w:sdtContent>
      </w:sdt>
    </w:p>
    <w:p w:rsidR="00000000" w:rsidDel="00000000" w:rsidP="00000000" w:rsidRDefault="00000000" w:rsidRPr="00000000" w14:paraId="0000045E">
      <w:pPr>
        <w:widowControl w:val="1"/>
        <w:spacing w:line="276" w:lineRule="auto"/>
        <w:ind w:firstLine="503"/>
        <w:jc w:val="left"/>
        <w:rPr>
          <w:rFonts w:ascii="Times New Roman" w:cs="Times New Roman" w:eastAsia="Times New Roman" w:hAnsi="Times New Roman"/>
          <w:color w:val="000000"/>
          <w:sz w:val="24"/>
          <w:szCs w:val="24"/>
        </w:rPr>
      </w:pPr>
      <w:sdt>
        <w:sdtPr>
          <w:id w:val="-2018155409"/>
          <w:tag w:val="goog_rdk_770"/>
        </w:sdtPr>
        <w:sdtContent>
          <w:r w:rsidDel="00000000" w:rsidR="00000000" w:rsidRPr="00000000">
            <w:rPr>
              <w:rFonts w:ascii="Gungsuh" w:cs="Gungsuh" w:eastAsia="Gungsuh" w:hAnsi="Gungsuh"/>
              <w:color w:val="000000"/>
              <w:sz w:val="24"/>
              <w:szCs w:val="24"/>
              <w:rtl w:val="0"/>
            </w:rPr>
            <w:t xml:space="preserve">认识到生命毁灭所造成的痛苦，我</w:t>
          </w:r>
        </w:sdtContent>
      </w:sdt>
      <w:sdt>
        <w:sdtPr>
          <w:id w:val="931552096"/>
          <w:tag w:val="goog_rdk_771"/>
        </w:sdtPr>
        <w:sdtContent>
          <w:r w:rsidDel="00000000" w:rsidR="00000000" w:rsidRPr="00000000">
            <w:rPr>
              <w:rFonts w:ascii="Gungsuh" w:cs="Gungsuh" w:eastAsia="Gungsuh" w:hAnsi="Gungsuh"/>
              <w:sz w:val="24"/>
              <w:szCs w:val="24"/>
              <w:rtl w:val="0"/>
            </w:rPr>
            <w:t xml:space="preserve">愿意</w:t>
          </w:r>
        </w:sdtContent>
      </w:sdt>
      <w:sdt>
        <w:sdtPr>
          <w:id w:val="19386870"/>
          <w:tag w:val="goog_rdk_772"/>
        </w:sdtPr>
        <w:sdtContent>
          <w:r w:rsidDel="00000000" w:rsidR="00000000" w:rsidRPr="00000000">
            <w:rPr>
              <w:rFonts w:ascii="Gungsuh" w:cs="Gungsuh" w:eastAsia="Gungsuh" w:hAnsi="Gungsuh"/>
              <w:color w:val="000000"/>
              <w:sz w:val="24"/>
              <w:szCs w:val="24"/>
              <w:rtl w:val="0"/>
            </w:rPr>
            <w:t xml:space="preserve">培养悲心，学习各种方法保护人、动物、植物的生命。我决心不杀生，不教人杀，在思想上和生活中不宽恕自己的任何一种杀生行为，同时也不随喜任何人的杀生行为。</w:t>
          </w:r>
        </w:sdtContent>
      </w:sdt>
    </w:p>
    <w:p w:rsidR="00000000" w:rsidDel="00000000" w:rsidP="00000000" w:rsidRDefault="00000000" w:rsidRPr="00000000" w14:paraId="0000045F">
      <w:pPr>
        <w:widowControl w:val="1"/>
        <w:numPr>
          <w:ilvl w:val="0"/>
          <w:numId w:val="9"/>
        </w:numPr>
        <w:spacing w:line="276" w:lineRule="auto"/>
        <w:ind w:left="720" w:hanging="360"/>
        <w:jc w:val="left"/>
        <w:rPr>
          <w:rFonts w:ascii="Times New Roman" w:cs="Times New Roman" w:eastAsia="Times New Roman" w:hAnsi="Times New Roman"/>
          <w:b w:val="1"/>
          <w:bCs w:val="1"/>
          <w:color w:val="000000"/>
          <w:sz w:val="24"/>
          <w:szCs w:val="24"/>
          <w:u w:val="none"/>
        </w:rPr>
      </w:pPr>
      <w:r w:rsidDel="00000000" w:rsidR="00000000" w:rsidRPr="00000000">
        <w:rPr>
          <w:rFonts w:ascii="Times New Roman" w:cs="Times New Roman" w:eastAsia="Times New Roman" w:hAnsi="Times New Roman"/>
          <w:b w:val="1"/>
          <w:bCs w:val="1"/>
          <w:color w:val="000000"/>
          <w:sz w:val="24"/>
          <w:szCs w:val="24"/>
          <w:rtl w:val="0"/>
        </w:rPr>
        <w:t xml:space="preserve">To abstain from killing living creatures</w:t>
      </w:r>
    </w:p>
    <w:p w:rsidR="00000000" w:rsidDel="00000000" w:rsidP="00000000" w:rsidRDefault="00000000" w:rsidRPr="00000000" w14:paraId="00000460">
      <w:pPr>
        <w:widowControl w:val="1"/>
        <w:spacing w:line="276" w:lineRule="auto"/>
        <w:ind w:firstLine="503"/>
        <w:jc w:val="left"/>
        <w:rPr>
          <w:sz w:val="24"/>
          <w:szCs w:val="24"/>
        </w:rPr>
      </w:pPr>
      <w:r w:rsidDel="00000000" w:rsidR="00000000" w:rsidRPr="00000000">
        <w:rPr>
          <w:rFonts w:ascii="Times New Roman" w:cs="Times New Roman" w:eastAsia="Times New Roman" w:hAnsi="Times New Roman"/>
          <w:sz w:val="24"/>
          <w:szCs w:val="24"/>
          <w:rtl w:val="0"/>
        </w:rPr>
        <w:t xml:space="preserve">Aware of the suffering caused by the destruction of life, I will cultivate compassion and learn ways to protect the lives of people, animals, and plants. I will not kill, not let others kill, and not support or rejoice in any act of killing in the world, in my thinking, or in my way of life. </w:t>
      </w:r>
      <w:r w:rsidDel="00000000" w:rsidR="00000000" w:rsidRPr="00000000">
        <w:rPr>
          <w:rtl w:val="0"/>
        </w:rPr>
      </w:r>
    </w:p>
    <w:p w:rsidR="00000000" w:rsidDel="00000000" w:rsidP="00000000" w:rsidRDefault="00000000" w:rsidRPr="00000000" w14:paraId="00000461">
      <w:pPr>
        <w:widowControl w:val="1"/>
        <w:spacing w:line="276" w:lineRule="auto"/>
        <w:ind w:left="0" w:firstLine="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62">
      <w:pPr>
        <w:widowControl w:val="1"/>
        <w:spacing w:line="276" w:lineRule="auto"/>
        <w:ind w:firstLine="505"/>
        <w:jc w:val="left"/>
        <w:rPr>
          <w:rFonts w:ascii="Times New Roman" w:cs="Times New Roman" w:eastAsia="Times New Roman" w:hAnsi="Times New Roman"/>
          <w:b w:val="1"/>
          <w:bCs w:val="1"/>
          <w:color w:val="000000"/>
          <w:sz w:val="24"/>
          <w:szCs w:val="24"/>
        </w:rPr>
      </w:pPr>
      <w:sdt>
        <w:sdtPr>
          <w:id w:val="-149827510"/>
          <w:tag w:val="goog_rdk_773"/>
        </w:sdtPr>
        <w:sdtContent>
          <w:r w:rsidDel="00000000" w:rsidR="00000000" w:rsidRPr="00000000">
            <w:rPr>
              <w:rFonts w:ascii="Gungsuh" w:cs="Gungsuh" w:eastAsia="Gungsuh" w:hAnsi="Gungsuh"/>
              <w:b w:val="1"/>
              <w:bCs w:val="1"/>
              <w:color w:val="000000"/>
              <w:sz w:val="24"/>
              <w:szCs w:val="24"/>
              <w:rtl w:val="0"/>
            </w:rPr>
            <w:t xml:space="preserve">第二　不偷盗</w:t>
          </w:r>
        </w:sdtContent>
      </w:sdt>
    </w:p>
    <w:p w:rsidR="00000000" w:rsidDel="00000000" w:rsidP="00000000" w:rsidRDefault="00000000" w:rsidRPr="00000000" w14:paraId="00000463">
      <w:pPr>
        <w:widowControl w:val="1"/>
        <w:spacing w:line="276" w:lineRule="auto"/>
        <w:ind w:firstLine="503"/>
        <w:jc w:val="left"/>
        <w:rPr>
          <w:rFonts w:ascii="Times New Roman" w:cs="Times New Roman" w:eastAsia="Times New Roman" w:hAnsi="Times New Roman"/>
          <w:color w:val="000000"/>
          <w:sz w:val="24"/>
          <w:szCs w:val="24"/>
        </w:rPr>
      </w:pPr>
      <w:sdt>
        <w:sdtPr>
          <w:id w:val="1220157952"/>
          <w:tag w:val="goog_rdk_774"/>
        </w:sdtPr>
        <w:sdtContent>
          <w:r w:rsidDel="00000000" w:rsidR="00000000" w:rsidRPr="00000000">
            <w:rPr>
              <w:rFonts w:ascii="Gungsuh" w:cs="Gungsuh" w:eastAsia="Gungsuh" w:hAnsi="Gungsuh"/>
              <w:color w:val="000000"/>
              <w:sz w:val="24"/>
              <w:szCs w:val="24"/>
              <w:rtl w:val="0"/>
            </w:rPr>
            <w:t xml:space="preserve">认识到由剥削、压迫、偷盗和社会的不公正等等现象所造成的痛苦，我</w:t>
          </w:r>
        </w:sdtContent>
      </w:sdt>
      <w:sdt>
        <w:sdtPr>
          <w:id w:val="-918199315"/>
          <w:tag w:val="goog_rdk_775"/>
        </w:sdtPr>
        <w:sdtContent>
          <w:r w:rsidDel="00000000" w:rsidR="00000000" w:rsidRPr="00000000">
            <w:rPr>
              <w:rFonts w:ascii="Gungsuh" w:cs="Gungsuh" w:eastAsia="Gungsuh" w:hAnsi="Gungsuh"/>
              <w:sz w:val="24"/>
              <w:szCs w:val="24"/>
              <w:rtl w:val="0"/>
            </w:rPr>
            <w:t xml:space="preserve">愿意</w:t>
          </w:r>
        </w:sdtContent>
      </w:sdt>
      <w:sdt>
        <w:sdtPr>
          <w:id w:val="-290051779"/>
          <w:tag w:val="goog_rdk_776"/>
        </w:sdtPr>
        <w:sdtContent>
          <w:r w:rsidDel="00000000" w:rsidR="00000000" w:rsidRPr="00000000">
            <w:rPr>
              <w:rFonts w:ascii="Gungsuh" w:cs="Gungsuh" w:eastAsia="Gungsuh" w:hAnsi="Gungsuh"/>
              <w:color w:val="000000"/>
              <w:sz w:val="24"/>
              <w:szCs w:val="24"/>
              <w:rtl w:val="0"/>
            </w:rPr>
            <w:t xml:space="preserve">培养慈心，学习各种方法，为人、动物和植物的良好生存状态而努力工作。我</w:t>
          </w:r>
        </w:sdtContent>
      </w:sdt>
      <w:sdt>
        <w:sdtPr>
          <w:id w:val="-267311825"/>
          <w:tag w:val="goog_rdk_777"/>
        </w:sdtPr>
        <w:sdtContent>
          <w:r w:rsidDel="00000000" w:rsidR="00000000" w:rsidRPr="00000000">
            <w:rPr>
              <w:rFonts w:ascii="Gungsuh" w:cs="Gungsuh" w:eastAsia="Gungsuh" w:hAnsi="Gungsuh"/>
              <w:sz w:val="24"/>
              <w:szCs w:val="24"/>
              <w:rtl w:val="0"/>
            </w:rPr>
            <w:t xml:space="preserve">愿意</w:t>
          </w:r>
        </w:sdtContent>
      </w:sdt>
      <w:sdt>
        <w:sdtPr>
          <w:id w:val="1166605438"/>
          <w:tag w:val="goog_rdk_778"/>
        </w:sdtPr>
        <w:sdtContent>
          <w:r w:rsidDel="00000000" w:rsidR="00000000" w:rsidRPr="00000000">
            <w:rPr>
              <w:rFonts w:ascii="Gungsuh" w:cs="Gungsuh" w:eastAsia="Gungsuh" w:hAnsi="Gungsuh"/>
              <w:color w:val="000000"/>
              <w:sz w:val="24"/>
              <w:szCs w:val="24"/>
              <w:rtl w:val="0"/>
            </w:rPr>
            <w:t xml:space="preserve">，通过与那些真正需要的人分享我的时间、精力和物质财富的方式，来修布施。我决心不偷盗，不将任何属于他人的物品据为己有。我将尊重他人的财产所有权，但我将阻止以人类的痛苦为代价，或以地球上其他地区人民的痛苦为代价来为自己谋取利益的行为。</w:t>
          </w:r>
        </w:sdtContent>
      </w:sdt>
    </w:p>
    <w:p w:rsidR="00000000" w:rsidDel="00000000" w:rsidP="00000000" w:rsidRDefault="00000000" w:rsidRPr="00000000" w14:paraId="00000464">
      <w:pPr>
        <w:widowControl w:val="1"/>
        <w:numPr>
          <w:ilvl w:val="0"/>
          <w:numId w:val="9"/>
        </w:numPr>
        <w:spacing w:line="276" w:lineRule="auto"/>
        <w:ind w:left="720" w:hanging="360"/>
        <w:jc w:val="left"/>
        <w:rPr>
          <w:rFonts w:ascii="Times New Roman" w:cs="Times New Roman" w:eastAsia="Times New Roman" w:hAnsi="Times New Roman"/>
          <w:b w:val="1"/>
          <w:bCs w:val="1"/>
          <w:color w:val="000000"/>
          <w:sz w:val="24"/>
          <w:szCs w:val="24"/>
          <w:u w:val="none"/>
        </w:rPr>
      </w:pPr>
      <w:r w:rsidDel="00000000" w:rsidR="00000000" w:rsidRPr="00000000">
        <w:rPr>
          <w:rFonts w:ascii="Times New Roman" w:cs="Times New Roman" w:eastAsia="Times New Roman" w:hAnsi="Times New Roman"/>
          <w:b w:val="1"/>
          <w:bCs w:val="1"/>
          <w:color w:val="000000"/>
          <w:sz w:val="24"/>
          <w:szCs w:val="24"/>
          <w:rtl w:val="0"/>
        </w:rPr>
        <w:t xml:space="preserve">To abstain from taking what is not given</w:t>
      </w:r>
      <w:r w:rsidDel="00000000" w:rsidR="00000000" w:rsidRPr="00000000">
        <w:rPr>
          <w:rtl w:val="0"/>
        </w:rPr>
      </w:r>
    </w:p>
    <w:p w:rsidR="00000000" w:rsidDel="00000000" w:rsidP="00000000" w:rsidRDefault="00000000" w:rsidRPr="00000000" w14:paraId="00000465">
      <w:pPr>
        <w:widowControl w:val="1"/>
        <w:spacing w:line="300" w:lineRule="auto"/>
        <w:ind w:firstLine="420"/>
        <w:jc w:val="left"/>
        <w:rPr>
          <w:sz w:val="24"/>
          <w:szCs w:val="24"/>
        </w:rPr>
      </w:pPr>
      <w:r w:rsidDel="00000000" w:rsidR="00000000" w:rsidRPr="00000000">
        <w:rPr>
          <w:rFonts w:ascii="Times New Roman" w:cs="Times New Roman" w:eastAsia="Times New Roman" w:hAnsi="Times New Roman"/>
          <w:sz w:val="24"/>
          <w:szCs w:val="24"/>
          <w:rtl w:val="0"/>
        </w:rPr>
        <w:t xml:space="preserve">Aware of the suffering caused by exploitation, social injustice, stealing, and oppression, I will cultivate loving-kindness and learn to support the well-being of humans, animals, and plants. I will practice generosity by sharing my time, energy, and material resources with those who are in need. I will not steal and not to possess anything that should belong to others. I will respect the property of others, but I will prevent others from profiting from human suffering or the suffering of other people on Earth. </w:t>
      </w:r>
      <w:r w:rsidDel="00000000" w:rsidR="00000000" w:rsidRPr="00000000">
        <w:rPr>
          <w:rtl w:val="0"/>
        </w:rPr>
      </w:r>
    </w:p>
    <w:p w:rsidR="00000000" w:rsidDel="00000000" w:rsidP="00000000" w:rsidRDefault="00000000" w:rsidRPr="00000000" w14:paraId="00000466">
      <w:pPr>
        <w:widowControl w:val="1"/>
        <w:spacing w:line="276" w:lineRule="auto"/>
        <w:ind w:firstLine="503"/>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7">
      <w:pPr>
        <w:widowControl w:val="1"/>
        <w:spacing w:line="276" w:lineRule="auto"/>
        <w:ind w:firstLine="503"/>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68">
      <w:pPr>
        <w:widowControl w:val="1"/>
        <w:spacing w:line="276" w:lineRule="auto"/>
        <w:ind w:firstLine="505"/>
        <w:jc w:val="left"/>
        <w:rPr>
          <w:rFonts w:ascii="Times New Roman" w:cs="Times New Roman" w:eastAsia="Times New Roman" w:hAnsi="Times New Roman"/>
          <w:b w:val="1"/>
          <w:bCs w:val="1"/>
          <w:color w:val="000000"/>
          <w:sz w:val="24"/>
          <w:szCs w:val="24"/>
        </w:rPr>
      </w:pPr>
      <w:sdt>
        <w:sdtPr>
          <w:id w:val="1992335883"/>
          <w:tag w:val="goog_rdk_779"/>
        </w:sdtPr>
        <w:sdtContent>
          <w:r w:rsidDel="00000000" w:rsidR="00000000" w:rsidRPr="00000000">
            <w:rPr>
              <w:rFonts w:ascii="Gungsuh" w:cs="Gungsuh" w:eastAsia="Gungsuh" w:hAnsi="Gungsuh"/>
              <w:b w:val="1"/>
              <w:bCs w:val="1"/>
              <w:color w:val="000000"/>
              <w:sz w:val="24"/>
              <w:szCs w:val="24"/>
              <w:rtl w:val="0"/>
            </w:rPr>
            <w:t xml:space="preserve">第三　不邪淫</w:t>
          </w:r>
        </w:sdtContent>
      </w:sdt>
    </w:p>
    <w:p w:rsidR="00000000" w:rsidDel="00000000" w:rsidP="00000000" w:rsidRDefault="00000000" w:rsidRPr="00000000" w14:paraId="00000469">
      <w:pPr>
        <w:widowControl w:val="1"/>
        <w:spacing w:line="276" w:lineRule="auto"/>
        <w:ind w:firstLine="503"/>
        <w:jc w:val="left"/>
        <w:rPr>
          <w:rFonts w:ascii="Times New Roman" w:cs="Times New Roman" w:eastAsia="Times New Roman" w:hAnsi="Times New Roman"/>
          <w:color w:val="000000"/>
          <w:sz w:val="24"/>
          <w:szCs w:val="24"/>
        </w:rPr>
      </w:pPr>
      <w:sdt>
        <w:sdtPr>
          <w:id w:val="1697383073"/>
          <w:tag w:val="goog_rdk_780"/>
        </w:sdtPr>
        <w:sdtContent>
          <w:r w:rsidDel="00000000" w:rsidR="00000000" w:rsidRPr="00000000">
            <w:rPr>
              <w:rFonts w:ascii="Gungsuh" w:cs="Gungsuh" w:eastAsia="Gungsuh" w:hAnsi="Gungsuh"/>
              <w:color w:val="000000"/>
              <w:sz w:val="24"/>
              <w:szCs w:val="24"/>
              <w:rtl w:val="0"/>
            </w:rPr>
            <w:t xml:space="preserve">认识到由不正当的性关系所造成的痛苦，我</w:t>
          </w:r>
        </w:sdtContent>
      </w:sdt>
      <w:sdt>
        <w:sdtPr>
          <w:id w:val="-533808771"/>
          <w:tag w:val="goog_rdk_781"/>
        </w:sdtPr>
        <w:sdtContent>
          <w:r w:rsidDel="00000000" w:rsidR="00000000" w:rsidRPr="00000000">
            <w:rPr>
              <w:rFonts w:ascii="Gungsuh" w:cs="Gungsuh" w:eastAsia="Gungsuh" w:hAnsi="Gungsuh"/>
              <w:sz w:val="24"/>
              <w:szCs w:val="24"/>
              <w:rtl w:val="0"/>
            </w:rPr>
            <w:t xml:space="preserve">愿意</w:t>
          </w:r>
        </w:sdtContent>
      </w:sdt>
      <w:sdt>
        <w:sdtPr>
          <w:id w:val="1310513490"/>
          <w:tag w:val="goog_rdk_782"/>
        </w:sdtPr>
        <w:sdtContent>
          <w:r w:rsidDel="00000000" w:rsidR="00000000" w:rsidRPr="00000000">
            <w:rPr>
              <w:rFonts w:ascii="Gungsuh" w:cs="Gungsuh" w:eastAsia="Gungsuh" w:hAnsi="Gungsuh"/>
              <w:color w:val="000000"/>
              <w:sz w:val="24"/>
              <w:szCs w:val="24"/>
              <w:rtl w:val="0"/>
            </w:rPr>
            <w:t xml:space="preserve">培养责任心，并学习维护个体、夫妻、家庭和社会的安定与团结的方法。我决心不卷入没有爱和长期承诺的性关系中。为了维护我和他人的幸福，我决心尊重自己和他人的承诺。在我力所能及的范围内，我将做一切事情来保护儿童不受性侵害，防止夫妻关系和各个家庭因不正当的性关系而破裂。</w:t>
          </w:r>
        </w:sdtContent>
      </w:sdt>
    </w:p>
    <w:p w:rsidR="00000000" w:rsidDel="00000000" w:rsidP="00000000" w:rsidRDefault="00000000" w:rsidRPr="00000000" w14:paraId="0000046A">
      <w:pPr>
        <w:widowControl w:val="1"/>
        <w:numPr>
          <w:ilvl w:val="0"/>
          <w:numId w:val="9"/>
        </w:numPr>
        <w:spacing w:line="276" w:lineRule="auto"/>
        <w:ind w:left="720" w:hanging="360"/>
        <w:jc w:val="left"/>
        <w:rPr>
          <w:rFonts w:ascii="Times New Roman" w:cs="Times New Roman" w:eastAsia="Times New Roman" w:hAnsi="Times New Roman"/>
          <w:b w:val="1"/>
          <w:bCs w:val="1"/>
          <w:color w:val="000000"/>
          <w:sz w:val="24"/>
          <w:szCs w:val="24"/>
          <w:u w:val="none"/>
        </w:rPr>
      </w:pPr>
      <w:r w:rsidDel="00000000" w:rsidR="00000000" w:rsidRPr="00000000">
        <w:rPr>
          <w:rFonts w:ascii="Times New Roman" w:cs="Times New Roman" w:eastAsia="Times New Roman" w:hAnsi="Times New Roman"/>
          <w:b w:val="1"/>
          <w:bCs w:val="1"/>
          <w:color w:val="000000"/>
          <w:sz w:val="24"/>
          <w:szCs w:val="24"/>
          <w:rtl w:val="0"/>
        </w:rPr>
        <w:t xml:space="preserve">To abstain from engaging in sexual misconduct</w:t>
      </w:r>
      <w:r w:rsidDel="00000000" w:rsidR="00000000" w:rsidRPr="00000000">
        <w:rPr>
          <w:rtl w:val="0"/>
        </w:rPr>
      </w:r>
    </w:p>
    <w:p w:rsidR="00000000" w:rsidDel="00000000" w:rsidP="00000000" w:rsidRDefault="00000000" w:rsidRPr="00000000" w14:paraId="0000046B">
      <w:pPr>
        <w:widowControl w:val="1"/>
        <w:spacing w:line="300" w:lineRule="auto"/>
        <w:ind w:firstLine="4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Aware of the suffering caused by sexual misconduct, I will cultivate responsibility and learn ways to protect the safety and integrity of individuals, couples, families, and society. I will not engage in sexual relations without mutual consent, true love, and a deep, long-term commitment. To safeguard my happiness and that of others, I will honor commitments made to myself and others. I will do everything in my power to protect children from sexual abuse and to prevent couples and families from being broken by sexual misconduct. </w:t>
      </w:r>
    </w:p>
    <w:p w:rsidR="00000000" w:rsidDel="00000000" w:rsidP="00000000" w:rsidRDefault="00000000" w:rsidRPr="00000000" w14:paraId="0000046C">
      <w:pPr>
        <w:widowControl w:val="1"/>
        <w:spacing w:line="276" w:lineRule="auto"/>
        <w:ind w:firstLine="503"/>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D">
      <w:pPr>
        <w:widowControl w:val="1"/>
        <w:spacing w:line="276" w:lineRule="auto"/>
        <w:ind w:firstLine="503"/>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6E">
      <w:pPr>
        <w:widowControl w:val="1"/>
        <w:spacing w:line="276" w:lineRule="auto"/>
        <w:ind w:firstLine="505"/>
        <w:jc w:val="left"/>
        <w:rPr>
          <w:rFonts w:ascii="Times New Roman" w:cs="Times New Roman" w:eastAsia="Times New Roman" w:hAnsi="Times New Roman"/>
          <w:b w:val="1"/>
          <w:bCs w:val="1"/>
          <w:color w:val="000000"/>
          <w:sz w:val="24"/>
          <w:szCs w:val="24"/>
        </w:rPr>
      </w:pPr>
      <w:sdt>
        <w:sdtPr>
          <w:id w:val="-1293038612"/>
          <w:tag w:val="goog_rdk_783"/>
        </w:sdtPr>
        <w:sdtContent>
          <w:r w:rsidDel="00000000" w:rsidR="00000000" w:rsidRPr="00000000">
            <w:rPr>
              <w:rFonts w:ascii="Gungsuh" w:cs="Gungsuh" w:eastAsia="Gungsuh" w:hAnsi="Gungsuh"/>
              <w:b w:val="1"/>
              <w:bCs w:val="1"/>
              <w:color w:val="000000"/>
              <w:sz w:val="24"/>
              <w:szCs w:val="24"/>
              <w:rtl w:val="0"/>
            </w:rPr>
            <w:t xml:space="preserve">第四　不妄语</w:t>
          </w:r>
        </w:sdtContent>
      </w:sdt>
    </w:p>
    <w:p w:rsidR="00000000" w:rsidDel="00000000" w:rsidP="00000000" w:rsidRDefault="00000000" w:rsidRPr="00000000" w14:paraId="0000046F">
      <w:pPr>
        <w:widowControl w:val="1"/>
        <w:spacing w:line="276" w:lineRule="auto"/>
        <w:ind w:firstLine="503"/>
        <w:jc w:val="left"/>
        <w:rPr>
          <w:rFonts w:ascii="Times New Roman" w:cs="Times New Roman" w:eastAsia="Times New Roman" w:hAnsi="Times New Roman"/>
          <w:color w:val="000000"/>
          <w:sz w:val="24"/>
          <w:szCs w:val="24"/>
        </w:rPr>
      </w:pPr>
      <w:sdt>
        <w:sdtPr>
          <w:id w:val="-1185729239"/>
          <w:tag w:val="goog_rdk_784"/>
        </w:sdtPr>
        <w:sdtContent>
          <w:r w:rsidDel="00000000" w:rsidR="00000000" w:rsidRPr="00000000">
            <w:rPr>
              <w:rFonts w:ascii="Gungsuh" w:cs="Gungsuh" w:eastAsia="Gungsuh" w:hAnsi="Gungsuh"/>
              <w:color w:val="000000"/>
              <w:sz w:val="24"/>
              <w:szCs w:val="24"/>
              <w:rtl w:val="0"/>
            </w:rPr>
            <w:t xml:space="preserve">认识到由说话心不在焉和没有倾听能力所造成的痛苦，我</w:t>
          </w:r>
        </w:sdtContent>
      </w:sdt>
      <w:sdt>
        <w:sdtPr>
          <w:id w:val="-1117645673"/>
          <w:tag w:val="goog_rdk_785"/>
        </w:sdtPr>
        <w:sdtContent>
          <w:r w:rsidDel="00000000" w:rsidR="00000000" w:rsidRPr="00000000">
            <w:rPr>
              <w:rFonts w:ascii="Gungsuh" w:cs="Gungsuh" w:eastAsia="Gungsuh" w:hAnsi="Gungsuh"/>
              <w:sz w:val="24"/>
              <w:szCs w:val="24"/>
              <w:rtl w:val="0"/>
            </w:rPr>
            <w:t xml:space="preserve">愿意</w:t>
          </w:r>
        </w:sdtContent>
      </w:sdt>
      <w:sdt>
        <w:sdtPr>
          <w:id w:val="1743921206"/>
          <w:tag w:val="goog_rdk_786"/>
        </w:sdtPr>
        <w:sdtContent>
          <w:r w:rsidDel="00000000" w:rsidR="00000000" w:rsidRPr="00000000">
            <w:rPr>
              <w:rFonts w:ascii="Gungsuh" w:cs="Gungsuh" w:eastAsia="Gungsuh" w:hAnsi="Gungsuh"/>
              <w:color w:val="000000"/>
              <w:sz w:val="24"/>
              <w:szCs w:val="24"/>
              <w:rtl w:val="0"/>
            </w:rPr>
            <w:t xml:space="preserve">修习爱语和倾听，给他人带来幸福和快乐，从而减轻他们的苦恼。明了语言可以创造幸福或制造痛苦，我</w:t>
          </w:r>
        </w:sdtContent>
      </w:sdt>
      <w:sdt>
        <w:sdtPr>
          <w:id w:val="1734616938"/>
          <w:tag w:val="goog_rdk_787"/>
        </w:sdtPr>
        <w:sdtContent>
          <w:r w:rsidDel="00000000" w:rsidR="00000000" w:rsidRPr="00000000">
            <w:rPr>
              <w:rFonts w:ascii="Gungsuh" w:cs="Gungsuh" w:eastAsia="Gungsuh" w:hAnsi="Gungsuh"/>
              <w:sz w:val="24"/>
              <w:szCs w:val="24"/>
              <w:rtl w:val="0"/>
            </w:rPr>
            <w:t xml:space="preserve">愿意</w:t>
          </w:r>
        </w:sdtContent>
      </w:sdt>
      <w:sdt>
        <w:sdtPr>
          <w:id w:val="1768176154"/>
          <w:tag w:val="goog_rdk_788"/>
        </w:sdtPr>
        <w:sdtContent>
          <w:r w:rsidDel="00000000" w:rsidR="00000000" w:rsidRPr="00000000">
            <w:rPr>
              <w:rFonts w:ascii="Gungsuh" w:cs="Gungsuh" w:eastAsia="Gungsuh" w:hAnsi="Gungsuh"/>
              <w:color w:val="000000"/>
              <w:sz w:val="24"/>
              <w:szCs w:val="24"/>
              <w:rtl w:val="0"/>
            </w:rPr>
            <w:t xml:space="preserve">学习讲实语，讲能够激发人的自信、给人带来快乐和希望的话。我决心不传播不确定的消息、不批评或谴责我没有把握的事情，避免讲会导致分裂或不和的话，或会导致家庭、团体破裂的话。我将尽一切努力来调解和平息所有的矛盾，无论是多么微小的矛盾。</w:t>
          </w:r>
        </w:sdtContent>
      </w:sdt>
    </w:p>
    <w:p w:rsidR="00000000" w:rsidDel="00000000" w:rsidP="00000000" w:rsidRDefault="00000000" w:rsidRPr="00000000" w14:paraId="00000470">
      <w:pPr>
        <w:widowControl w:val="1"/>
        <w:numPr>
          <w:ilvl w:val="0"/>
          <w:numId w:val="9"/>
        </w:numPr>
        <w:spacing w:line="276" w:lineRule="auto"/>
        <w:ind w:left="720" w:hanging="360"/>
        <w:jc w:val="left"/>
        <w:rPr>
          <w:rFonts w:ascii="Times New Roman" w:cs="Times New Roman" w:eastAsia="Times New Roman" w:hAnsi="Times New Roman"/>
          <w:b w:val="1"/>
          <w:bCs w:val="1"/>
          <w:color w:val="000000"/>
          <w:sz w:val="24"/>
          <w:szCs w:val="24"/>
          <w:u w:val="none"/>
        </w:rPr>
      </w:pPr>
      <w:r w:rsidDel="00000000" w:rsidR="00000000" w:rsidRPr="00000000">
        <w:rPr>
          <w:rFonts w:ascii="Times New Roman" w:cs="Times New Roman" w:eastAsia="Times New Roman" w:hAnsi="Times New Roman"/>
          <w:b w:val="1"/>
          <w:bCs w:val="1"/>
          <w:color w:val="000000"/>
          <w:sz w:val="24"/>
          <w:szCs w:val="24"/>
          <w:rtl w:val="0"/>
        </w:rPr>
        <w:t xml:space="preserve">To abstain from lying</w:t>
      </w:r>
      <w:r w:rsidDel="00000000" w:rsidR="00000000" w:rsidRPr="00000000">
        <w:rPr>
          <w:rtl w:val="0"/>
        </w:rPr>
      </w:r>
    </w:p>
    <w:p w:rsidR="00000000" w:rsidDel="00000000" w:rsidP="00000000" w:rsidRDefault="00000000" w:rsidRPr="00000000" w14:paraId="00000471">
      <w:pPr>
        <w:widowControl w:val="1"/>
        <w:spacing w:line="300" w:lineRule="auto"/>
        <w:ind w:firstLine="420"/>
        <w:jc w:val="left"/>
        <w:rPr>
          <w:sz w:val="24"/>
          <w:szCs w:val="24"/>
        </w:rPr>
      </w:pPr>
      <w:r w:rsidDel="00000000" w:rsidR="00000000" w:rsidRPr="00000000">
        <w:rPr>
          <w:rFonts w:ascii="Times New Roman" w:cs="Times New Roman" w:eastAsia="Times New Roman" w:hAnsi="Times New Roman"/>
          <w:sz w:val="24"/>
          <w:szCs w:val="24"/>
          <w:rtl w:val="0"/>
        </w:rPr>
        <w:t xml:space="preserve">Aware of the suffering caused by unmindful speech and the inability to listen to others, I will cultivate loving speech and compassionate listening to bring happiness to others and relieve their suffering. Knowing that words can create happiness or suffering, I will speak truthfully using words that inspire confidence, joy, and hope. I will not spread uncertain news, condemn what I do not fully understand, or speak in ways that may cause division, discord, or harm to families and communities. I will make every effort to mediate and resolve conflicts, no matter how small they are. </w:t>
      </w:r>
      <w:r w:rsidDel="00000000" w:rsidR="00000000" w:rsidRPr="00000000">
        <w:rPr>
          <w:rtl w:val="0"/>
        </w:rPr>
      </w:r>
    </w:p>
    <w:p w:rsidR="00000000" w:rsidDel="00000000" w:rsidP="00000000" w:rsidRDefault="00000000" w:rsidRPr="00000000" w14:paraId="00000472">
      <w:pPr>
        <w:widowControl w:val="1"/>
        <w:spacing w:line="276" w:lineRule="auto"/>
        <w:ind w:left="0" w:firstLine="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3">
      <w:pPr>
        <w:widowControl w:val="1"/>
        <w:spacing w:line="276" w:lineRule="auto"/>
        <w:ind w:firstLine="505"/>
        <w:jc w:val="left"/>
        <w:rPr>
          <w:rFonts w:ascii="Times New Roman" w:cs="Times New Roman" w:eastAsia="Times New Roman" w:hAnsi="Times New Roman"/>
          <w:b w:val="1"/>
          <w:bCs w:val="1"/>
          <w:color w:val="000000"/>
          <w:sz w:val="24"/>
          <w:szCs w:val="24"/>
        </w:rPr>
      </w:pPr>
      <w:sdt>
        <w:sdtPr>
          <w:id w:val="467524533"/>
          <w:tag w:val="goog_rdk_789"/>
        </w:sdtPr>
        <w:sdtContent>
          <w:r w:rsidDel="00000000" w:rsidR="00000000" w:rsidRPr="00000000">
            <w:rPr>
              <w:rFonts w:ascii="Gungsuh" w:cs="Gungsuh" w:eastAsia="Gungsuh" w:hAnsi="Gungsuh"/>
              <w:b w:val="1"/>
              <w:bCs w:val="1"/>
              <w:color w:val="000000"/>
              <w:sz w:val="24"/>
              <w:szCs w:val="24"/>
              <w:rtl w:val="0"/>
            </w:rPr>
            <w:t xml:space="preserve">第五　不饮酒</w:t>
          </w:r>
        </w:sdtContent>
      </w:sdt>
    </w:p>
    <w:p w:rsidR="00000000" w:rsidDel="00000000" w:rsidP="00000000" w:rsidRDefault="00000000" w:rsidRPr="00000000" w14:paraId="00000474">
      <w:pPr>
        <w:widowControl w:val="1"/>
        <w:spacing w:line="276" w:lineRule="auto"/>
        <w:ind w:firstLine="503"/>
        <w:jc w:val="left"/>
        <w:rPr>
          <w:rFonts w:ascii="Times New Roman" w:cs="Times New Roman" w:eastAsia="Times New Roman" w:hAnsi="Times New Roman"/>
          <w:color w:val="000000"/>
          <w:sz w:val="24"/>
          <w:szCs w:val="24"/>
        </w:rPr>
      </w:pPr>
      <w:sdt>
        <w:sdtPr>
          <w:id w:val="-1754734526"/>
          <w:tag w:val="goog_rdk_790"/>
        </w:sdtPr>
        <w:sdtContent>
          <w:r w:rsidDel="00000000" w:rsidR="00000000" w:rsidRPr="00000000">
            <w:rPr>
              <w:rFonts w:ascii="Gungsuh" w:cs="Gungsuh" w:eastAsia="Gungsuh" w:hAnsi="Gungsuh"/>
              <w:color w:val="000000"/>
              <w:sz w:val="24"/>
              <w:szCs w:val="24"/>
              <w:rtl w:val="0"/>
            </w:rPr>
            <w:t xml:space="preserve">认识到由不适当的消费所造成的痛苦，我</w:t>
          </w:r>
        </w:sdtContent>
      </w:sdt>
      <w:sdt>
        <w:sdtPr>
          <w:id w:val="-1825298293"/>
          <w:tag w:val="goog_rdk_791"/>
        </w:sdtPr>
        <w:sdtContent>
          <w:r w:rsidDel="00000000" w:rsidR="00000000" w:rsidRPr="00000000">
            <w:rPr>
              <w:rFonts w:ascii="Gungsuh" w:cs="Gungsuh" w:eastAsia="Gungsuh" w:hAnsi="Gungsuh"/>
              <w:sz w:val="24"/>
              <w:szCs w:val="24"/>
              <w:rtl w:val="0"/>
            </w:rPr>
            <w:t xml:space="preserve">愿意</w:t>
          </w:r>
        </w:sdtContent>
      </w:sdt>
      <w:sdt>
        <w:sdtPr>
          <w:id w:val="1603427795"/>
          <w:tag w:val="goog_rdk_792"/>
        </w:sdtPr>
        <w:sdtContent>
          <w:r w:rsidDel="00000000" w:rsidR="00000000" w:rsidRPr="00000000">
            <w:rPr>
              <w:rFonts w:ascii="Gungsuh" w:cs="Gungsuh" w:eastAsia="Gungsuh" w:hAnsi="Gungsuh"/>
              <w:color w:val="000000"/>
              <w:sz w:val="24"/>
              <w:szCs w:val="24"/>
              <w:rtl w:val="0"/>
            </w:rPr>
            <w:t xml:space="preserve">通过有觉照的饮食和消费，为自己、为家庭、为社会保持良好的健康，无论是在生理方面，还是心理方面。我</w:t>
          </w:r>
        </w:sdtContent>
      </w:sdt>
      <w:sdt>
        <w:sdtPr>
          <w:id w:val="594851045"/>
          <w:tag w:val="goog_rdk_793"/>
        </w:sdtPr>
        <w:sdtContent>
          <w:r w:rsidDel="00000000" w:rsidR="00000000" w:rsidRPr="00000000">
            <w:rPr>
              <w:rFonts w:ascii="Gungsuh" w:cs="Gungsuh" w:eastAsia="Gungsuh" w:hAnsi="Gungsuh"/>
              <w:sz w:val="24"/>
              <w:szCs w:val="24"/>
              <w:rtl w:val="0"/>
            </w:rPr>
            <w:t xml:space="preserve">愿意</w:t>
          </w:r>
        </w:sdtContent>
      </w:sdt>
      <w:sdt>
        <w:sdtPr>
          <w:id w:val="655592308"/>
          <w:tag w:val="goog_rdk_794"/>
        </w:sdtPr>
        <w:sdtContent>
          <w:r w:rsidDel="00000000" w:rsidR="00000000" w:rsidRPr="00000000">
            <w:rPr>
              <w:rFonts w:ascii="Gungsuh" w:cs="Gungsuh" w:eastAsia="Gungsuh" w:hAnsi="Gungsuh"/>
              <w:color w:val="000000"/>
              <w:sz w:val="24"/>
              <w:szCs w:val="24"/>
              <w:rtl w:val="0"/>
            </w:rPr>
            <w:t xml:space="preserve">只吸收那些对维护我个人、我的家人和社会大众身心健康与和谐有益的东西。我决心不饮酒，不吃有害的食品，不接触不健康的精神产品，比如某些特定的电视节目、杂志、书、电影及谈话等。我知道，用这些“毒品”来损害我的身心就是背叛了我的祖先、我的父母、我的社会和我的后代。</w:t>
          </w:r>
        </w:sdtContent>
      </w:sdt>
    </w:p>
    <w:p w:rsidR="00000000" w:rsidDel="00000000" w:rsidP="00000000" w:rsidRDefault="00000000" w:rsidRPr="00000000" w14:paraId="00000475">
      <w:pPr>
        <w:widowControl w:val="1"/>
        <w:numPr>
          <w:ilvl w:val="0"/>
          <w:numId w:val="9"/>
        </w:numPr>
        <w:spacing w:line="276" w:lineRule="auto"/>
        <w:ind w:left="720" w:hanging="360"/>
        <w:jc w:val="left"/>
        <w:rPr>
          <w:rFonts w:ascii="Times New Roman" w:cs="Times New Roman" w:eastAsia="Times New Roman" w:hAnsi="Times New Roman"/>
          <w:b w:val="1"/>
          <w:bCs w:val="1"/>
          <w:color w:val="000000"/>
          <w:sz w:val="24"/>
          <w:szCs w:val="24"/>
          <w:u w:val="none"/>
        </w:rPr>
      </w:pPr>
      <w:r w:rsidDel="00000000" w:rsidR="00000000" w:rsidRPr="00000000">
        <w:rPr>
          <w:rFonts w:ascii="Times New Roman" w:cs="Times New Roman" w:eastAsia="Times New Roman" w:hAnsi="Times New Roman"/>
          <w:b w:val="1"/>
          <w:bCs w:val="1"/>
          <w:color w:val="000000"/>
          <w:sz w:val="24"/>
          <w:szCs w:val="24"/>
          <w:rtl w:val="0"/>
        </w:rPr>
        <w:t xml:space="preserve">To abstain from intoxicants</w:t>
      </w:r>
      <w:r w:rsidDel="00000000" w:rsidR="00000000" w:rsidRPr="00000000">
        <w:rPr>
          <w:rtl w:val="0"/>
        </w:rPr>
      </w:r>
    </w:p>
    <w:p w:rsidR="00000000" w:rsidDel="00000000" w:rsidP="00000000" w:rsidRDefault="00000000" w:rsidRPr="00000000" w14:paraId="00000476">
      <w:pPr>
        <w:widowControl w:val="1"/>
        <w:spacing w:line="300" w:lineRule="auto"/>
        <w:ind w:firstLine="4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Aware of the suffering caused by unmindful consumption, I will cultivate good health, both physical and mental, for myself, my family, and my society by practicing mindful eating, drinking, and consuming. I will absorb only those things that benefit my personal, my family’s, and the public’s well-being and harmony. I will not consume alcohol, drugs, or any other products that contain toxins, such as certain TV programs, magazines, books, films, and conversations. I understand that using these intoxicants to harm my body and mind is a betrayal to my ancestors, parents, society, and future generations. </w:t>
      </w:r>
    </w:p>
    <w:p w:rsidR="00000000" w:rsidDel="00000000" w:rsidP="00000000" w:rsidRDefault="00000000" w:rsidRPr="00000000" w14:paraId="00000477">
      <w:pPr>
        <w:widowControl w:val="1"/>
        <w:spacing w:line="276" w:lineRule="auto"/>
        <w:ind w:firstLine="503"/>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8">
      <w:pPr>
        <w:widowControl w:val="1"/>
        <w:spacing w:line="276" w:lineRule="auto"/>
        <w:ind w:firstLine="503"/>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9">
      <w:pPr>
        <w:widowControl w:val="1"/>
        <w:spacing w:line="276" w:lineRule="auto"/>
        <w:ind w:firstLine="503"/>
        <w:jc w:val="left"/>
        <w:rPr>
          <w:rFonts w:ascii="Times New Roman" w:cs="Times New Roman" w:eastAsia="Times New Roman" w:hAnsi="Times New Roman"/>
          <w:sz w:val="24"/>
          <w:szCs w:val="24"/>
        </w:rPr>
      </w:pPr>
      <w:sdt>
        <w:sdtPr>
          <w:id w:val="-848945669"/>
          <w:tag w:val="goog_rdk_795"/>
        </w:sdtPr>
        <w:sdtContent>
          <w:r w:rsidDel="00000000" w:rsidR="00000000" w:rsidRPr="00000000">
            <w:rPr>
              <w:rFonts w:ascii="Gungsuh" w:cs="Gungsuh" w:eastAsia="Gungsuh" w:hAnsi="Gungsuh"/>
              <w:color w:val="000000"/>
              <w:sz w:val="24"/>
              <w:szCs w:val="24"/>
              <w:rtl w:val="0"/>
            </w:rPr>
            <w:t xml:space="preserve">我将通过修习既适用于个体也适用于社会的这五戒，使自己心中和社会上的暴力、恐惧、愤怒及混乱状态得到改变。我明白，要改造自我，改造社会，一份合适的戒规是必不可少的。</w:t>
          </w:r>
        </w:sdtContent>
      </w:sdt>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03"/>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 will practice the Five Mindfulness Training for Healthy Living that apply both to individuals and society to transform violence, fear, anger, and chaos within myself and the world around me. I understand that to change myself and the world, a proper code of precepts is essential.  </w:t>
      </w:r>
      <w:r w:rsidDel="00000000" w:rsidR="00000000" w:rsidRPr="00000000">
        <w:rPr>
          <w:rtl w:val="0"/>
        </w:rPr>
      </w:r>
    </w:p>
    <w:p w:rsidR="00000000" w:rsidDel="00000000" w:rsidP="00000000" w:rsidRDefault="00000000" w:rsidRPr="00000000" w14:paraId="0000047B">
      <w:pPr>
        <w:spacing w:line="276" w:lineRule="auto"/>
        <w:rPr>
          <w:rFonts w:ascii="Times New Roman" w:cs="Times New Roman" w:eastAsia="Times New Roman" w:hAnsi="Times New Roman"/>
          <w:sz w:val="24"/>
          <w:szCs w:val="24"/>
        </w:rPr>
      </w:pPr>
      <w:r w:rsidDel="00000000" w:rsidR="00000000" w:rsidRPr="00000000">
        <w:rPr>
          <w:rtl w:val="0"/>
        </w:rPr>
      </w:r>
    </w:p>
    <w:sectPr>
      <w:type w:val="nextPage"/>
      <w:pgSz w:h="16838" w:w="11906" w:orient="portrait"/>
      <w:pgMar w:bottom="1440" w:top="1440" w:left="1440" w:right="1440" w:header="851" w:footer="992"/>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udrey Peng" w:id="0" w:date="2026-05-07T04:13:29Z">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48626839"/>
          <w:tag w:val="goog_rdk_79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原来的学员手册只保留了初级正念禅修，现在这个版本，个人建议保留。尽管现在英文班没有中级高级，但是我们需要给学员呈现出一条完整且系统化的修学理路，才能体现出静心学堂在当今时代的独特价值，区别于西方各种禅修营、正念课程</w:t>
          </w:r>
        </w:sdtContent>
      </w:sdt>
    </w:p>
  </w:comment>
  <w:comment w:author="Ningtao Shi" w:id="1" w:date="2026-06-07T02:20:46Z">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44575990"/>
          <w:tag w:val="goog_rdk_79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个人同意，但由后面教研决定吧。北美一班暂时沿用旧法义吧。</w:t>
          </w:r>
        </w:sdtContent>
      </w:sdt>
    </w:p>
  </w:comment>
  <w:comment w:author="Audrey Peng" w:id="6" w:date="2026-04-02T01:57:26Z">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03424180"/>
          <w:tag w:val="goog_rdk_79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consistent with 定稿术语</w:t>
          </w:r>
        </w:sdtContent>
      </w:sdt>
    </w:p>
  </w:comment>
  <w:comment w:author="Audrey Peng" w:id="5" w:date="2026-04-02T01:56:46Z">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54715150"/>
          <w:tag w:val="goog_rdk_79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rejoicing should be enough, and if 一定要加，then should be rejoicing other's merit rather than happiness</w:t>
          </w:r>
        </w:sdtContent>
      </w:sdt>
    </w:p>
  </w:comment>
  <w:comment w:author="Audrey Peng" w:id="7" w:date="2026-04-03T04:02:09Z">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02910903"/>
          <w:tag w:val="goog_rdk_80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This is what appears on定稿术语表格for “修学方式”</w:t>
          </w:r>
        </w:sdtContent>
      </w:sdt>
    </w:p>
  </w:comment>
  <w:comment w:author="Audrey Peng" w:id="2" w:date="2026-04-02T01:46:35Z">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43792626"/>
          <w:tag w:val="goog_rdk_80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这段和后面观轩师父新翻的那段用词一样，索性直接统一成师父的</w:t>
          </w:r>
        </w:sdtContent>
      </w:sdt>
    </w:p>
  </w:comment>
  <w:comment w:author="Audrey Peng" w:id="4" w:date="2026-04-02T01:48:34Z">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81779628"/>
          <w:tag w:val="goog_rdk_80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这个被omit了是intentional的吗</w:t>
          </w:r>
        </w:sdtContent>
      </w:sdt>
    </w:p>
  </w:comment>
  <w:comment w:author="Audrey Peng" w:id="3" w:date="2026-04-02T01:44:18Z">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37862125"/>
          <w:tag w:val="goog_rdk_80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跟观轩师父后面翻译的用词统一</w:t>
          </w:r>
        </w:sdtContent>
      </w:sdt>
    </w:p>
  </w:comment>
  <w:comment w:author="Audrey Peng" w:id="18" w:date="2026-04-03T04:40:31Z">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English cohort, it's bi-monthly</w:t>
      </w:r>
    </w:p>
  </w:comment>
  <w:comment w:author="Audrey Peng" w:id="8" w:date="2026-04-03T04:10:07Z">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feeling this sentence is less logical. we first need a atmosphere, then assist and learn, and this "assistance and learning" supports self-study. But I'm not quite sure if that's just my thing, so I will invite you to decide. my version will be: Through group practice, we cultivate a supportive environment in which mutual assistance and shared learning arise, offering meaningful support for our self-study.</w:t>
      </w:r>
    </w:p>
  </w:comment>
  <w:comment w:author="Boxuan SU" w:id="9" w:date="2026-04-03T07:56:17Z">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what you mean. Your version is more accurate</w:t>
      </w:r>
    </w:p>
  </w:comment>
  <w:comment w:author="Audrey Peng" w:id="10" w:date="2026-04-03T04:14:41Z">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22394100"/>
          <w:tag w:val="goog_rdk_80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我觉得这里“修学方式”还是要保留的，although it seems self-evident, some ppl still don't believe in it. For instance, they might believe cultivation is just about service or mindfulness, without realizing that 学教理也是修行</w:t>
          </w:r>
        </w:sdtContent>
      </w:sdt>
    </w:p>
  </w:comment>
  <w:comment w:author="Boxuan SU" w:id="11" w:date="2026-04-03T07:54:59Z">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udrey Peng" w:id="16" w:date="2026-04-03T04:25:46Z">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3735291"/>
          <w:tag w:val="goog_rdk_80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中文里也有“相对”</w:t>
          </w:r>
        </w:sdtContent>
      </w:sdt>
    </w:p>
  </w:comment>
  <w:comment w:author="Audrey Peng" w:id="19" w:date="2026-04-03T04:44:48Z">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67545981"/>
          <w:tag w:val="goog_rdk_80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现在大家的文档里好像是这么称呼的</w:t>
          </w:r>
        </w:sdtContent>
      </w:sdt>
    </w:p>
  </w:comment>
  <w:comment w:author="Audrey Peng" w:id="12" w:date="2026-04-03T04:23:53Z">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63482592"/>
          <w:tag w:val="goog_rdk_80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翻译没有什么问题，但是句子的逻辑我有个疑问。因为这句话属于“自修的意义”板块，而后面还有“共修的意义”。如果我们用“Group discussion, on the other hand“，就感觉在这里直接shift from自修意义到共修意义了。可是这里其实想要说的还是自修的意义，想强调的是“即使是共修，本质上也是为了强化自修”，提到共修其实是做了一个concession的感觉，so I change how to phrase this, see if this change is necessary: Even group discussion ultimately serves to strengthen self-study, deepen our understanding of the Dharma, and support the integration of the teachings into our minds and actions.</w:t>
          </w:r>
        </w:sdtContent>
      </w:sdt>
    </w:p>
  </w:comment>
  <w:comment w:author="Boxuan SU" w:id="13" w:date="2026-04-03T07:54:35Z">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w:t>
      </w:r>
    </w:p>
  </w:comment>
  <w:comment w:author="Audrey Peng" w:id="14" w:date="2026-04-03T16:13:38Z">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Audrey Peng" w:id="15" w:date="2026-04-03T16:14:02Z">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Audrey Peng" w:id="21" w:date="2026-03-30T05:11:43Z">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19270094"/>
          <w:tag w:val="goog_rdk_80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健康生活五大信念里把“我发誓”都换成了“我愿意”，I made an edition weeks ago in another document, and I pasted it here now</w:t>
          </w:r>
        </w:sdtContent>
      </w:sdt>
    </w:p>
  </w:comment>
  <w:comment w:author="Audrey Peng" w:id="17" w:date="2026-04-03T04:37:23Z">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83841650"/>
          <w:tag w:val="goog_rdk_80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原句“是修行的增上缘”漏翻了，can we just change one word to include that meaning as well?</w:t>
          </w:r>
        </w:sdtContent>
      </w:sdt>
    </w:p>
  </w:comment>
  <w:comment w:author="Audrey Peng" w:id="20" w:date="2026-04-03T04:53:45Z">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they call it the "duty group" now?</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7E" w15:done="0"/>
  <w15:commentEx w15:paraId="0000047F" w15:paraIdParent="0000047E" w15:done="0"/>
  <w15:commentEx w15:paraId="00000480" w15:done="0"/>
  <w15:commentEx w15:paraId="00000481" w15:done="0"/>
  <w15:commentEx w15:paraId="00000482" w15:done="0"/>
  <w15:commentEx w15:paraId="00000483" w15:done="0"/>
  <w15:commentEx w15:paraId="00000484" w15:done="0"/>
  <w15:commentEx w15:paraId="00000485" w15:done="0"/>
  <w15:commentEx w15:paraId="00000486" w15:done="0"/>
  <w15:commentEx w15:paraId="00000487" w15:done="0"/>
  <w15:commentEx w15:paraId="00000488" w15:paraIdParent="00000487" w15:done="0"/>
  <w15:commentEx w15:paraId="00000489" w15:done="0"/>
  <w15:commentEx w15:paraId="0000048A" w15:paraIdParent="00000489" w15:done="0"/>
  <w15:commentEx w15:paraId="0000048B" w15:done="0"/>
  <w15:commentEx w15:paraId="0000048C" w15:done="0"/>
  <w15:commentEx w15:paraId="0000048D" w15:done="0"/>
  <w15:commentEx w15:paraId="0000048E" w15:paraIdParent="0000048D" w15:done="0"/>
  <w15:commentEx w15:paraId="0000048F" w15:paraIdParent="0000048D" w15:done="0"/>
  <w15:commentEx w15:paraId="00000490" w15:paraIdParent="0000048D" w15:done="0"/>
  <w15:commentEx w15:paraId="00000491" w15:done="0"/>
  <w15:commentEx w15:paraId="00000492" w15:done="0"/>
  <w15:commentEx w15:paraId="0000049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SimSun"/>
  <w:font w:name="Arial"/>
  <w:font w:name="Arial Unicode MS"/>
  <w:font w:name="DengXian Light"/>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404040"/>
          <w:sz w:val="21"/>
          <w:szCs w:val="21"/>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420" w:firstLine="4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420" w:firstLine="4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420" w:firstLine="4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420" w:firstLine="4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5"/>
      <w:numFmt w:val="decimal"/>
      <w:lvlText w:val="第%1章"/>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decimal"/>
      <w:lvlText w:val="%1、"/>
      <w:lvlJc w:val="left"/>
      <w:pPr>
        <w:ind w:left="-420" w:firstLine="4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decimal"/>
      <w:lvlText w:val="(%1)"/>
      <w:lvlJc w:val="left"/>
      <w:pPr>
        <w:ind w:left="84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decimal"/>
      <w:lvlText w:val="(%1)"/>
      <w:lvlJc w:val="left"/>
      <w:pPr>
        <w:ind w:left="84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decimal"/>
      <w:lvlText w:val="(%1)"/>
      <w:lvlJc w:val="left"/>
      <w:pPr>
        <w:ind w:left="84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30" w:before="340" w:line="578" w:lineRule="auto"/>
    </w:pPr>
    <w:rPr>
      <w:b w:val="1"/>
      <w:bCs w:val="1"/>
      <w:sz w:val="44"/>
      <w:szCs w:val="44"/>
    </w:rPr>
  </w:style>
  <w:style w:type="paragraph" w:styleId="Heading2">
    <w:name w:val="heading 2"/>
    <w:basedOn w:val="Normal"/>
    <w:next w:val="Normal"/>
    <w:pPr>
      <w:keepNext w:val="1"/>
      <w:keepLines w:val="1"/>
      <w:spacing w:after="260" w:before="260" w:line="416" w:lineRule="auto"/>
    </w:pPr>
    <w:rPr>
      <w:rFonts w:ascii="DengXian Light" w:cs="DengXian Light" w:eastAsia="DengXian Light" w:hAnsi="DengXian Light"/>
      <w:b w:val="1"/>
      <w:bCs w:val="1"/>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ommentText">
    <w:name w:val="annotation text"/>
    <w:basedOn w:val="Normal"/>
    <w:uiPriority w:val="99"/>
    <w:unhideWhenUsed w:val="1"/>
    <w:qFormat w:val="1"/>
    <w:pPr>
      <w:jc w:val="left"/>
    </w:pPr>
  </w:style>
  <w:style w:type="paragraph" w:styleId="TOC1">
    <w:name w:val="toc 1"/>
    <w:basedOn w:val="Normal"/>
    <w:next w:val="Normal"/>
    <w:uiPriority w:val="39"/>
    <w:unhideWhenUsed w:val="1"/>
    <w:qFormat w:val="1"/>
    <w:pPr>
      <w:spacing w:before="360"/>
      <w:jc w:val="left"/>
    </w:pPr>
    <w:rPr>
      <w:rFonts w:ascii="DengXian Light" w:eastAsia="DengXian Light"/>
      <w:b w:val="1"/>
      <w:bCs w:val="1"/>
      <w:caps w:val="1"/>
      <w:sz w:val="24"/>
    </w:rPr>
  </w:style>
  <w:style w:type="paragraph" w:styleId="TOC2">
    <w:name w:val="toc 2"/>
    <w:basedOn w:val="Normal"/>
    <w:next w:val="Normal"/>
    <w:uiPriority w:val="39"/>
    <w:unhideWhenUsed w:val="1"/>
    <w:qFormat w:val="1"/>
    <w:pPr>
      <w:spacing w:before="240"/>
      <w:jc w:val="left"/>
    </w:pPr>
    <w:rPr>
      <w:b w:val="1"/>
      <w:bCs w:val="1"/>
      <w:sz w:val="20"/>
      <w:szCs w:val="20"/>
    </w:rPr>
  </w:style>
  <w:style w:type="paragraph" w:styleId="NormalWeb">
    <w:name w:val="Normal (Web)"/>
    <w:basedOn w:val="Normal"/>
    <w:pPr>
      <w:spacing w:afterAutospacing="1" w:beforeAutospacing="1"/>
      <w:jc w:val="left"/>
    </w:pPr>
    <w:rPr>
      <w:rFonts w:cs="Times New Roman"/>
      <w:kern w:val="0"/>
      <w:sz w:val="24"/>
    </w:rPr>
  </w:style>
  <w:style w:type="character" w:styleId="Hyperlink">
    <w:name w:val="Hyperlink"/>
    <w:basedOn w:val="DefaultParagraphFont"/>
    <w:uiPriority w:val="99"/>
    <w:unhideWhenUsed w:val="1"/>
    <w:qFormat w:val="1"/>
    <w:rPr>
      <w:color w:val="0563c1"/>
      <w:u w:val="single"/>
    </w:rPr>
  </w:style>
  <w:style w:type="character" w:styleId="FootnoteReference">
    <w:name w:val="footnote reference"/>
    <w:basedOn w:val="DefaultParagraphFont"/>
    <w:uiPriority w:val="99"/>
    <w:semiHidden w:val="1"/>
    <w:unhideWhenUsed w:val="1"/>
    <w:qFormat w:val="1"/>
    <w:rPr>
      <w:vertAlign w:val="superscript"/>
    </w:rPr>
  </w:style>
  <w:style w:type="paragraph" w:styleId="Default" w:customStyle="1">
    <w:name w:val="Default"/>
    <w:unhideWhenUsed w:val="1"/>
    <w:qFormat w:val="1"/>
    <w:pPr>
      <w:widowControl w:val="0"/>
      <w:autoSpaceDE w:val="0"/>
      <w:autoSpaceDN w:val="0"/>
      <w:adjustRightInd w:val="0"/>
    </w:pPr>
    <w:rPr>
      <w:rFonts w:ascii="方正大标宋" w:cs="方正大标宋" w:eastAsia="方正大标宋" w:hAnsi="Calibri"/>
      <w:color w:val="000000"/>
      <w:sz w:val="24"/>
      <w:szCs w:val="24"/>
      <w:lang w:val="en-US"/>
    </w:rPr>
  </w:style>
  <w:style w:type="paragraph" w:styleId="Pa14" w:customStyle="1">
    <w:name w:val="Pa14"/>
    <w:basedOn w:val="Default"/>
    <w:next w:val="Default"/>
    <w:uiPriority w:val="99"/>
    <w:unhideWhenUsed w:val="1"/>
    <w:qFormat w:val="1"/>
    <w:pPr>
      <w:spacing w:before="40" w:line="221" w:lineRule="atLeast"/>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www.cleanarya.com/" TargetMode="External"/><Relationship Id="rId10" Type="http://schemas.openxmlformats.org/officeDocument/2006/relationships/hyperlink" Target="http://ww.cleanarya.com" TargetMode="External"/><Relationship Id="rId13" Type="http://schemas.openxmlformats.org/officeDocument/2006/relationships/footer" Target="footer1.xml"/><Relationship Id="rId12" Type="http://schemas.openxmlformats.org/officeDocument/2006/relationships/hyperlink" Target="http://www.pa.world/"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wAuXQNm66vDNqlzqNy2PeMi8v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2025-05-09T13:47:00Z</dcterms:created>
  <dc:creator>静静</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22D45E8CF9DD4C2387A4190A150748CA_11</vt:lpwstr>
  </property>
  <property fmtid="{D5CDD505-2E9C-101B-9397-08002B2CF9AE}" pid="4" name="KSOTemplateDocerSaveRecord">
    <vt:lpwstr>eyJoZGlkIjoiYWU0N2JjYzI1MDcyNjI0OTY0ZTA2N2QzMjVjNDE4ODEiLCJ1c2VySWQiOiIzMzcyOTQ0MDcifQ==</vt:lpwstr>
  </property>
</Properties>
</file>