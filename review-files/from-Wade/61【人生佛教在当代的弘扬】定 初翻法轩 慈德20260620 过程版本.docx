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0" w:firstLine="720"/>
        <w:jc w:val="center"/>
        <w:rPr>
          <w:sz w:val="42"/>
          <w:szCs w:val="42"/>
        </w:rPr>
      </w:pPr>
      <w:bookmarkStart w:colFirst="0" w:colLast="0" w:name="_heading=h.9s0agc87smug" w:id="0"/>
      <w:bookmarkEnd w:id="0"/>
      <w:r w:rsidDel="00000000" w:rsidR="00000000" w:rsidRPr="00000000">
        <w:rPr>
          <w:sz w:val="42"/>
          <w:szCs w:val="42"/>
          <w:rtl w:val="0"/>
        </w:rPr>
        <w:t xml:space="preserve">人生佛教在当代的弘扬           </w:t>
      </w:r>
    </w:p>
    <w:p w:rsidR="00000000" w:rsidDel="00000000" w:rsidP="00000000" w:rsidRDefault="00000000" w:rsidRPr="00000000" w14:paraId="00000002">
      <w:pPr>
        <w:pStyle w:val="Title"/>
        <w:spacing w:line="240" w:lineRule="auto"/>
        <w:ind w:left="0" w:firstLine="720"/>
        <w:jc w:val="center"/>
        <w:rPr>
          <w:sz w:val="42"/>
          <w:szCs w:val="42"/>
        </w:rPr>
      </w:pPr>
      <w:bookmarkStart w:colFirst="0" w:colLast="0" w:name="_heading=h.wdrpmkfybaic" w:id="1"/>
      <w:bookmarkEnd w:id="1"/>
      <w:r w:rsidDel="00000000" w:rsidR="00000000" w:rsidRPr="00000000">
        <w:rPr>
          <w:sz w:val="42"/>
          <w:szCs w:val="42"/>
          <w:rtl w:val="0"/>
        </w:rPr>
        <w:t xml:space="preserve">Promoting Humanistic Buddhism in the Modern </w:t>
      </w:r>
      <w:sdt>
        <w:sdtPr>
          <w:id w:val="1422629348"/>
          <w:tag w:val="goog_rdk_0"/>
        </w:sdtPr>
        <w:sdtContent>
          <w:commentRangeStart w:id="0"/>
        </w:sdtContent>
      </w:sdt>
      <w:r w:rsidDel="00000000" w:rsidR="00000000" w:rsidRPr="00000000">
        <w:rPr>
          <w:sz w:val="42"/>
          <w:szCs w:val="42"/>
          <w:rtl w:val="0"/>
        </w:rPr>
        <w:t xml:space="preserve">World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ind w:firstLine="420"/>
        <w:jc w:val="center"/>
        <w:rPr>
          <w:rFonts w:ascii="KaiTi" w:cs="KaiTi" w:eastAsia="KaiTi" w:hAnsi="KaiTi"/>
        </w:rPr>
      </w:pPr>
      <w:bookmarkStart w:colFirst="0" w:colLast="0" w:name="_heading=h.4i14udfnmtap" w:id="2"/>
      <w:bookmarkEnd w:id="2"/>
      <w:r w:rsidDel="00000000" w:rsidR="00000000" w:rsidRPr="00000000">
        <w:rPr>
          <w:rFonts w:ascii="KaiTi" w:cs="KaiTi" w:eastAsia="KaiTi" w:hAnsi="KaiTi"/>
          <w:rtl w:val="0"/>
        </w:rPr>
        <w:t xml:space="preserve">——2002年发表于《人世间》创刊号</w:t>
      </w:r>
    </w:p>
    <w:p w:rsidR="00000000" w:rsidDel="00000000" w:rsidP="00000000" w:rsidRDefault="00000000" w:rsidRPr="00000000" w14:paraId="00000004">
      <w:pPr>
        <w:ind w:firstLine="420"/>
        <w:jc w:val="center"/>
        <w:rPr>
          <w:rFonts w:ascii="Times New Roman" w:cs="Times New Roman" w:eastAsia="Times New Roman" w:hAnsi="Times New Roman"/>
        </w:rPr>
      </w:pPr>
      <w:bookmarkStart w:colFirst="0" w:colLast="0" w:name="_heading=h.7oomcu981c89" w:id="3"/>
      <w:bookmarkEnd w:id="3"/>
      <w:r w:rsidDel="00000000" w:rsidR="00000000" w:rsidRPr="00000000">
        <w:rPr>
          <w:rFonts w:ascii="Times New Roman" w:cs="Times New Roman" w:eastAsia="Times New Roman" w:hAnsi="Times New Roman"/>
          <w:rtl w:val="0"/>
        </w:rPr>
        <w:t xml:space="preserve">– Published in the inaugural issue of </w:t>
      </w:r>
      <w:r w:rsidDel="00000000" w:rsidR="00000000" w:rsidRPr="00000000">
        <w:rPr>
          <w:rFonts w:ascii="Times New Roman" w:cs="Times New Roman" w:eastAsia="Times New Roman" w:hAnsi="Times New Roman"/>
          <w:i w:val="1"/>
          <w:iCs w:val="1"/>
          <w:rtl w:val="0"/>
        </w:rPr>
        <w:t xml:space="preserve">Ren Shijian - The Human </w:t>
      </w:r>
      <w:sdt>
        <w:sdtPr>
          <w:id w:val="-260036235"/>
          <w:tag w:val="goog_rdk_1"/>
        </w:sdtPr>
        <w:sdtContent>
          <w:commentRangeStart w:id="1"/>
        </w:sdtContent>
      </w:sdt>
      <w:r w:rsidDel="00000000" w:rsidR="00000000" w:rsidRPr="00000000">
        <w:rPr>
          <w:rFonts w:ascii="Times New Roman" w:cs="Times New Roman" w:eastAsia="Times New Roman" w:hAnsi="Times New Roman"/>
          <w:i w:val="1"/>
          <w:iCs w:val="1"/>
          <w:rtl w:val="0"/>
        </w:rPr>
        <w:t xml:space="preserve">World</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2002</w:t>
      </w:r>
    </w:p>
    <w:p w:rsidR="00000000" w:rsidDel="00000000" w:rsidP="00000000" w:rsidRDefault="00000000" w:rsidRPr="00000000" w14:paraId="00000005">
      <w:pPr>
        <w:ind w:firstLine="420"/>
        <w:jc w:val="center"/>
        <w:rPr>
          <w:rFonts w:ascii="KaiTi" w:cs="KaiTi" w:eastAsia="KaiTi" w:hAnsi="KaiTi"/>
        </w:rPr>
      </w:pPr>
      <w:r w:rsidDel="00000000" w:rsidR="00000000" w:rsidRPr="00000000">
        <w:rPr>
          <w:rFonts w:ascii="KaiTi" w:cs="KaiTi" w:eastAsia="KaiTi" w:hAnsi="KaiTi"/>
          <w:rtl w:val="0"/>
        </w:rPr>
        <w:t xml:space="preserve">济群法师</w:t>
      </w:r>
    </w:p>
    <w:p w:rsidR="00000000" w:rsidDel="00000000" w:rsidP="00000000" w:rsidRDefault="00000000" w:rsidRPr="00000000" w14:paraId="00000006">
      <w:pPr>
        <w:ind w:firstLine="420"/>
        <w:jc w:val="center"/>
        <w:rPr>
          <w:rFonts w:ascii="KaiTi" w:cs="KaiTi" w:eastAsia="KaiTi" w:hAnsi="KaiTi"/>
        </w:rPr>
      </w:pPr>
      <w:r w:rsidDel="00000000" w:rsidR="00000000" w:rsidRPr="00000000">
        <w:rPr>
          <w:rFonts w:ascii="KaiTi" w:cs="KaiTi" w:eastAsia="KaiTi" w:hAnsi="KaiTi"/>
          <w:rtl w:val="0"/>
        </w:rPr>
        <w:t xml:space="preserve">Master Jiqun</w:t>
      </w:r>
    </w:p>
    <w:p w:rsidR="00000000" w:rsidDel="00000000" w:rsidP="00000000" w:rsidRDefault="00000000" w:rsidRPr="00000000" w14:paraId="00000007">
      <w:pPr>
        <w:spacing w:after="120" w:before="120" w:line="460" w:lineRule="auto"/>
        <w:ind w:left="210" w:firstLine="480"/>
        <w:rPr>
          <w:rFonts w:ascii="Arial" w:cs="Arial" w:eastAsia="Arial" w:hAnsi="Arial"/>
          <w:smallCaps w:val="1"/>
          <w:sz w:val="24"/>
          <w:szCs w:val="24"/>
        </w:rPr>
      </w:pPr>
      <w:r w:rsidDel="00000000" w:rsidR="00000000" w:rsidRPr="00000000">
        <w:rPr>
          <w:rFonts w:ascii="KaiTi" w:cs="KaiTi" w:eastAsia="KaiTi" w:hAnsi="KaiTi"/>
          <w:smallCaps w:val="1"/>
          <w:color w:val="000000"/>
          <w:sz w:val="24"/>
          <w:szCs w:val="24"/>
          <w:rtl w:val="0"/>
        </w:rPr>
        <w:t xml:space="preserve">佛法是人生的智慧，生活的智慧。济群法师的这一理念渊源于太虚法师的人生佛教思想，希望人们摆脱对佛法的误解，使佛法真正走入生活。自1999年出版《心经的人生智慧》《学佛者的信念》《幸福人生的原理》以来，在社会各界引起极大反响。此后，法师又在教学演讲之余潜心写作。2002年，在新的“人生佛教小丛书”推出之际，《人世间》记者就广大读者关心的问题走访了戒幢佛学研究所所长济群法师。</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Buddhism is the wisdom of human life, and the </w:t>
      </w:r>
      <w:sdt>
        <w:sdtPr>
          <w:id w:val="312123628"/>
          <w:tag w:val="goog_rdk_2"/>
        </w:sdtPr>
        <w:sdtContent>
          <w:commentRangeStart w:id="2"/>
        </w:sdtContent>
      </w:sdt>
      <w:r w:rsidDel="00000000" w:rsidR="00000000" w:rsidRPr="00000000">
        <w:rPr>
          <w:rFonts w:ascii="Times New Roman" w:cs="Times New Roman" w:eastAsia="Times New Roman" w:hAnsi="Times New Roman"/>
          <w:rtl w:val="0"/>
        </w:rPr>
        <w:t xml:space="preserve">wisdom</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for living. Master Jiqun proposed this idea based on Master Taixu’s concept of Humanistic Buddhism. It aims to dispel misunderstandings and bring Buddhist Dharma into everyday life. Since the publication of </w:t>
      </w:r>
      <w:r w:rsidDel="00000000" w:rsidR="00000000" w:rsidRPr="00000000">
        <w:rPr>
          <w:rFonts w:ascii="Times New Roman" w:cs="Times New Roman" w:eastAsia="Times New Roman" w:hAnsi="Times New Roman"/>
          <w:i w:val="1"/>
          <w:iCs w:val="1"/>
          <w:rtl w:val="0"/>
        </w:rPr>
        <w:t xml:space="preserve">The Humanistic Wisdom of Heart Sutra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Faith of Buddhists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Principle of Happy Life</w:t>
      </w:r>
      <w:r w:rsidDel="00000000" w:rsidR="00000000" w:rsidRPr="00000000">
        <w:rPr>
          <w:rFonts w:ascii="Times New Roman" w:cs="Times New Roman" w:eastAsia="Times New Roman" w:hAnsi="Times New Roman"/>
          <w:rtl w:val="0"/>
        </w:rPr>
        <w:t xml:space="preserve"> in 1999, </w:t>
      </w:r>
      <w:sdt>
        <w:sdtPr>
          <w:id w:val="-1930213374"/>
          <w:tag w:val="goog_rdk_3"/>
        </w:sdtPr>
        <w:sdtContent>
          <w:commentRangeStart w:id="3"/>
        </w:sdtContent>
      </w:sdt>
      <w:r w:rsidDel="00000000" w:rsidR="00000000" w:rsidRPr="00000000">
        <w:rPr>
          <w:rFonts w:ascii="Times New Roman" w:cs="Times New Roman" w:eastAsia="Times New Roman" w:hAnsi="Times New Roman"/>
          <w:rtl w:val="0"/>
        </w:rPr>
        <w:t xml:space="preserve">it</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has drawn wide public attention. Master Jiqun has since devoted himself to writing alongside his teaching and lectures. In 2002, with the launch of the </w:t>
      </w:r>
      <w:r w:rsidDel="00000000" w:rsidR="00000000" w:rsidRPr="00000000">
        <w:rPr>
          <w:rFonts w:ascii="Times New Roman" w:cs="Times New Roman" w:eastAsia="Times New Roman" w:hAnsi="Times New Roman"/>
          <w:i w:val="1"/>
          <w:iCs w:val="1"/>
          <w:rtl w:val="0"/>
        </w:rPr>
        <w:t xml:space="preserve">Humanistic Buddhism Collection,</w:t>
      </w:r>
      <w:r w:rsidDel="00000000" w:rsidR="00000000" w:rsidRPr="00000000">
        <w:rPr>
          <w:rFonts w:ascii="Times New Roman" w:cs="Times New Roman" w:eastAsia="Times New Roman" w:hAnsi="Times New Roman"/>
          <w:rtl w:val="0"/>
        </w:rPr>
        <w:t xml:space="preserve"> a journalist from </w:t>
      </w:r>
      <w:r w:rsidDel="00000000" w:rsidR="00000000" w:rsidRPr="00000000">
        <w:rPr>
          <w:rFonts w:ascii="Times New Roman" w:cs="Times New Roman" w:eastAsia="Times New Roman" w:hAnsi="Times New Roman"/>
          <w:i w:val="1"/>
          <w:iCs w:val="1"/>
          <w:rtl w:val="0"/>
        </w:rPr>
        <w:t xml:space="preserve">Ren Shijian - The Human World </w:t>
      </w:r>
      <w:r w:rsidDel="00000000" w:rsidR="00000000" w:rsidRPr="00000000">
        <w:rPr>
          <w:rFonts w:ascii="Times New Roman" w:cs="Times New Roman" w:eastAsia="Times New Roman" w:hAnsi="Times New Roman"/>
          <w:rtl w:val="0"/>
        </w:rPr>
        <w:t xml:space="preserve">interviewed Master Jiqun, Director of the Jiechuang Buddhist Research Institute, </w:t>
      </w:r>
      <w:sdt>
        <w:sdtPr>
          <w:id w:val="35712110"/>
          <w:tag w:val="goog_rdk_4"/>
        </w:sdtPr>
        <w:sdtContent>
          <w:commentRangeStart w:id="4"/>
        </w:sdtContent>
      </w:sdt>
      <w:r w:rsidDel="00000000" w:rsidR="00000000" w:rsidRPr="00000000">
        <w:rPr>
          <w:rFonts w:ascii="Times New Roman" w:cs="Times New Roman" w:eastAsia="Times New Roman" w:hAnsi="Times New Roman"/>
          <w:rtl w:val="0"/>
        </w:rPr>
        <w:t xml:space="preserve">regarding questions that concerned readers</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ind w:firstLine="420"/>
        <w:rPr/>
      </w:pPr>
      <w:r w:rsidDel="00000000" w:rsidR="00000000" w:rsidRPr="00000000">
        <w:rPr>
          <w:rtl w:val="0"/>
        </w:rPr>
        <w:t xml:space="preserve">问：近年来，法师时常在国内外举办佛学讲座，并陆续出版了一系列相关著作，同时还利用网络开展弘法活动。虽然采取的方式不同，但都是围绕着人生佛教的主题。那么，您觉得目前民众接受佛法的最大障碍是什么？您弘法的出发点又是什么？</w:t>
      </w:r>
    </w:p>
    <w:p w:rsidR="00000000" w:rsidDel="00000000" w:rsidP="00000000" w:rsidRDefault="00000000" w:rsidRPr="00000000" w14:paraId="0000000B">
      <w:pPr>
        <w:ind w:firstLine="420"/>
        <w:rPr>
          <w:rFonts w:ascii="Times New Roman" w:cs="Times New Roman" w:eastAsia="Times New Roman" w:hAnsi="Times New Roman"/>
        </w:rPr>
      </w:pPr>
      <w:r w:rsidDel="00000000" w:rsidR="00000000" w:rsidRPr="00000000">
        <w:rPr>
          <w:rtl w:val="0"/>
        </w:rPr>
        <w:t xml:space="preserve">答：社会大众接受佛法的最大障碍是无知和误解，这和大家长期以来所受的教育有关，同时也反映了佛教界弘法力度的不足。</w:t>
      </w:r>
      <w:r w:rsidDel="00000000" w:rsidR="00000000" w:rsidRPr="00000000">
        <w:rPr>
          <w:rtl w:val="0"/>
        </w:rPr>
      </w:r>
    </w:p>
    <w:p w:rsidR="00000000" w:rsidDel="00000000" w:rsidP="00000000" w:rsidRDefault="00000000" w:rsidRPr="00000000" w14:paraId="0000000C">
      <w:pPr>
        <w:ind w:firstLine="420"/>
        <w:rPr>
          <w:shd w:fill="f4cccc" w:val="clear"/>
        </w:rPr>
      </w:pPr>
      <w:r w:rsidDel="00000000" w:rsidR="00000000" w:rsidRPr="00000000">
        <w:rPr>
          <w:rtl w:val="0"/>
        </w:rPr>
        <w:t xml:space="preserve">虽然佛教传入中国已有两千多年，并成为中国文化的重要组成部分。但长期以来，佛教始终被排斥在现行教育体制之外。</w:t>
      </w:r>
      <w:sdt>
        <w:sdtPr>
          <w:id w:val="334892911"/>
          <w:tag w:val="goog_rdk_5"/>
        </w:sdtPr>
        <w:sdtContent>
          <w:commentRangeStart w:id="5"/>
        </w:sdtContent>
      </w:sdt>
      <w:r w:rsidDel="00000000" w:rsidR="00000000" w:rsidRPr="00000000">
        <w:rPr>
          <w:rtl w:val="0"/>
        </w:rPr>
        <w:t xml:space="preserve">民众在接受教育期间，无法从教科书上对佛教获得正面了解</w:t>
      </w:r>
      <w:commentRangeEnd w:id="5"/>
      <w:r w:rsidDel="00000000" w:rsidR="00000000" w:rsidRPr="00000000">
        <w:commentReference w:id="5"/>
      </w:r>
      <w:r w:rsidDel="00000000" w:rsidR="00000000" w:rsidRPr="00000000">
        <w:rPr>
          <w:rtl w:val="0"/>
        </w:rPr>
        <w:t xml:space="preserve">。仅有的一点介绍，也是从唯物论角度得出的结论，使他们对佛教的了解，大多停留在片面甚至错误的认识上。</w:t>
      </w:r>
      <w:r w:rsidDel="00000000" w:rsidR="00000000" w:rsidRPr="00000000">
        <w:rPr>
          <w:rtl w:val="0"/>
        </w:rPr>
      </w:r>
    </w:p>
    <w:p w:rsidR="00000000" w:rsidDel="00000000" w:rsidP="00000000" w:rsidRDefault="00000000" w:rsidRPr="00000000" w14:paraId="0000000D">
      <w:pPr>
        <w:ind w:firstLine="420"/>
        <w:rPr/>
      </w:pPr>
      <w:r w:rsidDel="00000000" w:rsidR="00000000" w:rsidRPr="00000000">
        <w:rPr>
          <w:rtl w:val="0"/>
        </w:rPr>
        <w:t xml:space="preserve">看到有人来寺院烧香拜佛，就以为佛教只是用来保佑平安的途径；看到信徒中老年人居多，又以为佛教只是闲来无事的精神寄托；看到个别文学作品中的描写，又以为学佛是走投无路后的无奈选择；而近年来的部分影视作品，更使人们以为出家人都是“酒肉穿肠过，佛祖心中留”的豪侠之士。凡此种种，严重阻碍了人们对佛教的正确认识，需要我们通过正面宣传去改变。而在当今教界，能够走向社会弘法的法师还是太少。尤其是面对十几亿人口，这一比例实在过于悬殊。所以，我们需要通过多种渠道的弘法方式，使更多人有机会接触到正信佛法。</w:t>
      </w:r>
    </w:p>
    <w:p w:rsidR="00000000" w:rsidDel="00000000" w:rsidP="00000000" w:rsidRDefault="00000000" w:rsidRPr="00000000" w14:paraId="0000000E">
      <w:pPr>
        <w:ind w:firstLine="420"/>
        <w:rPr>
          <w:rFonts w:ascii="Arial" w:cs="Arial" w:eastAsia="Arial" w:hAnsi="Arial"/>
          <w:color w:val="ff0000"/>
        </w:rPr>
      </w:pPr>
      <w:r w:rsidDel="00000000" w:rsidR="00000000" w:rsidRPr="00000000">
        <w:rPr>
          <w:rtl w:val="0"/>
        </w:rPr>
      </w:r>
    </w:p>
    <w:p w:rsidR="00000000" w:rsidDel="00000000" w:rsidP="00000000" w:rsidRDefault="00000000" w:rsidRPr="00000000" w14:paraId="0000000F">
      <w:pPr>
        <w:ind w:firstLine="4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Host: </w:t>
      </w:r>
      <w:r w:rsidDel="00000000" w:rsidR="00000000" w:rsidRPr="00000000">
        <w:rPr>
          <w:rFonts w:ascii="Times New Roman" w:cs="Times New Roman" w:eastAsia="Times New Roman" w:hAnsi="Times New Roman"/>
          <w:rtl w:val="0"/>
        </w:rPr>
        <w:t xml:space="preserve">In recent years, you have delivered Buddhism lectures worldwide, published </w:t>
      </w:r>
      <w:sdt>
        <w:sdtPr>
          <w:id w:val="1906250936"/>
          <w:tag w:val="goog_rdk_6"/>
        </w:sdtPr>
        <w:sdtContent>
          <w:commentRangeStart w:id="6"/>
        </w:sdtContent>
      </w:sdt>
      <w:r w:rsidDel="00000000" w:rsidR="00000000" w:rsidRPr="00000000">
        <w:rPr>
          <w:rFonts w:ascii="Times New Roman" w:cs="Times New Roman" w:eastAsia="Times New Roman" w:hAnsi="Times New Roman"/>
          <w:rtl w:val="0"/>
        </w:rPr>
        <w:t xml:space="preserve">related</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works, and promoted Buddha Dharma online. </w:t>
      </w:r>
      <w:sdt>
        <w:sdtPr>
          <w:id w:val="-415730639"/>
          <w:tag w:val="goog_rdk_7"/>
        </w:sdtPr>
        <w:sdtContent>
          <w:commentRangeStart w:id="7"/>
        </w:sdtContent>
      </w:sdt>
      <w:r w:rsidDel="00000000" w:rsidR="00000000" w:rsidRPr="00000000">
        <w:rPr>
          <w:rFonts w:ascii="Times New Roman" w:cs="Times New Roman" w:eastAsia="Times New Roman" w:hAnsi="Times New Roman"/>
          <w:rtl w:val="0"/>
        </w:rPr>
        <w:t xml:space="preserve">Despite different methods, your focus has always been Humanistic Buddhism</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w:t>
      </w:r>
      <w:sdt>
        <w:sdtPr>
          <w:id w:val="-854921081"/>
          <w:tag w:val="goog_rdk_8"/>
        </w:sdtPr>
        <w:sdtContent>
          <w:commentRangeStart w:id="8"/>
        </w:sdtContent>
      </w:sdt>
      <w:r w:rsidDel="00000000" w:rsidR="00000000" w:rsidRPr="00000000">
        <w:rPr>
          <w:rFonts w:ascii="Times New Roman" w:cs="Times New Roman" w:eastAsia="Times New Roman" w:hAnsi="Times New Roman"/>
          <w:rtl w:val="0"/>
        </w:rPr>
        <w:t xml:space="preserve">Hence</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what do you see as the greatest barrier </w:t>
      </w:r>
      <w:sdt>
        <w:sdtPr>
          <w:id w:val="-1299452050"/>
          <w:tag w:val="goog_rdk_9"/>
        </w:sdtPr>
        <w:sdtContent>
          <w:ins w:author="Wade" w:id="0" w:date="2026-06-19T01:44:52Z"/>
          <w:sdt>
            <w:sdtPr>
              <w:id w:val="1096362734"/>
              <w:tag w:val="goog_rdk_10"/>
            </w:sdtPr>
            <w:sdtContent>
              <w:ins w:author="Wade" w:id="0" w:date="2026-06-19T01:44:52Z">
                <w:r w:rsidDel="00000000" w:rsidR="00000000" w:rsidRPr="00000000">
                  <w:rPr>
                    <w:rFonts w:ascii="Times New Roman" w:cs="Times New Roman" w:eastAsia="Times New Roman" w:hAnsi="Times New Roman"/>
                    <w:rtl w:val="0"/>
                    <w:rPrChange w:author="Wade" w:id="1" w:date="2026-06-19T01:44:52Z">
                      <w:rPr>
                        <w:rFonts w:ascii="Times New Roman" w:cs="Times New Roman" w:eastAsia="Times New Roman" w:hAnsi="Times New Roman"/>
                      </w:rPr>
                    </w:rPrChange>
                  </w:rPr>
                  <w:t xml:space="preserve">for</w:t>
                </w:r>
              </w:ins>
            </w:sdtContent>
          </w:sdt>
          <w:ins w:author="Wade" w:id="0" w:date="2026-06-19T01:44:52Z"/>
        </w:sdtContent>
      </w:sdt>
      <w:sdt>
        <w:sdtPr>
          <w:id w:val="1382014194"/>
          <w:tag w:val="goog_rdk_11"/>
        </w:sdtPr>
        <w:sdtContent>
          <w:del w:author="Wade" w:id="0" w:date="2026-06-19T01:44:52Z">
            <w:r w:rsidDel="00000000" w:rsidR="00000000" w:rsidRPr="00000000">
              <w:rPr>
                <w:rFonts w:ascii="Times New Roman" w:cs="Times New Roman" w:eastAsia="Times New Roman" w:hAnsi="Times New Roman"/>
                <w:rtl w:val="0"/>
              </w:rPr>
              <w:delText xml:space="preserve">to</w:delText>
            </w:r>
          </w:del>
        </w:sdtContent>
      </w:sdt>
      <w:r w:rsidDel="00000000" w:rsidR="00000000" w:rsidRPr="00000000">
        <w:rPr>
          <w:rFonts w:ascii="Times New Roman" w:cs="Times New Roman" w:eastAsia="Times New Roman" w:hAnsi="Times New Roman"/>
          <w:rtl w:val="0"/>
        </w:rPr>
        <w:t xml:space="preserve"> people</w:t>
      </w:r>
      <w:sdt>
        <w:sdtPr>
          <w:id w:val="-1430717453"/>
          <w:tag w:val="goog_rdk_12"/>
        </w:sdtPr>
        <w:sdtContent>
          <w:ins w:author="Wade" w:id="2" w:date="2026-06-19T01:44:55Z">
            <w:r w:rsidDel="00000000" w:rsidR="00000000" w:rsidRPr="00000000">
              <w:rPr>
                <w:rFonts w:ascii="Times New Roman" w:cs="Times New Roman" w:eastAsia="Times New Roman" w:hAnsi="Times New Roman"/>
                <w:rtl w:val="0"/>
              </w:rPr>
              <w:t xml:space="preserve"> in</w:t>
            </w:r>
          </w:ins>
        </w:sdtContent>
      </w:sdt>
      <w:r w:rsidDel="00000000" w:rsidR="00000000" w:rsidRPr="00000000">
        <w:rPr>
          <w:rFonts w:ascii="Times New Roman" w:cs="Times New Roman" w:eastAsia="Times New Roman" w:hAnsi="Times New Roman"/>
          <w:rtl w:val="0"/>
        </w:rPr>
        <w:t xml:space="preserve"> accepting Buddhism today? And what motivates you to promote Buddha </w:t>
      </w:r>
      <w:sdt>
        <w:sdtPr>
          <w:id w:val="1158548511"/>
          <w:tag w:val="goog_rdk_13"/>
        </w:sdtPr>
        <w:sdtContent>
          <w:commentRangeStart w:id="9"/>
        </w:sdtContent>
      </w:sdt>
      <w:r w:rsidDel="00000000" w:rsidR="00000000" w:rsidRPr="00000000">
        <w:rPr>
          <w:rFonts w:ascii="Times New Roman" w:cs="Times New Roman" w:eastAsia="Times New Roman" w:hAnsi="Times New Roman"/>
          <w:rtl w:val="0"/>
        </w:rPr>
        <w:t xml:space="preserve">Dharma</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ind w:firstLine="4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Jiqun: </w:t>
      </w:r>
      <w:r w:rsidDel="00000000" w:rsidR="00000000" w:rsidRPr="00000000">
        <w:rPr>
          <w:rFonts w:ascii="Times New Roman" w:cs="Times New Roman" w:eastAsia="Times New Roman" w:hAnsi="Times New Roman"/>
          <w:rtl w:val="0"/>
        </w:rPr>
        <w:t xml:space="preserve">The greatest barrier</w:t>
      </w:r>
      <w:sdt>
        <w:sdtPr>
          <w:id w:val="-1407832086"/>
          <w:tag w:val="goog_rdk_14"/>
        </w:sdtPr>
        <w:sdtContent>
          <w:ins w:author="Wade" w:id="3" w:date="2026-06-19T01:47:53Z">
            <w:r w:rsidDel="00000000" w:rsidR="00000000" w:rsidRPr="00000000">
              <w:rPr>
                <w:rFonts w:ascii="Times New Roman" w:cs="Times New Roman" w:eastAsia="Times New Roman" w:hAnsi="Times New Roman"/>
                <w:rtl w:val="0"/>
              </w:rPr>
              <w:t xml:space="preserve"> lies in</w:t>
            </w:r>
          </w:ins>
        </w:sdtContent>
      </w:sdt>
      <w:sdt>
        <w:sdtPr>
          <w:id w:val="-1595784728"/>
          <w:tag w:val="goog_rdk_15"/>
        </w:sdtPr>
        <w:sdtContent>
          <w:del w:author="Wade" w:id="3" w:date="2026-06-19T01:47:53Z">
            <w:r w:rsidDel="00000000" w:rsidR="00000000" w:rsidRPr="00000000">
              <w:rPr>
                <w:rFonts w:ascii="Times New Roman" w:cs="Times New Roman" w:eastAsia="Times New Roman" w:hAnsi="Times New Roman"/>
                <w:rtl w:val="0"/>
              </w:rPr>
              <w:delText xml:space="preserve"> to people accepting Buddhism today is</w:delText>
            </w:r>
          </w:del>
        </w:sdtContent>
      </w:sdt>
      <w:r w:rsidDel="00000000" w:rsidR="00000000" w:rsidRPr="00000000">
        <w:rPr>
          <w:rFonts w:ascii="Times New Roman" w:cs="Times New Roman" w:eastAsia="Times New Roman" w:hAnsi="Times New Roman"/>
          <w:rtl w:val="0"/>
        </w:rPr>
        <w:t xml:space="preserve"> ignorance and misunderstanding, which are shaped by the education we have long received. Meanwhile, it reflects the insufficient efforts of the Buddhist community in promoting Buddhism. </w:t>
      </w:r>
      <w:r w:rsidDel="00000000" w:rsidR="00000000" w:rsidRPr="00000000">
        <w:rPr>
          <w:rFonts w:ascii="Times New Roman" w:cs="Times New Roman" w:eastAsia="Times New Roman" w:hAnsi="Times New Roman"/>
          <w:rtl w:val="0"/>
        </w:rPr>
        <w:t xml:space="preserve">Although Buddhism</w:t>
      </w:r>
      <w:r w:rsidDel="00000000" w:rsidR="00000000" w:rsidRPr="00000000">
        <w:rPr>
          <w:rFonts w:ascii="Times New Roman" w:cs="Times New Roman" w:eastAsia="Times New Roman" w:hAnsi="Times New Roman"/>
          <w:rtl w:val="0"/>
        </w:rPr>
        <w:t xml:space="preserve"> has been in China for over two thousand years, and has become an important part of Chinese culture, </w:t>
      </w:r>
      <w:r w:rsidDel="00000000" w:rsidR="00000000" w:rsidRPr="00000000">
        <w:rPr>
          <w:rFonts w:ascii="Times New Roman" w:cs="Times New Roman" w:eastAsia="Times New Roman" w:hAnsi="Times New Roman"/>
          <w:rtl w:val="0"/>
        </w:rPr>
        <w:t xml:space="preserve">it has</w:t>
      </w:r>
      <w:r w:rsidDel="00000000" w:rsidR="00000000" w:rsidRPr="00000000">
        <w:rPr>
          <w:rFonts w:ascii="Times New Roman" w:cs="Times New Roman" w:eastAsia="Times New Roman" w:hAnsi="Times New Roman"/>
          <w:rtl w:val="0"/>
        </w:rPr>
        <w:t xml:space="preserve"> long been excluded from the current education system.</w:t>
      </w:r>
      <w:r w:rsidDel="00000000" w:rsidR="00000000" w:rsidRPr="00000000">
        <w:rPr>
          <w:rFonts w:ascii="Times New Roman" w:cs="Times New Roman" w:eastAsia="Times New Roman" w:hAnsi="Times New Roman"/>
          <w:highlight w:val="white"/>
          <w:rtl w:val="0"/>
        </w:rPr>
        <w:t xml:space="preserve"> Even when it is mentioned in the textbooks, it is often presented from a materialist perspective, leading to partial or even mistaken understandings. </w:t>
      </w:r>
    </w:p>
    <w:p w:rsidR="00000000" w:rsidDel="00000000" w:rsidP="00000000" w:rsidRDefault="00000000" w:rsidRPr="00000000" w14:paraId="00000011">
      <w:pPr>
        <w:ind w:firstLine="4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When people see others burning incense and worshipping in temples, they assume Buddhism is merely a way to seek blessings for peace. When they notice that many Buddhists are elderly, they take it to be just a form of spiritual support for people who have nothing to do. When they encounter certain literature portrayals, they regard learning Buddhism as a helpless choice made by desperate people. In recent years, some films and television dramas have further led people to imagine monks as the kind of heroic figures who indulged in worldly pleasures while claiming to keep the Buddha in their hearts.</w:t>
      </w:r>
      <w:sdt>
        <w:sdtPr>
          <w:id w:val="483645739"/>
          <w:tag w:val="goog_rdk_16"/>
        </w:sdtPr>
        <w:sdtContent>
          <w:commentRangeStart w:id="10"/>
        </w:sdtContent>
      </w:sdt>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These misconceptions seriously hindered a proper perception of Buddhism and must be corrected through positive promotion. Yet within today’s Buddhist community, we have too few masters actively spreading the Buddha Dharma in society. </w:t>
      </w:r>
      <w:sdt>
        <w:sdtPr>
          <w:id w:val="-164645339"/>
          <w:tag w:val="goog_rdk_17"/>
        </w:sdtPr>
        <w:sdtContent>
          <w:commentRangeStart w:id="11"/>
        </w:sdtContent>
      </w:sdt>
      <w:r w:rsidDel="00000000" w:rsidR="00000000" w:rsidRPr="00000000">
        <w:rPr>
          <w:rFonts w:ascii="Times New Roman" w:cs="Times New Roman" w:eastAsia="Times New Roman" w:hAnsi="Times New Roman"/>
          <w:rtl w:val="0"/>
        </w:rPr>
        <w:t xml:space="preserve">Especially considering the population of over one billion people, the proportion is far too small.</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 Therefore, </w:t>
      </w:r>
      <w:sdt>
        <w:sdtPr>
          <w:id w:val="-336308525"/>
          <w:tag w:val="goog_rdk_18"/>
        </w:sdtPr>
        <w:sdtContent>
          <w:commentRangeStart w:id="12"/>
        </w:sdtContent>
      </w:sdt>
      <w:r w:rsidDel="00000000" w:rsidR="00000000" w:rsidRPr="00000000">
        <w:rPr>
          <w:rFonts w:ascii="Times New Roman" w:cs="Times New Roman" w:eastAsia="Times New Roman" w:hAnsi="Times New Roman"/>
          <w:rtl w:val="0"/>
        </w:rPr>
        <w:t xml:space="preserve">Buddhism must be promoted</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through various channels so that more people can encounter authentic Buddhist teaching.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420"/>
        <w:rPr/>
      </w:pPr>
      <w:r w:rsidDel="00000000" w:rsidR="00000000" w:rsidRPr="00000000">
        <w:rPr>
          <w:rtl w:val="0"/>
        </w:rPr>
        <w:t xml:space="preserve">问：从社会来说，对佛教缺乏正面了解，但从教界自身来说，除了宣传力度不足，是否还存在另一些问题？您在《如何正确认识佛法》的讲座中，曾就佛教发展中出现的一些误区现象提出批评，能否再概括地谈一谈？</w:t>
      </w:r>
    </w:p>
    <w:p w:rsidR="00000000" w:rsidDel="00000000" w:rsidP="00000000" w:rsidRDefault="00000000" w:rsidRPr="00000000" w14:paraId="00000015">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From a social perspective, people lack a proper understanding of Buddhism. But within the Buddhist community itself, aside from insufficient promotion, do other problems also exist? In your lecture “How to Correctly Understand Buddhism”, you </w:t>
      </w:r>
      <w:sdt>
        <w:sdtPr>
          <w:id w:val="2020854781"/>
          <w:tag w:val="goog_rdk_19"/>
        </w:sdtPr>
        <w:sdtContent>
          <w:commentRangeStart w:id="13"/>
        </w:sdtContent>
      </w:sdt>
      <w:r w:rsidDel="00000000" w:rsidR="00000000" w:rsidRPr="00000000">
        <w:rPr>
          <w:rFonts w:ascii="Times New Roman" w:cs="Times New Roman" w:eastAsia="Times New Roman" w:hAnsi="Times New Roman"/>
          <w:rtl w:val="0"/>
        </w:rPr>
        <w:t xml:space="preserve">criticized</w:t>
      </w:r>
      <w:commentRangeEnd w:id="13"/>
      <w:r w:rsidDel="00000000" w:rsidR="00000000" w:rsidRPr="00000000">
        <w:commentReference w:id="13"/>
      </w:r>
      <w:r w:rsidDel="00000000" w:rsidR="00000000" w:rsidRPr="00000000">
        <w:rPr>
          <w:rFonts w:ascii="Times New Roman" w:cs="Times New Roman" w:eastAsia="Times New Roman" w:hAnsi="Times New Roman"/>
          <w:rtl w:val="0"/>
        </w:rPr>
        <w:t xml:space="preserve"> several misunderstandings that have emerged in the development of Buddhism. Could you </w:t>
      </w:r>
      <w:sdt>
        <w:sdtPr>
          <w:id w:val="1141477564"/>
          <w:tag w:val="goog_rdk_20"/>
        </w:sdtPr>
        <w:sdtContent>
          <w:commentRangeStart w:id="14"/>
        </w:sdtContent>
      </w:sdt>
      <w:r w:rsidDel="00000000" w:rsidR="00000000" w:rsidRPr="00000000">
        <w:rPr>
          <w:rFonts w:ascii="Times New Roman" w:cs="Times New Roman" w:eastAsia="Times New Roman" w:hAnsi="Times New Roman"/>
          <w:rtl w:val="0"/>
        </w:rPr>
        <w:t xml:space="preserve">briefly summarise</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 them again?</w:t>
      </w:r>
    </w:p>
    <w:p w:rsidR="00000000" w:rsidDel="00000000" w:rsidP="00000000" w:rsidRDefault="00000000" w:rsidRPr="00000000" w14:paraId="00000016">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firstLine="420"/>
        <w:rPr/>
      </w:pPr>
      <w:r w:rsidDel="00000000" w:rsidR="00000000" w:rsidRPr="00000000">
        <w:rPr>
          <w:rtl w:val="0"/>
        </w:rPr>
        <w:t xml:space="preserve">答：在教界当前存在的误区现象中，比较突出的有四点，即鬼神化、来世化、哲理化和学术化。经忏佛事的盛行，使很多人将佛教当作为鬼神服务的手段，背离了佛教的人本精神；净土法门的盛行，又使很多人觉得学佛只为求得来世，是老之将至时才需要关注的问题；而哲理化的佛教，只适合具有相当文化层次的僧众研究，普通民众没时间也没能力深入；至于学术化的佛教，只是部分学者的专业。他们仅将佛教当作文化现象研究，很少和自己的现实人生发生关系，也很少考虑如何安身立命。从文化传承来说，这些学术成果固然有一定意义，却无益于现实人生，更无法引发他人的信仰。</w:t>
      </w:r>
    </w:p>
    <w:p w:rsidR="00000000" w:rsidDel="00000000" w:rsidP="00000000" w:rsidRDefault="00000000" w:rsidRPr="00000000" w14:paraId="00000018">
      <w:pPr>
        <w:ind w:firstLine="420"/>
        <w:rPr/>
      </w:pPr>
      <w:r w:rsidDel="00000000" w:rsidR="00000000" w:rsidRPr="00000000">
        <w:rPr>
          <w:b w:val="1"/>
          <w:bCs w:val="1"/>
          <w:rtl w:val="0"/>
        </w:rPr>
        <w:t xml:space="preserve">Jiqun: </w:t>
      </w:r>
      <w:r w:rsidDel="00000000" w:rsidR="00000000" w:rsidRPr="00000000">
        <w:rPr>
          <w:rFonts w:ascii="Times New Roman" w:cs="Times New Roman" w:eastAsia="Times New Roman" w:hAnsi="Times New Roman"/>
          <w:rtl w:val="0"/>
        </w:rPr>
        <w:t xml:space="preserve">Within today’s Buddhist community, </w:t>
      </w:r>
      <w:sdt>
        <w:sdtPr>
          <w:id w:val="-474642200"/>
          <w:tag w:val="goog_rdk_21"/>
        </w:sdtPr>
        <w:sdtContent>
          <w:commentRangeStart w:id="15"/>
        </w:sdtContent>
      </w:sdt>
      <w:r w:rsidDel="00000000" w:rsidR="00000000" w:rsidRPr="00000000">
        <w:rPr>
          <w:rFonts w:ascii="Times New Roman" w:cs="Times New Roman" w:eastAsia="Times New Roman" w:hAnsi="Times New Roman"/>
          <w:rtl w:val="0"/>
        </w:rPr>
        <w:t xml:space="preserve">there are four prominent misconceptions: Treating Buddhism as a form of spirit worship, an excessive focus on the afterlife, an overly philosophical interpretation, and excessive academicization</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The prevalence of Buddhist ritual services has led many people to regard Buddhism as a supernatural service, deviating from its Humanistic spirit. Likewise, the popularity of Pure Land Buddhism has caused many to view Buddhism merely as preparation for the afterlife, something to be concerned with only in old age.</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An overly philosophical approach to Buddhism is only suitable for monks with relatively high levels of education </w:t>
      </w:r>
      <w:sdt>
        <w:sdtPr>
          <w:id w:val="1536330798"/>
          <w:tag w:val="goog_rdk_22"/>
        </w:sdtPr>
        <w:sdtContent>
          <w:commentRangeStart w:id="16"/>
        </w:sdtContent>
      </w:sdt>
      <w:r w:rsidDel="00000000" w:rsidR="00000000" w:rsidRPr="00000000">
        <w:rPr>
          <w:rFonts w:ascii="Times New Roman" w:cs="Times New Roman" w:eastAsia="Times New Roman" w:hAnsi="Times New Roman"/>
          <w:rtl w:val="0"/>
        </w:rPr>
        <w:t xml:space="preserve">and is</w:t>
      </w:r>
      <w:commentRangeEnd w:id="16"/>
      <w:r w:rsidDel="00000000" w:rsidR="00000000" w:rsidRPr="00000000">
        <w:commentReference w:id="16"/>
      </w:r>
      <w:r w:rsidDel="00000000" w:rsidR="00000000" w:rsidRPr="00000000">
        <w:rPr>
          <w:rFonts w:ascii="Times New Roman" w:cs="Times New Roman" w:eastAsia="Times New Roman" w:hAnsi="Times New Roman"/>
          <w:rtl w:val="0"/>
        </w:rPr>
        <w:t xml:space="preserve"> difficult for ordinary people, who often lack the time or ability to study it deeply. Academicized Buddhism, on the other hand, has become merely </w:t>
      </w:r>
      <w:sdt>
        <w:sdtPr>
          <w:id w:val="944083769"/>
          <w:tag w:val="goog_rdk_23"/>
        </w:sdtPr>
        <w:sdtContent>
          <w:commentRangeStart w:id="17"/>
        </w:sdtContent>
      </w:sdt>
      <w:r w:rsidDel="00000000" w:rsidR="00000000" w:rsidRPr="00000000">
        <w:rPr>
          <w:rFonts w:ascii="Times New Roman" w:cs="Times New Roman" w:eastAsia="Times New Roman" w:hAnsi="Times New Roman"/>
          <w:rtl w:val="0"/>
        </w:rPr>
        <w:t xml:space="preserve">a field of specialisation</w:t>
      </w:r>
      <w:commentRangeEnd w:id="17"/>
      <w:r w:rsidDel="00000000" w:rsidR="00000000" w:rsidRPr="00000000">
        <w:commentReference w:id="17"/>
      </w:r>
      <w:r w:rsidDel="00000000" w:rsidR="00000000" w:rsidRPr="00000000">
        <w:rPr>
          <w:rFonts w:ascii="Times New Roman" w:cs="Times New Roman" w:eastAsia="Times New Roman" w:hAnsi="Times New Roman"/>
          <w:rtl w:val="0"/>
        </w:rPr>
        <w:t xml:space="preserve"> for some scholars. They study Buddhism only as a cultural phenomenon, rarely relating it to real life or thinking about the meaning of life. From the perspective of cultural inheritance, these academic achievements do have certain value, but they contribute little to real life and are unable to inspire faith in others.</w:t>
      </w:r>
      <w:r w:rsidDel="00000000" w:rsidR="00000000" w:rsidRPr="00000000">
        <w:rPr>
          <w:rtl w:val="0"/>
        </w:rPr>
      </w:r>
    </w:p>
    <w:p w:rsidR="00000000" w:rsidDel="00000000" w:rsidP="00000000" w:rsidRDefault="00000000" w:rsidRPr="00000000" w14:paraId="00000019">
      <w:pPr>
        <w:ind w:firstLine="420"/>
        <w:rPr/>
      </w:pPr>
      <w:r w:rsidDel="00000000" w:rsidR="00000000" w:rsidRPr="00000000">
        <w:rPr>
          <w:rtl w:val="0"/>
        </w:rPr>
      </w:r>
    </w:p>
    <w:p w:rsidR="00000000" w:rsidDel="00000000" w:rsidP="00000000" w:rsidRDefault="00000000" w:rsidRPr="00000000" w14:paraId="0000001A">
      <w:pPr>
        <w:ind w:firstLine="420"/>
        <w:rPr/>
      </w:pPr>
      <w:r w:rsidDel="00000000" w:rsidR="00000000" w:rsidRPr="00000000">
        <w:rPr>
          <w:rtl w:val="0"/>
        </w:rPr>
        <w:t xml:space="preserve">需要说明的是，我所说的来世化并不是否定佛法对来世的关心，而是反对无视现实人生，仅仅以求得来世快乐作为学佛目标。我也不否定临终关怀及超度鬼神的作用，而是反对将超度作为服务大众的首要，甚至以经忏佛事作为获取利益的手段。我也不否定学术研究的价值，而是反对以学术研究作为学佛的唯一目的。我更不否定对佛教哲理的探讨，而是反对那种把佛法当作哲学研究的本末倒置的做法。人生佛教的理念正是针对这几种流弊提出的，从而使佛法回归原有的人本精神，为大众提供健康的人生观及生活方式。</w:t>
      </w:r>
    </w:p>
    <w:p w:rsidR="00000000" w:rsidDel="00000000" w:rsidP="00000000" w:rsidRDefault="00000000" w:rsidRPr="00000000" w14:paraId="0000001B">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needs to be clarified is that I do not oppose Buddhism’s concern for the afterlife, but ignoring present life and treating future happiness as the sole goal of learning Buddhism. I do not deny the value of hospice care and rituals for the deceased, but I oppose treating such rituals as the primary way of serving people, or using those ritual services as means of profit. I do not deny the value of academic research, but I oppose treating it as the sole purpose of learning Buddhism. Nor do I deny the discussion of Buddhist philosophy, but I oppose treating Buddhism merely as a philosophical research, which puts the cart before the horse. The idea of Humanistic Buddhism was proposed in response to these shortcomings, aiming to restore the original humanistic spirit of Buddhism and provide people with a healthy view on life and way of </w:t>
      </w:r>
      <w:sdt>
        <w:sdtPr>
          <w:id w:val="-1877360157"/>
          <w:tag w:val="goog_rdk_24"/>
        </w:sdtPr>
        <w:sdtContent>
          <w:commentRangeStart w:id="18"/>
        </w:sdtContent>
      </w:sdt>
      <w:r w:rsidDel="00000000" w:rsidR="00000000" w:rsidRPr="00000000">
        <w:rPr>
          <w:rFonts w:ascii="Times New Roman" w:cs="Times New Roman" w:eastAsia="Times New Roman" w:hAnsi="Times New Roman"/>
          <w:rtl w:val="0"/>
        </w:rPr>
        <w:t xml:space="preserve">living</w:t>
      </w:r>
      <w:commentRangeEnd w:id="18"/>
      <w:r w:rsidDel="00000000" w:rsidR="00000000" w:rsidRPr="00000000">
        <w:commentReference w:id="1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420"/>
        <w:rPr/>
      </w:pPr>
      <w:r w:rsidDel="00000000" w:rsidR="00000000" w:rsidRPr="00000000">
        <w:rPr>
          <w:rtl w:val="0"/>
        </w:rPr>
        <w:t xml:space="preserve">问：的确，在大众的观念中，很难将庄严的寺院、深奥的经典及清净的修行生活和现实人生联系起来。那么，法师认为应该如何给人生佛教定位？它是切合时代需要提出的新观念吗？</w:t>
      </w:r>
    </w:p>
    <w:p w:rsidR="00000000" w:rsidDel="00000000" w:rsidP="00000000" w:rsidRDefault="00000000" w:rsidRPr="00000000" w14:paraId="0000001F">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Certainly. </w:t>
      </w:r>
      <w:sdt>
        <w:sdtPr>
          <w:id w:val="-17123816"/>
          <w:tag w:val="goog_rdk_25"/>
        </w:sdtPr>
        <w:sdtContent>
          <w:commentRangeStart w:id="19"/>
        </w:sdtContent>
      </w:sdt>
      <w:r w:rsidDel="00000000" w:rsidR="00000000" w:rsidRPr="00000000">
        <w:rPr>
          <w:rFonts w:ascii="Times New Roman" w:cs="Times New Roman" w:eastAsia="Times New Roman" w:hAnsi="Times New Roman"/>
          <w:rtl w:val="0"/>
        </w:rPr>
        <w:t xml:space="preserve">In the view of the public,</w:t>
      </w:r>
      <w:commentRangeEnd w:id="19"/>
      <w:r w:rsidDel="00000000" w:rsidR="00000000" w:rsidRPr="00000000">
        <w:commentReference w:id="19"/>
      </w:r>
      <w:r w:rsidDel="00000000" w:rsidR="00000000" w:rsidRPr="00000000">
        <w:rPr>
          <w:rFonts w:ascii="Times New Roman" w:cs="Times New Roman" w:eastAsia="Times New Roman" w:hAnsi="Times New Roman"/>
          <w:rtl w:val="0"/>
        </w:rPr>
        <w:t xml:space="preserve"> it is difficult to relate the solemn temples, profound Buddhist sutras and pure spiritual practice with everyday life. So how should Humanistic Buddhism </w:t>
      </w:r>
      <w:sdt>
        <w:sdtPr>
          <w:id w:val="1908003828"/>
          <w:tag w:val="goog_rdk_26"/>
        </w:sdtPr>
        <w:sdtContent>
          <w:commentRangeStart w:id="20"/>
        </w:sdtContent>
      </w:sdt>
      <w:r w:rsidDel="00000000" w:rsidR="00000000" w:rsidRPr="00000000">
        <w:rPr>
          <w:rFonts w:ascii="Times New Roman" w:cs="Times New Roman" w:eastAsia="Times New Roman" w:hAnsi="Times New Roman"/>
          <w:rtl w:val="0"/>
        </w:rPr>
        <w:t xml:space="preserve">be understood</w:t>
      </w:r>
      <w:commentRangeEnd w:id="20"/>
      <w:r w:rsidDel="00000000" w:rsidR="00000000" w:rsidRPr="00000000">
        <w:commentReference w:id="20"/>
      </w:r>
      <w:r w:rsidDel="00000000" w:rsidR="00000000" w:rsidRPr="00000000">
        <w:rPr>
          <w:rFonts w:ascii="Times New Roman" w:cs="Times New Roman" w:eastAsia="Times New Roman" w:hAnsi="Times New Roman"/>
          <w:rtl w:val="0"/>
        </w:rPr>
        <w:t xml:space="preserve">? Is it a new concept </w:t>
      </w:r>
      <w:sdt>
        <w:sdtPr>
          <w:id w:val="-12373207"/>
          <w:tag w:val="goog_rdk_27"/>
        </w:sdtPr>
        <w:sdtContent>
          <w:commentRangeStart w:id="21"/>
        </w:sdtContent>
      </w:sdt>
      <w:r w:rsidDel="00000000" w:rsidR="00000000" w:rsidRPr="00000000">
        <w:rPr>
          <w:rFonts w:ascii="Times New Roman" w:cs="Times New Roman" w:eastAsia="Times New Roman" w:hAnsi="Times New Roman"/>
          <w:rtl w:val="0"/>
        </w:rPr>
        <w:t xml:space="preserve">proposed to meet the needs of the modern ag</w:t>
      </w:r>
      <w:commentRangeEnd w:id="21"/>
      <w:r w:rsidDel="00000000" w:rsidR="00000000" w:rsidRPr="00000000">
        <w:commentReference w:id="21"/>
      </w: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20">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firstLine="420"/>
        <w:rPr/>
      </w:pPr>
      <w:r w:rsidDel="00000000" w:rsidR="00000000" w:rsidRPr="00000000">
        <w:rPr>
          <w:rtl w:val="0"/>
        </w:rPr>
        <w:t xml:space="preserve">答：人生佛教的理念，虽是由太虚大师于民国年间首先提出的，与以往的传统佛教相比，似乎是独立于各宗之外的新生事物，但究其思想内容，并非创新之见。事实上，人生佛教正是对原始佛教的回归。和其他宗教的以神为本不同，佛教的立足点是人本的。佛陀是以人的身份修行成佛，他的出世虽是要普度一切众生，但重点还是在人。所以说，人道才是六道的枢纽。</w:t>
      </w:r>
    </w:p>
    <w:p w:rsidR="00000000" w:rsidDel="00000000" w:rsidP="00000000" w:rsidRDefault="00000000" w:rsidRPr="00000000" w14:paraId="00000022">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 </w:t>
      </w:r>
      <w:r w:rsidDel="00000000" w:rsidR="00000000" w:rsidRPr="00000000">
        <w:rPr>
          <w:rFonts w:ascii="Times New Roman" w:cs="Times New Roman" w:eastAsia="Times New Roman" w:hAnsi="Times New Roman"/>
          <w:rtl w:val="0"/>
        </w:rPr>
        <w:t xml:space="preserve">Although </w:t>
      </w:r>
      <w:sdt>
        <w:sdtPr>
          <w:id w:val="1726253699"/>
          <w:tag w:val="goog_rdk_28"/>
        </w:sdtPr>
        <w:sdtContent>
          <w:commentRangeStart w:id="22"/>
        </w:sdtContent>
      </w:sdt>
      <w:r w:rsidDel="00000000" w:rsidR="00000000" w:rsidRPr="00000000">
        <w:rPr>
          <w:rFonts w:ascii="Times New Roman" w:cs="Times New Roman" w:eastAsia="Times New Roman" w:hAnsi="Times New Roman"/>
          <w:rtl w:val="0"/>
        </w:rPr>
        <w:t xml:space="preserve">the concept of Humanistic Buddhism was first proposed by Master Taixu</w:t>
      </w:r>
      <w:commentRangeEnd w:id="22"/>
      <w:r w:rsidDel="00000000" w:rsidR="00000000" w:rsidRPr="00000000">
        <w:commentReference w:id="22"/>
      </w:r>
      <w:r w:rsidDel="00000000" w:rsidR="00000000" w:rsidRPr="00000000">
        <w:rPr>
          <w:rFonts w:ascii="Times New Roman" w:cs="Times New Roman" w:eastAsia="Times New Roman" w:hAnsi="Times New Roman"/>
          <w:rtl w:val="0"/>
        </w:rPr>
        <w:t xml:space="preserve"> in the Republic of China era, it is not truly a new idea. </w:t>
      </w:r>
      <w:sdt>
        <w:sdtPr>
          <w:id w:val="1461937072"/>
          <w:tag w:val="goog_rdk_29"/>
        </w:sdtPr>
        <w:sdtContent>
          <w:commentRangeStart w:id="23"/>
        </w:sdtContent>
      </w:sdt>
      <w:r w:rsidDel="00000000" w:rsidR="00000000" w:rsidRPr="00000000">
        <w:rPr>
          <w:rFonts w:ascii="Times New Roman" w:cs="Times New Roman" w:eastAsia="Times New Roman" w:hAnsi="Times New Roman"/>
          <w:rtl w:val="0"/>
        </w:rPr>
        <w:t xml:space="preserve">Despite appearing to be independent from</w:t>
      </w:r>
      <w:commentRangeEnd w:id="23"/>
      <w:r w:rsidDel="00000000" w:rsidR="00000000" w:rsidRPr="00000000">
        <w:commentReference w:id="23"/>
      </w:r>
      <w:r w:rsidDel="00000000" w:rsidR="00000000" w:rsidRPr="00000000">
        <w:rPr>
          <w:rFonts w:ascii="Times New Roman" w:cs="Times New Roman" w:eastAsia="Times New Roman" w:hAnsi="Times New Roman"/>
          <w:rtl w:val="0"/>
        </w:rPr>
        <w:t xml:space="preserve"> traditional Buddhist sects, its </w:t>
      </w:r>
      <w:sdt>
        <w:sdtPr>
          <w:id w:val="-677233710"/>
          <w:tag w:val="goog_rdk_30"/>
        </w:sdtPr>
        <w:sdtContent>
          <w:commentRangeStart w:id="24"/>
        </w:sdtContent>
      </w:sdt>
      <w:r w:rsidDel="00000000" w:rsidR="00000000" w:rsidRPr="00000000">
        <w:rPr>
          <w:rFonts w:ascii="Times New Roman" w:cs="Times New Roman" w:eastAsia="Times New Roman" w:hAnsi="Times New Roman"/>
          <w:rtl w:val="0"/>
        </w:rPr>
        <w:t xml:space="preserve">ideological content</w:t>
      </w:r>
      <w:commentRangeEnd w:id="24"/>
      <w:r w:rsidDel="00000000" w:rsidR="00000000" w:rsidRPr="00000000">
        <w:commentReference w:id="24"/>
      </w:r>
      <w:r w:rsidDel="00000000" w:rsidR="00000000" w:rsidRPr="00000000">
        <w:rPr>
          <w:rFonts w:ascii="Times New Roman" w:cs="Times New Roman" w:eastAsia="Times New Roman" w:hAnsi="Times New Roman"/>
          <w:rtl w:val="0"/>
        </w:rPr>
        <w:t xml:space="preserve"> is not </w:t>
      </w:r>
      <w:sdt>
        <w:sdtPr>
          <w:id w:val="-1346474304"/>
          <w:tag w:val="goog_rdk_31"/>
        </w:sdtPr>
        <w:sdtContent>
          <w:commentRangeStart w:id="25"/>
        </w:sdtContent>
      </w:sdt>
      <w:r w:rsidDel="00000000" w:rsidR="00000000" w:rsidRPr="00000000">
        <w:rPr>
          <w:rFonts w:ascii="Times New Roman" w:cs="Times New Roman" w:eastAsia="Times New Roman" w:hAnsi="Times New Roman"/>
          <w:rtl w:val="0"/>
        </w:rPr>
        <w:t xml:space="preserve">fundamentally</w:t>
      </w:r>
      <w:commentRangeEnd w:id="25"/>
      <w:r w:rsidDel="00000000" w:rsidR="00000000" w:rsidRPr="00000000">
        <w:commentReference w:id="25"/>
      </w:r>
      <w:r w:rsidDel="00000000" w:rsidR="00000000" w:rsidRPr="00000000">
        <w:rPr>
          <w:rFonts w:ascii="Times New Roman" w:cs="Times New Roman" w:eastAsia="Times New Roman" w:hAnsi="Times New Roman"/>
          <w:rtl w:val="0"/>
        </w:rPr>
        <w:t xml:space="preserve"> new. In fact, Humanistic Buddhism is a </w:t>
      </w:r>
      <w:sdt>
        <w:sdtPr>
          <w:id w:val="171835506"/>
          <w:tag w:val="goog_rdk_32"/>
        </w:sdtPr>
        <w:sdtContent>
          <w:commentRangeStart w:id="26"/>
        </w:sdtContent>
      </w:sdt>
      <w:r w:rsidDel="00000000" w:rsidR="00000000" w:rsidRPr="00000000">
        <w:rPr>
          <w:rFonts w:ascii="Times New Roman" w:cs="Times New Roman" w:eastAsia="Times New Roman" w:hAnsi="Times New Roman"/>
          <w:rtl w:val="0"/>
        </w:rPr>
        <w:t xml:space="preserve">comeback</w:t>
      </w:r>
      <w:commentRangeEnd w:id="26"/>
      <w:r w:rsidDel="00000000" w:rsidR="00000000" w:rsidRPr="00000000">
        <w:commentReference w:id="26"/>
      </w:r>
      <w:r w:rsidDel="00000000" w:rsidR="00000000" w:rsidRPr="00000000">
        <w:rPr>
          <w:rFonts w:ascii="Times New Roman" w:cs="Times New Roman" w:eastAsia="Times New Roman" w:hAnsi="Times New Roman"/>
          <w:rtl w:val="0"/>
        </w:rPr>
        <w:t xml:space="preserve"> to traditional Buddhism. Unlike other religions that are centered on gods, Buddhism is human-centered. The Buddha practiced and attained Buddhahood as a human being. Although he appeared in the world to liberate all sentient beings, his primary focus was still </w:t>
      </w:r>
      <w:sdt>
        <w:sdtPr>
          <w:id w:val="-812771486"/>
          <w:tag w:val="goog_rdk_33"/>
        </w:sdtPr>
        <w:sdtContent>
          <w:commentRangeStart w:id="27"/>
        </w:sdtContent>
      </w:sdt>
      <w:r w:rsidDel="00000000" w:rsidR="00000000" w:rsidRPr="00000000">
        <w:rPr>
          <w:rFonts w:ascii="Times New Roman" w:cs="Times New Roman" w:eastAsia="Times New Roman" w:hAnsi="Times New Roman"/>
          <w:rtl w:val="0"/>
        </w:rPr>
        <w:t xml:space="preserve">humanity</w:t>
      </w:r>
      <w:commentRangeEnd w:id="27"/>
      <w:r w:rsidDel="00000000" w:rsidR="00000000" w:rsidRPr="00000000">
        <w:commentReference w:id="27"/>
      </w:r>
      <w:r w:rsidDel="00000000" w:rsidR="00000000" w:rsidRPr="00000000">
        <w:rPr>
          <w:rFonts w:ascii="Times New Roman" w:cs="Times New Roman" w:eastAsia="Times New Roman" w:hAnsi="Times New Roman"/>
          <w:rtl w:val="0"/>
        </w:rPr>
        <w:t xml:space="preserve">. Therefore, the human realm is regarded as the central link among the six realms.</w:t>
      </w:r>
    </w:p>
    <w:p w:rsidR="00000000" w:rsidDel="00000000" w:rsidP="00000000" w:rsidRDefault="00000000" w:rsidRPr="00000000" w14:paraId="00000023">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420"/>
        <w:rPr/>
      </w:pPr>
      <w:r w:rsidDel="00000000" w:rsidR="00000000" w:rsidRPr="00000000">
        <w:rPr>
          <w:rtl w:val="0"/>
        </w:rPr>
        <w:t xml:space="preserve">佛教有三世说。佛陀设教的目的是希望众生获得现世乐、来世乐、涅槃究竟乐。但我们要知道，无穷的过去是以现在为归宿，无尽的未来是以现在为开端，所以在原始佛教中，更重视当下生命的改善。不论是生活还是修行，都建立在珍惜人身、把握当下的前提下。这也正符合佛教的因果原理，由如是因感如是果。我们希望有美好的未来，就应该认真对待现有的人生，现有的每一天。</w:t>
      </w:r>
    </w:p>
    <w:p w:rsidR="00000000" w:rsidDel="00000000" w:rsidP="00000000" w:rsidRDefault="00000000" w:rsidRPr="00000000" w14:paraId="00000025">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Buddhism speaks of the three lifetimes. The Buddha </w:t>
      </w:r>
      <w:sdt>
        <w:sdtPr>
          <w:id w:val="1538612046"/>
          <w:tag w:val="goog_rdk_34"/>
        </w:sdtPr>
        <w:sdtContent>
          <w:commentRangeStart w:id="28"/>
        </w:sdtContent>
      </w:sdt>
      <w:r w:rsidDel="00000000" w:rsidR="00000000" w:rsidRPr="00000000">
        <w:rPr>
          <w:rFonts w:ascii="Times New Roman" w:cs="Times New Roman" w:eastAsia="Times New Roman" w:hAnsi="Times New Roman"/>
          <w:rtl w:val="0"/>
        </w:rPr>
        <w:t xml:space="preserve">established</w:t>
      </w:r>
      <w:commentRangeEnd w:id="28"/>
      <w:r w:rsidDel="00000000" w:rsidR="00000000" w:rsidRPr="00000000">
        <w:commentReference w:id="28"/>
      </w:r>
      <w:r w:rsidDel="00000000" w:rsidR="00000000" w:rsidRPr="00000000">
        <w:rPr>
          <w:rFonts w:ascii="Times New Roman" w:cs="Times New Roman" w:eastAsia="Times New Roman" w:hAnsi="Times New Roman"/>
          <w:rtl w:val="0"/>
        </w:rPr>
        <w:t xml:space="preserve"> his teachings with the hope that sentient beings may attain happiness in this life, happiness in next life, and ultimately the supreme bliss of Nirvana. What we need to understand is that the endless past </w:t>
      </w:r>
      <w:sdt>
        <w:sdtPr>
          <w:id w:val="1245373855"/>
          <w:tag w:val="goog_rdk_35"/>
        </w:sdtPr>
        <w:sdtContent>
          <w:commentRangeStart w:id="29"/>
        </w:sdtContent>
      </w:sdt>
      <w:r w:rsidDel="00000000" w:rsidR="00000000" w:rsidRPr="00000000">
        <w:rPr>
          <w:rFonts w:ascii="Times New Roman" w:cs="Times New Roman" w:eastAsia="Times New Roman" w:hAnsi="Times New Roman"/>
          <w:rtl w:val="0"/>
        </w:rPr>
        <w:t xml:space="preserve">ultimately</w:t>
      </w:r>
      <w:commentRangeEnd w:id="29"/>
      <w:r w:rsidDel="00000000" w:rsidR="00000000" w:rsidRPr="00000000">
        <w:commentReference w:id="29"/>
      </w:r>
      <w:r w:rsidDel="00000000" w:rsidR="00000000" w:rsidRPr="00000000">
        <w:rPr>
          <w:rFonts w:ascii="Times New Roman" w:cs="Times New Roman" w:eastAsia="Times New Roman" w:hAnsi="Times New Roman"/>
          <w:rtl w:val="0"/>
        </w:rPr>
        <w:t xml:space="preserve"> returns to the present, while the endless future begins from the present. Therefore, traditional Buddhism emphasizes more on improving life in the present moment. No matter in daily life or spiritual practice, everything is founded on valuing human life and cherishing the present moment. This also accords with the principle of causality: a cause </w:t>
      </w:r>
      <w:sdt>
        <w:sdtPr>
          <w:id w:val="2055747667"/>
          <w:tag w:val="goog_rdk_36"/>
        </w:sdtPr>
        <w:sdtContent>
          <w:commentRangeStart w:id="30"/>
        </w:sdtContent>
      </w:sdt>
      <w:r w:rsidDel="00000000" w:rsidR="00000000" w:rsidRPr="00000000">
        <w:rPr>
          <w:rFonts w:ascii="Times New Roman" w:cs="Times New Roman" w:eastAsia="Times New Roman" w:hAnsi="Times New Roman"/>
          <w:rtl w:val="0"/>
        </w:rPr>
        <w:t xml:space="preserve">evokes</w:t>
      </w:r>
      <w:commentRangeEnd w:id="30"/>
      <w:r w:rsidDel="00000000" w:rsidR="00000000" w:rsidRPr="00000000">
        <w:commentReference w:id="30"/>
      </w:r>
      <w:r w:rsidDel="00000000" w:rsidR="00000000" w:rsidRPr="00000000">
        <w:rPr>
          <w:rFonts w:ascii="Times New Roman" w:cs="Times New Roman" w:eastAsia="Times New Roman" w:hAnsi="Times New Roman"/>
          <w:rtl w:val="0"/>
        </w:rPr>
        <w:t xml:space="preserve"> a corresponding effect. If we hope for a better future, we should take our present life and each day </w:t>
      </w:r>
      <w:r w:rsidDel="00000000" w:rsidR="00000000" w:rsidRPr="00000000">
        <w:rPr>
          <w:rFonts w:ascii="Times New Roman" w:cs="Times New Roman" w:eastAsia="Times New Roman" w:hAnsi="Times New Roman"/>
          <w:rtl w:val="0"/>
        </w:rPr>
        <w:t xml:space="preserve">seriously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ind w:firstLine="420"/>
        <w:rPr/>
      </w:pPr>
      <w:r w:rsidDel="00000000" w:rsidR="00000000" w:rsidRPr="00000000">
        <w:rPr>
          <w:rtl w:val="0"/>
        </w:rPr>
      </w:r>
    </w:p>
    <w:p w:rsidR="00000000" w:rsidDel="00000000" w:rsidP="00000000" w:rsidRDefault="00000000" w:rsidRPr="00000000" w14:paraId="00000027">
      <w:pPr>
        <w:ind w:firstLine="420"/>
        <w:rPr/>
      </w:pPr>
      <w:r w:rsidDel="00000000" w:rsidR="00000000" w:rsidRPr="00000000">
        <w:rPr>
          <w:rtl w:val="0"/>
        </w:rPr>
        <w:t xml:space="preserve">问：法师提到的“现世乐”，和大家关心的现实利益有什么区别呢？相信大多数人对于“树立正确人生观念”一说耳熟能详，但真正能付诸实践的并不多，因为世俗生活有一整套按部就班的程序，其中，现实利益又是人们选择人生道路时的重要参照。我想民众对佛教的淡漠，在很大程度上也是因为没有认识到学佛能给人生带来利益。</w:t>
      </w:r>
    </w:p>
    <w:p w:rsidR="00000000" w:rsidDel="00000000" w:rsidP="00000000" w:rsidRDefault="00000000" w:rsidRPr="00000000" w14:paraId="00000028">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 </w:t>
      </w:r>
      <w:r w:rsidDel="00000000" w:rsidR="00000000" w:rsidRPr="00000000">
        <w:rPr>
          <w:rFonts w:ascii="Times New Roman" w:cs="Times New Roman" w:eastAsia="Times New Roman" w:hAnsi="Times New Roman"/>
          <w:rtl w:val="0"/>
        </w:rPr>
        <w:t xml:space="preserve">You just mentioned “happiness in this life”. How does this differ from the worldly benefits that people usually care about?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 believe most people are familiar with “establishing a correct view on human life”, yet </w:t>
      </w:r>
      <w:sdt>
        <w:sdtPr>
          <w:id w:val="1163277063"/>
          <w:tag w:val="goog_rdk_37"/>
        </w:sdtPr>
        <w:sdtContent>
          <w:commentRangeStart w:id="31"/>
        </w:sdtContent>
      </w:sdt>
      <w:r w:rsidDel="00000000" w:rsidR="00000000" w:rsidRPr="00000000">
        <w:rPr>
          <w:rFonts w:ascii="Times New Roman" w:cs="Times New Roman" w:eastAsia="Times New Roman" w:hAnsi="Times New Roman"/>
          <w:rtl w:val="0"/>
        </w:rPr>
        <w:t xml:space="preserve">merely anyone</w:t>
      </w:r>
      <w:commentRangeEnd w:id="31"/>
      <w:r w:rsidDel="00000000" w:rsidR="00000000" w:rsidRPr="00000000">
        <w:commentReference w:id="31"/>
      </w:r>
      <w:r w:rsidDel="00000000" w:rsidR="00000000" w:rsidRPr="00000000">
        <w:rPr>
          <w:rFonts w:ascii="Times New Roman" w:cs="Times New Roman" w:eastAsia="Times New Roman" w:hAnsi="Times New Roman"/>
          <w:rtl w:val="0"/>
        </w:rPr>
        <w:t xml:space="preserve"> truly able to put it into practice. This is because worldly life follows an</w:t>
      </w:r>
      <w:sdt>
        <w:sdtPr>
          <w:id w:val="485516167"/>
          <w:tag w:val="goog_rdk_38"/>
        </w:sdtPr>
        <w:sdtContent>
          <w:commentRangeStart w:id="32"/>
        </w:sdtContent>
      </w:sdt>
      <w:r w:rsidDel="00000000" w:rsidR="00000000" w:rsidRPr="00000000">
        <w:rPr>
          <w:rFonts w:ascii="Times New Roman" w:cs="Times New Roman" w:eastAsia="Times New Roman" w:hAnsi="Times New Roman"/>
          <w:rtl w:val="0"/>
        </w:rPr>
        <w:t xml:space="preserve"> established set of conventions,</w:t>
      </w:r>
      <w:commentRangeEnd w:id="32"/>
      <w:r w:rsidDel="00000000" w:rsidR="00000000" w:rsidRPr="00000000">
        <w:commentReference w:id="32"/>
      </w:r>
      <w:r w:rsidDel="00000000" w:rsidR="00000000" w:rsidRPr="00000000">
        <w:rPr>
          <w:rFonts w:ascii="Times New Roman" w:cs="Times New Roman" w:eastAsia="Times New Roman" w:hAnsi="Times New Roman"/>
          <w:rtl w:val="0"/>
        </w:rPr>
        <w:t xml:space="preserve"> in which material interests often become an important factor in people’s choice of life path. I believe the public’s </w:t>
      </w:r>
      <w:sdt>
        <w:sdtPr>
          <w:id w:val="-1119103025"/>
          <w:tag w:val="goog_rdk_39"/>
        </w:sdtPr>
        <w:sdtContent>
          <w:commentRangeStart w:id="33"/>
        </w:sdtContent>
      </w:sdt>
      <w:r w:rsidDel="00000000" w:rsidR="00000000" w:rsidRPr="00000000">
        <w:rPr>
          <w:rFonts w:ascii="Times New Roman" w:cs="Times New Roman" w:eastAsia="Times New Roman" w:hAnsi="Times New Roman"/>
          <w:rtl w:val="0"/>
        </w:rPr>
        <w:t xml:space="preserve">indifference </w:t>
      </w:r>
      <w:commentRangeEnd w:id="33"/>
      <w:r w:rsidDel="00000000" w:rsidR="00000000" w:rsidRPr="00000000">
        <w:commentReference w:id="33"/>
      </w:r>
      <w:r w:rsidDel="00000000" w:rsidR="00000000" w:rsidRPr="00000000">
        <w:rPr>
          <w:rFonts w:ascii="Times New Roman" w:cs="Times New Roman" w:eastAsia="Times New Roman" w:hAnsi="Times New Roman"/>
          <w:rtl w:val="0"/>
        </w:rPr>
        <w:t xml:space="preserve">toward Buddhism largely comes from not realising that learning Buddhism can benefit their lives. </w:t>
      </w:r>
    </w:p>
    <w:p w:rsidR="00000000" w:rsidDel="00000000" w:rsidP="00000000" w:rsidRDefault="00000000" w:rsidRPr="00000000" w14:paraId="00000029">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firstLine="420"/>
        <w:rPr/>
      </w:pPr>
      <w:r w:rsidDel="00000000" w:rsidR="00000000" w:rsidRPr="00000000">
        <w:rPr>
          <w:rtl w:val="0"/>
        </w:rPr>
        <w:t xml:space="preserve">答：佛法提倡的现世乐，是通过正确的人生观念和健康的生活方式获得幸福。这种幸福包括自他双方，也包括现在和未来。只有令自他和乐，并对现在和未来都有利益，才是佛教提倡的，所谓“种善因得乐果”。这与世人为追求一己私欲，通过满足自我获得快乐，是完全不同的。那种所谓的快乐，可能是建立在他人的痛苦之上，也可能给自己的未来埋下过患。所以现世乐应以来世乐为参照，只有将两者结合起来，才能使我们从更高的角度看待人生，从而作出正确抉择。在现实的当下法喜充满，同时给未来以光明前景。至于佛教所说的出世乐，是依戒定慧成就的，由持戒修定，而能开智慧，断烦恼，证真理。这才是究竟、圆满的安乐。</w:t>
      </w:r>
    </w:p>
    <w:p w:rsidR="00000000" w:rsidDel="00000000" w:rsidP="00000000" w:rsidRDefault="00000000" w:rsidRPr="00000000" w14:paraId="0000002B">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The “happiness in this life” </w:t>
      </w:r>
      <w:sdt>
        <w:sdtPr>
          <w:id w:val="307617823"/>
          <w:tag w:val="goog_rdk_40"/>
        </w:sdtPr>
        <w:sdtContent>
          <w:commentRangeStart w:id="34"/>
        </w:sdtContent>
      </w:sdt>
      <w:r w:rsidDel="00000000" w:rsidR="00000000" w:rsidRPr="00000000">
        <w:rPr>
          <w:rFonts w:ascii="Times New Roman" w:cs="Times New Roman" w:eastAsia="Times New Roman" w:hAnsi="Times New Roman"/>
          <w:rtl w:val="0"/>
        </w:rPr>
        <w:t xml:space="preserve">promoted by Buddhism</w:t>
      </w:r>
      <w:commentRangeEnd w:id="34"/>
      <w:r w:rsidDel="00000000" w:rsidR="00000000" w:rsidRPr="00000000">
        <w:commentReference w:id="34"/>
      </w:r>
      <w:r w:rsidDel="00000000" w:rsidR="00000000" w:rsidRPr="00000000">
        <w:rPr>
          <w:rFonts w:ascii="Times New Roman" w:cs="Times New Roman" w:eastAsia="Times New Roman" w:hAnsi="Times New Roman"/>
          <w:rtl w:val="0"/>
        </w:rPr>
        <w:t xml:space="preserve"> is attained through a correct view on human life and a healthy way of living. The kind of happiness </w:t>
      </w:r>
      <w:sdt>
        <w:sdtPr>
          <w:id w:val="-285638090"/>
          <w:tag w:val="goog_rdk_41"/>
        </w:sdtPr>
        <w:sdtContent>
          <w:commentRangeStart w:id="35"/>
        </w:sdtContent>
      </w:sdt>
      <w:r w:rsidDel="00000000" w:rsidR="00000000" w:rsidRPr="00000000">
        <w:rPr>
          <w:rFonts w:ascii="Times New Roman" w:cs="Times New Roman" w:eastAsia="Times New Roman" w:hAnsi="Times New Roman"/>
          <w:rtl w:val="0"/>
        </w:rPr>
        <w:t xml:space="preserve">includes</w:t>
      </w:r>
      <w:commentRangeEnd w:id="35"/>
      <w:r w:rsidDel="00000000" w:rsidR="00000000" w:rsidRPr="00000000">
        <w:commentReference w:id="35"/>
      </w:r>
      <w:r w:rsidDel="00000000" w:rsidR="00000000" w:rsidRPr="00000000">
        <w:rPr>
          <w:rFonts w:ascii="Times New Roman" w:cs="Times New Roman" w:eastAsia="Times New Roman" w:hAnsi="Times New Roman"/>
          <w:rtl w:val="0"/>
        </w:rPr>
        <w:t xml:space="preserve"> both oneself and others, as well as both the present and the future. Only that which brings harmony to oneself and others, and benefits both the present and the future, is encouraged in Buddhism, as the saying goes, “good causes </w:t>
      </w:r>
      <w:sdt>
        <w:sdtPr>
          <w:id w:val="-314064645"/>
          <w:tag w:val="goog_rdk_42"/>
        </w:sdtPr>
        <w:sdtContent>
          <w:commentRangeStart w:id="36"/>
        </w:sdtContent>
      </w:sdt>
      <w:r w:rsidDel="00000000" w:rsidR="00000000" w:rsidRPr="00000000">
        <w:rPr>
          <w:rFonts w:ascii="Times New Roman" w:cs="Times New Roman" w:eastAsia="Times New Roman" w:hAnsi="Times New Roman"/>
          <w:rtl w:val="0"/>
        </w:rPr>
        <w:t xml:space="preserve">evokes</w:t>
      </w:r>
      <w:commentRangeEnd w:id="36"/>
      <w:r w:rsidDel="00000000" w:rsidR="00000000" w:rsidRPr="00000000">
        <w:commentReference w:id="36"/>
      </w:r>
      <w:r w:rsidDel="00000000" w:rsidR="00000000" w:rsidRPr="00000000">
        <w:rPr>
          <w:rFonts w:ascii="Times New Roman" w:cs="Times New Roman" w:eastAsia="Times New Roman" w:hAnsi="Times New Roman"/>
          <w:rtl w:val="0"/>
        </w:rPr>
        <w:t xml:space="preserve"> good effects”. </w:t>
      </w:r>
    </w:p>
    <w:p w:rsidR="00000000" w:rsidDel="00000000" w:rsidP="00000000" w:rsidRDefault="00000000" w:rsidRPr="00000000" w14:paraId="0000002C">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completely different from the </w:t>
      </w:r>
      <w:sdt>
        <w:sdtPr>
          <w:id w:val="1421212252"/>
          <w:tag w:val="goog_rdk_43"/>
        </w:sdtPr>
        <w:sdtContent>
          <w:commentRangeStart w:id="37"/>
        </w:sdtContent>
      </w:sdt>
      <w:r w:rsidDel="00000000" w:rsidR="00000000" w:rsidRPr="00000000">
        <w:rPr>
          <w:rFonts w:ascii="Times New Roman" w:cs="Times New Roman" w:eastAsia="Times New Roman" w:hAnsi="Times New Roman"/>
          <w:rtl w:val="0"/>
        </w:rPr>
        <w:t xml:space="preserve">worldly pursuit of personal desires and happiness through self-satisfaction</w:t>
      </w:r>
      <w:commentRangeEnd w:id="37"/>
      <w:r w:rsidDel="00000000" w:rsidR="00000000" w:rsidRPr="00000000">
        <w:commentReference w:id="37"/>
      </w:r>
      <w:r w:rsidDel="00000000" w:rsidR="00000000" w:rsidRPr="00000000">
        <w:rPr>
          <w:rFonts w:ascii="Times New Roman" w:cs="Times New Roman" w:eastAsia="Times New Roman" w:hAnsi="Times New Roman"/>
          <w:rtl w:val="0"/>
        </w:rPr>
        <w:t xml:space="preserve">. Such </w:t>
      </w:r>
      <w:sdt>
        <w:sdtPr>
          <w:id w:val="496461486"/>
          <w:tag w:val="goog_rdk_44"/>
        </w:sdtPr>
        <w:sdtContent>
          <w:commentRangeStart w:id="38"/>
        </w:sdtContent>
      </w:sdt>
      <w:r w:rsidDel="00000000" w:rsidR="00000000" w:rsidRPr="00000000">
        <w:rPr>
          <w:rFonts w:ascii="Times New Roman" w:cs="Times New Roman" w:eastAsia="Times New Roman" w:hAnsi="Times New Roman"/>
          <w:rtl w:val="0"/>
        </w:rPr>
        <w:t xml:space="preserve">so-called</w:t>
      </w:r>
      <w:commentRangeEnd w:id="38"/>
      <w:r w:rsidDel="00000000" w:rsidR="00000000" w:rsidRPr="00000000">
        <w:commentReference w:id="38"/>
      </w:r>
      <w:r w:rsidDel="00000000" w:rsidR="00000000" w:rsidRPr="00000000">
        <w:rPr>
          <w:rFonts w:ascii="Times New Roman" w:cs="Times New Roman" w:eastAsia="Times New Roman" w:hAnsi="Times New Roman"/>
          <w:rtl w:val="0"/>
        </w:rPr>
        <w:t xml:space="preserve"> “happiness” may be built upon the suffering of others, and may also plant the seeds of future suffering for oneself. </w:t>
      </w:r>
      <w:sdt>
        <w:sdtPr>
          <w:id w:val="1366480267"/>
          <w:tag w:val="goog_rdk_45"/>
        </w:sdtPr>
        <w:sdtContent>
          <w:commentRangeStart w:id="39"/>
        </w:sdtContent>
      </w:sdt>
      <w:r w:rsidDel="00000000" w:rsidR="00000000" w:rsidRPr="00000000">
        <w:rPr>
          <w:rFonts w:ascii="Times New Roman" w:cs="Times New Roman" w:eastAsia="Times New Roman" w:hAnsi="Times New Roman"/>
          <w:rtl w:val="0"/>
        </w:rPr>
        <w:t xml:space="preserve">Hence</w:t>
      </w:r>
      <w:commentRangeEnd w:id="39"/>
      <w:r w:rsidDel="00000000" w:rsidR="00000000" w:rsidRPr="00000000">
        <w:commentReference w:id="39"/>
      </w:r>
      <w:r w:rsidDel="00000000" w:rsidR="00000000" w:rsidRPr="00000000">
        <w:rPr>
          <w:rFonts w:ascii="Times New Roman" w:cs="Times New Roman" w:eastAsia="Times New Roman" w:hAnsi="Times New Roman"/>
          <w:rtl w:val="0"/>
        </w:rPr>
        <w:t xml:space="preserve">, happiness in this life should be guided by happiness in the next life. Only by integrating the two can we view life from a broader perspective and make wise choices. </w:t>
      </w:r>
      <w:sdt>
        <w:sdtPr>
          <w:id w:val="-1817294303"/>
          <w:tag w:val="goog_rdk_46"/>
        </w:sdtPr>
        <w:sdtContent>
          <w:commentRangeStart w:id="40"/>
        </w:sdtContent>
      </w:sdt>
      <w:r w:rsidDel="00000000" w:rsidR="00000000" w:rsidRPr="00000000">
        <w:rPr>
          <w:rFonts w:ascii="Times New Roman" w:cs="Times New Roman" w:eastAsia="Times New Roman" w:hAnsi="Times New Roman"/>
          <w:rtl w:val="0"/>
        </w:rPr>
        <w:t xml:space="preserve">One</w:t>
      </w:r>
      <w:commentRangeEnd w:id="40"/>
      <w:r w:rsidDel="00000000" w:rsidR="00000000" w:rsidRPr="00000000">
        <w:commentReference w:id="40"/>
      </w:r>
      <w:r w:rsidDel="00000000" w:rsidR="00000000" w:rsidRPr="00000000">
        <w:rPr>
          <w:rFonts w:ascii="Times New Roman" w:cs="Times New Roman" w:eastAsia="Times New Roman" w:hAnsi="Times New Roman"/>
          <w:rtl w:val="0"/>
        </w:rPr>
        <w:t xml:space="preserve"> may experience the joy of the Buddha Dharma in the present while creating a brighter future.</w:t>
      </w:r>
    </w:p>
    <w:p w:rsidR="00000000" w:rsidDel="00000000" w:rsidP="00000000" w:rsidRDefault="00000000" w:rsidRPr="00000000" w14:paraId="0000002D">
      <w:pPr>
        <w:ind w:firstLine="420"/>
        <w:rPr/>
      </w:pPr>
      <w:r w:rsidDel="00000000" w:rsidR="00000000" w:rsidRPr="00000000">
        <w:rPr>
          <w:rFonts w:ascii="Times New Roman" w:cs="Times New Roman" w:eastAsia="Times New Roman" w:hAnsi="Times New Roman"/>
          <w:rtl w:val="0"/>
        </w:rPr>
        <w:t xml:space="preserve"> As for the </w:t>
      </w:r>
      <w:sdt>
        <w:sdtPr>
          <w:id w:val="1179081999"/>
          <w:tag w:val="goog_rdk_47"/>
        </w:sdtPr>
        <w:sdtContent>
          <w:commentRangeStart w:id="41"/>
        </w:sdtContent>
      </w:sdt>
      <w:r w:rsidDel="00000000" w:rsidR="00000000" w:rsidRPr="00000000">
        <w:rPr>
          <w:rFonts w:ascii="Times New Roman" w:cs="Times New Roman" w:eastAsia="Times New Roman" w:hAnsi="Times New Roman"/>
          <w:rtl w:val="0"/>
        </w:rPr>
        <w:t xml:space="preserve">transcendental happiness taught in Buddhism</w:t>
      </w:r>
      <w:commentRangeEnd w:id="41"/>
      <w:r w:rsidDel="00000000" w:rsidR="00000000" w:rsidRPr="00000000">
        <w:commentReference w:id="41"/>
      </w:r>
      <w:r w:rsidDel="00000000" w:rsidR="00000000" w:rsidRPr="00000000">
        <w:rPr>
          <w:rFonts w:ascii="Times New Roman" w:cs="Times New Roman" w:eastAsia="Times New Roman" w:hAnsi="Times New Roman"/>
          <w:rtl w:val="0"/>
        </w:rPr>
        <w:t xml:space="preserve">, it is attained through diligently following precepts, practice concentration, and cultivate wisdom. Through adherence to precepts and cultivating meditative concentration, one becomes free from afflictions and realizes the truth. This is the </w:t>
      </w:r>
      <w:sdt>
        <w:sdtPr>
          <w:id w:val="-1122716846"/>
          <w:tag w:val="goog_rdk_48"/>
        </w:sdtPr>
        <w:sdtContent>
          <w:commentRangeStart w:id="42"/>
        </w:sdtContent>
      </w:sdt>
      <w:r w:rsidDel="00000000" w:rsidR="00000000" w:rsidRPr="00000000">
        <w:rPr>
          <w:rFonts w:ascii="Times New Roman" w:cs="Times New Roman" w:eastAsia="Times New Roman" w:hAnsi="Times New Roman"/>
          <w:rtl w:val="0"/>
        </w:rPr>
        <w:t xml:space="preserve">real</w:t>
      </w:r>
      <w:commentRangeEnd w:id="42"/>
      <w:r w:rsidDel="00000000" w:rsidR="00000000" w:rsidRPr="00000000">
        <w:commentReference w:id="42"/>
      </w:r>
      <w:r w:rsidDel="00000000" w:rsidR="00000000" w:rsidRPr="00000000">
        <w:rPr>
          <w:rFonts w:ascii="Times New Roman" w:cs="Times New Roman" w:eastAsia="Times New Roman" w:hAnsi="Times New Roman"/>
          <w:rtl w:val="0"/>
        </w:rPr>
        <w:t xml:space="preserve"> ultimate and complete happiness.</w:t>
      </w:r>
      <w:r w:rsidDel="00000000" w:rsidR="00000000" w:rsidRPr="00000000">
        <w:rPr>
          <w:rtl w:val="0"/>
        </w:rPr>
      </w:r>
    </w:p>
    <w:p w:rsidR="00000000" w:rsidDel="00000000" w:rsidP="00000000" w:rsidRDefault="00000000" w:rsidRPr="00000000" w14:paraId="0000002E">
      <w:pPr>
        <w:ind w:firstLine="420"/>
        <w:rPr/>
      </w:pPr>
      <w:r w:rsidDel="00000000" w:rsidR="00000000" w:rsidRPr="00000000">
        <w:rPr>
          <w:rtl w:val="0"/>
        </w:rPr>
      </w:r>
    </w:p>
    <w:p w:rsidR="00000000" w:rsidDel="00000000" w:rsidP="00000000" w:rsidRDefault="00000000" w:rsidRPr="00000000" w14:paraId="0000002F">
      <w:pPr>
        <w:ind w:firstLine="420"/>
        <w:rPr/>
      </w:pPr>
      <w:r w:rsidDel="00000000" w:rsidR="00000000" w:rsidRPr="00000000">
        <w:rPr>
          <w:rtl w:val="0"/>
        </w:rPr>
        <w:t xml:space="preserve">问：如果说人生佛教定位于现实人生，固然会得到更多认同，但是否会和佛教的出世精神相违背？或者说，在大力弘扬人生佛教的今天，传统的宗派佛教多少显得有些过时？</w:t>
      </w:r>
    </w:p>
    <w:p w:rsidR="00000000" w:rsidDel="00000000" w:rsidP="00000000" w:rsidRDefault="00000000" w:rsidRPr="00000000" w14:paraId="00000030">
      <w:pPr>
        <w:ind w:firstLine="420"/>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If Humanistic Buddhism is centred on people’s real life, it certainly gain greater acceptance. But does this contradict the transcendental spirit of Buddhism? Or in other words, </w:t>
      </w:r>
      <w:sdt>
        <w:sdtPr>
          <w:id w:val="2119937966"/>
          <w:tag w:val="goog_rdk_49"/>
        </w:sdtPr>
        <w:sdtContent>
          <w:commentRangeStart w:id="43"/>
        </w:sdtContent>
      </w:sdt>
      <w:r w:rsidDel="00000000" w:rsidR="00000000" w:rsidRPr="00000000">
        <w:rPr>
          <w:rFonts w:ascii="Times New Roman" w:cs="Times New Roman" w:eastAsia="Times New Roman" w:hAnsi="Times New Roman"/>
          <w:rtl w:val="0"/>
        </w:rPr>
        <w:t xml:space="preserve">in today's strong promotion of Humanistic Buddhism</w:t>
      </w:r>
      <w:commentRangeEnd w:id="43"/>
      <w:r w:rsidDel="00000000" w:rsidR="00000000" w:rsidRPr="00000000">
        <w:commentReference w:id="43"/>
      </w:r>
      <w:r w:rsidDel="00000000" w:rsidR="00000000" w:rsidRPr="00000000">
        <w:rPr>
          <w:rFonts w:ascii="Times New Roman" w:cs="Times New Roman" w:eastAsia="Times New Roman" w:hAnsi="Times New Roman"/>
          <w:rtl w:val="0"/>
        </w:rPr>
        <w:t xml:space="preserve">, do the traditional Buddhist sects appear somewhat </w:t>
      </w:r>
      <w:sdt>
        <w:sdtPr>
          <w:id w:val="1218576997"/>
          <w:tag w:val="goog_rdk_50"/>
        </w:sdtPr>
        <w:sdtContent>
          <w:commentRangeStart w:id="44"/>
        </w:sdtContent>
      </w:sdt>
      <w:r w:rsidDel="00000000" w:rsidR="00000000" w:rsidRPr="00000000">
        <w:rPr>
          <w:rFonts w:ascii="Times New Roman" w:cs="Times New Roman" w:eastAsia="Times New Roman" w:hAnsi="Times New Roman"/>
          <w:rtl w:val="0"/>
        </w:rPr>
        <w:t xml:space="preserve">outdated</w:t>
      </w:r>
      <w:commentRangeEnd w:id="44"/>
      <w:r w:rsidDel="00000000" w:rsidR="00000000" w:rsidRPr="00000000">
        <w:commentReference w:id="44"/>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1">
      <w:pPr>
        <w:ind w:firstLine="420"/>
        <w:rPr/>
      </w:pPr>
      <w:r w:rsidDel="00000000" w:rsidR="00000000" w:rsidRPr="00000000">
        <w:rPr>
          <w:rtl w:val="0"/>
        </w:rPr>
      </w:r>
    </w:p>
    <w:p w:rsidR="00000000" w:rsidDel="00000000" w:rsidP="00000000" w:rsidRDefault="00000000" w:rsidRPr="00000000" w14:paraId="00000032">
      <w:pPr>
        <w:ind w:firstLine="420"/>
        <w:rPr/>
      </w:pPr>
      <w:r w:rsidDel="00000000" w:rsidR="00000000" w:rsidRPr="00000000">
        <w:rPr>
          <w:rtl w:val="0"/>
        </w:rPr>
        <w:t xml:space="preserve">答：人生佛教虽定位于现实人生，但和常人的理解还是有出入的。入世只是其中一个层面，它的内涵远不止于此。太虚大师有首偈说得非常好：“仰止唯佛陀，完成在人格。人成即佛成，是名真现实。”这首偈包含了三层内容。首先，人生佛教以解决现实人生的问题为依归；其次，说明了做人与成佛的关系，我们应该以佛陀为榜样，断除贪嗔痴，完善生命品质；第三，佛是由人修成的，所以人生佛教涵盖了由人到佛的整个修行过程。从中可以看出，人生佛教的内涵非常丰富。</w:t>
      </w:r>
    </w:p>
    <w:p w:rsidR="00000000" w:rsidDel="00000000" w:rsidP="00000000" w:rsidRDefault="00000000" w:rsidRPr="00000000" w14:paraId="00000033">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Although Humanistic Buddhism is centred on people’s real life, </w:t>
      </w:r>
      <w:sdt>
        <w:sdtPr>
          <w:id w:val="1998019790"/>
          <w:tag w:val="goog_rdk_51"/>
        </w:sdtPr>
        <w:sdtContent>
          <w:commentRangeStart w:id="45"/>
        </w:sdtContent>
      </w:sdt>
      <w:r w:rsidDel="00000000" w:rsidR="00000000" w:rsidRPr="00000000">
        <w:rPr>
          <w:rFonts w:ascii="Times New Roman" w:cs="Times New Roman" w:eastAsia="Times New Roman" w:hAnsi="Times New Roman"/>
          <w:rtl w:val="0"/>
        </w:rPr>
        <w:t xml:space="preserve">it still differs from the common public understanding</w:t>
      </w:r>
      <w:commentRangeEnd w:id="45"/>
      <w:r w:rsidDel="00000000" w:rsidR="00000000" w:rsidRPr="00000000">
        <w:commentReference w:id="45"/>
      </w:r>
      <w:r w:rsidDel="00000000" w:rsidR="00000000" w:rsidRPr="00000000">
        <w:rPr>
          <w:rFonts w:ascii="Times New Roman" w:cs="Times New Roman" w:eastAsia="Times New Roman" w:hAnsi="Times New Roman"/>
          <w:rtl w:val="0"/>
        </w:rPr>
        <w:t xml:space="preserve">. Its </w:t>
      </w:r>
      <w:sdt>
        <w:sdtPr>
          <w:id w:val="-46829527"/>
          <w:tag w:val="goog_rdk_52"/>
        </w:sdtPr>
        <w:sdtContent>
          <w:commentRangeStart w:id="46"/>
        </w:sdtContent>
      </w:sdt>
      <w:r w:rsidDel="00000000" w:rsidR="00000000" w:rsidRPr="00000000">
        <w:rPr>
          <w:rFonts w:ascii="Times New Roman" w:cs="Times New Roman" w:eastAsia="Times New Roman" w:hAnsi="Times New Roman"/>
          <w:rtl w:val="0"/>
        </w:rPr>
        <w:t xml:space="preserve">engagement</w:t>
      </w:r>
      <w:commentRangeEnd w:id="46"/>
      <w:r w:rsidDel="00000000" w:rsidR="00000000" w:rsidRPr="00000000">
        <w:commentReference w:id="46"/>
      </w:r>
      <w:r w:rsidDel="00000000" w:rsidR="00000000" w:rsidRPr="00000000">
        <w:rPr>
          <w:rFonts w:ascii="Times New Roman" w:cs="Times New Roman" w:eastAsia="Times New Roman" w:hAnsi="Times New Roman"/>
          <w:rtl w:val="0"/>
        </w:rPr>
        <w:t xml:space="preserve"> with the worldly realm is only one aspect of it, its meaning goes far beyond that. Master Taixu once expressed this very well in a verse, “Pay reverence only to the Buddha, for he embodies the perfection of character. By perfecting our own humanity, we attain Buddhahood—this is the true reality.” This verse contains three layers of meaning.</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First</w:t>
      </w:r>
      <w:sdt>
        <w:sdtPr>
          <w:id w:val="1860633080"/>
          <w:tag w:val="goog_rdk_53"/>
        </w:sdtPr>
        <w:sdtContent>
          <w:commentRangeStart w:id="47"/>
        </w:sdtContent>
      </w:sdt>
      <w:r w:rsidDel="00000000" w:rsidR="00000000" w:rsidRPr="00000000">
        <w:rPr>
          <w:rFonts w:ascii="Times New Roman" w:cs="Times New Roman" w:eastAsia="Times New Roman" w:hAnsi="Times New Roman"/>
          <w:rtl w:val="0"/>
        </w:rPr>
        <w:t xml:space="preserve">ly</w:t>
      </w:r>
      <w:commentRangeEnd w:id="47"/>
      <w:r w:rsidDel="00000000" w:rsidR="00000000" w:rsidRPr="00000000">
        <w:commentReference w:id="47"/>
      </w:r>
      <w:r w:rsidDel="00000000" w:rsidR="00000000" w:rsidRPr="00000000">
        <w:rPr>
          <w:rFonts w:ascii="Times New Roman" w:cs="Times New Roman" w:eastAsia="Times New Roman" w:hAnsi="Times New Roman"/>
          <w:rtl w:val="0"/>
        </w:rPr>
        <w:t xml:space="preserve">, Humanistic Buddhism is rooted in solving the real life problems. Second, it explains the relationship between being a good person and attaining Buddhahood. We should take the Buddha as our example, eliminate greed, hatred and ignorance, and refine the quality of our lives. Third, the Buddha attained </w:t>
      </w:r>
      <w:sdt>
        <w:sdtPr>
          <w:id w:val="-2107611014"/>
          <w:tag w:val="goog_rdk_54"/>
        </w:sdtPr>
        <w:sdtContent>
          <w:commentRangeStart w:id="48"/>
        </w:sdtContent>
      </w:sdt>
      <w:r w:rsidDel="00000000" w:rsidR="00000000" w:rsidRPr="00000000">
        <w:rPr>
          <w:rFonts w:ascii="Times New Roman" w:cs="Times New Roman" w:eastAsia="Times New Roman" w:hAnsi="Times New Roman"/>
          <w:rtl w:val="0"/>
        </w:rPr>
        <w:t xml:space="preserve">Buddhahood</w:t>
      </w:r>
      <w:commentRangeEnd w:id="48"/>
      <w:r w:rsidDel="00000000" w:rsidR="00000000" w:rsidRPr="00000000">
        <w:commentReference w:id="48"/>
      </w:r>
      <w:r w:rsidDel="00000000" w:rsidR="00000000" w:rsidRPr="00000000">
        <w:rPr>
          <w:rFonts w:ascii="Times New Roman" w:cs="Times New Roman" w:eastAsia="Times New Roman" w:hAnsi="Times New Roman"/>
          <w:rtl w:val="0"/>
        </w:rPr>
        <w:t xml:space="preserve"> as a human. Therefore, Humanistic Buddhism </w:t>
      </w:r>
      <w:sdt>
        <w:sdtPr>
          <w:id w:val="2015406642"/>
          <w:tag w:val="goog_rdk_55"/>
        </w:sdtPr>
        <w:sdtContent>
          <w:commentRangeStart w:id="49"/>
        </w:sdtContent>
      </w:sdt>
      <w:r w:rsidDel="00000000" w:rsidR="00000000" w:rsidRPr="00000000">
        <w:rPr>
          <w:rFonts w:ascii="Times New Roman" w:cs="Times New Roman" w:eastAsia="Times New Roman" w:hAnsi="Times New Roman"/>
          <w:rtl w:val="0"/>
        </w:rPr>
        <w:t xml:space="preserve">encompasses </w:t>
      </w:r>
      <w:commentRangeEnd w:id="49"/>
      <w:r w:rsidDel="00000000" w:rsidR="00000000" w:rsidRPr="00000000">
        <w:commentReference w:id="49"/>
      </w:r>
      <w:r w:rsidDel="00000000" w:rsidR="00000000" w:rsidRPr="00000000">
        <w:rPr>
          <w:rFonts w:ascii="Times New Roman" w:cs="Times New Roman" w:eastAsia="Times New Roman" w:hAnsi="Times New Roman"/>
          <w:rtl w:val="0"/>
        </w:rPr>
        <w:t xml:space="preserve">the entire path of cultivation</w:t>
      </w:r>
      <w:sdt>
        <w:sdtPr>
          <w:id w:val="626647482"/>
          <w:tag w:val="goog_rdk_56"/>
        </w:sdtPr>
        <w:sdtContent>
          <w:commentRangeStart w:id="50"/>
        </w:sdtContent>
      </w:sdt>
      <w:r w:rsidDel="00000000" w:rsidR="00000000" w:rsidRPr="00000000">
        <w:rPr>
          <w:rFonts w:ascii="Times New Roman" w:cs="Times New Roman" w:eastAsia="Times New Roman" w:hAnsi="Times New Roman"/>
          <w:rtl w:val="0"/>
        </w:rPr>
        <w:t xml:space="preserve"> from human to Buddha</w:t>
      </w:r>
      <w:commentRangeEnd w:id="50"/>
      <w:r w:rsidDel="00000000" w:rsidR="00000000" w:rsidRPr="00000000">
        <w:commentReference w:id="50"/>
      </w:r>
      <w:r w:rsidDel="00000000" w:rsidR="00000000" w:rsidRPr="00000000">
        <w:rPr>
          <w:rFonts w:ascii="Times New Roman" w:cs="Times New Roman" w:eastAsia="Times New Roman" w:hAnsi="Times New Roman"/>
          <w:rtl w:val="0"/>
        </w:rPr>
        <w:t xml:space="preserve">. From this, we can see that Humanistic Buddhism has a very rich meaning.</w:t>
      </w:r>
    </w:p>
    <w:p w:rsidR="00000000" w:rsidDel="00000000" w:rsidP="00000000" w:rsidRDefault="00000000" w:rsidRPr="00000000" w14:paraId="00000034">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firstLine="420"/>
        <w:rPr/>
      </w:pPr>
      <w:r w:rsidDel="00000000" w:rsidR="00000000" w:rsidRPr="00000000">
        <w:rPr>
          <w:rtl w:val="0"/>
        </w:rPr>
        <w:t xml:space="preserve">需要注意的是，不能将此等同于人乘佛教，不能仅仅停留在现实人生，还要进一步发起出离心。只有具备这一前提，我们才能走上真正的修行道路。更重要的，则是具备佛法正见，这也是八正道之首。在传统宗派佛教中，依三界唯心、万法唯识建立的唯识正见，依缘起性空建立的中观正见，对修行具有重要的指导作用。这些见地同样适用于人生佛教，此外还包括戒定慧、闻思修、信解行证等理路，都是人生佛教所倡导的。并不是说，人生佛教建立了另一套不同于宗派佛教的见地和修行。</w:t>
      </w:r>
    </w:p>
    <w:p w:rsidR="00000000" w:rsidDel="00000000" w:rsidP="00000000" w:rsidRDefault="00000000" w:rsidRPr="00000000" w14:paraId="00000036">
      <w:pPr>
        <w:ind w:firstLine="420"/>
        <w:rPr/>
      </w:pPr>
      <w:r w:rsidDel="00000000" w:rsidR="00000000" w:rsidRPr="00000000">
        <w:rPr>
          <w:rtl w:val="0"/>
        </w:rPr>
        <w:t xml:space="preserve">如果说两者有什么区别的话，只是在于它针对佛教发展中存在的误区现象，特别提出要重视现实人生，并在形式上采取更为契机的方式。除此以外，实在无法将人生佛教与传统佛教对立起来。</w:t>
      </w:r>
    </w:p>
    <w:p w:rsidR="00000000" w:rsidDel="00000000" w:rsidP="00000000" w:rsidRDefault="00000000" w:rsidRPr="00000000" w14:paraId="00000037">
      <w:pPr>
        <w:ind w:firstLine="420"/>
        <w:rPr>
          <w:rFonts w:ascii="Times New Roman" w:cs="Times New Roman" w:eastAsia="Times New Roman" w:hAnsi="Times New Roman"/>
        </w:rPr>
      </w:pPr>
      <w:sdt>
        <w:sdtPr>
          <w:id w:val="935786616"/>
          <w:tag w:val="goog_rdk_57"/>
        </w:sdtPr>
        <w:sdtContent>
          <w:commentRangeStart w:id="51"/>
        </w:sdtContent>
      </w:sdt>
      <w:r w:rsidDel="00000000" w:rsidR="00000000" w:rsidRPr="00000000">
        <w:rPr>
          <w:rFonts w:ascii="Times New Roman" w:cs="Times New Roman" w:eastAsia="Times New Roman" w:hAnsi="Times New Roman"/>
          <w:rtl w:val="0"/>
        </w:rPr>
        <w:t xml:space="preserve">What should be noted is that this should not be equated</w:t>
      </w:r>
      <w:commentRangeEnd w:id="51"/>
      <w:r w:rsidDel="00000000" w:rsidR="00000000" w:rsidRPr="00000000">
        <w:commentReference w:id="51"/>
      </w:r>
      <w:r w:rsidDel="00000000" w:rsidR="00000000" w:rsidRPr="00000000">
        <w:rPr>
          <w:rFonts w:ascii="Times New Roman" w:cs="Times New Roman" w:eastAsia="Times New Roman" w:hAnsi="Times New Roman"/>
          <w:rtl w:val="0"/>
        </w:rPr>
        <w:t xml:space="preserve"> with Humanistic Buddhism, nor should it remain limited to present life alone. One must further develop the mind of renunciation. Only with this foundation, we can truly embark on the path of spiritual practice. More importantly, </w:t>
      </w:r>
      <w:sdt>
        <w:sdtPr>
          <w:id w:val="-400271411"/>
          <w:tag w:val="goog_rdk_58"/>
        </w:sdtPr>
        <w:sdtContent>
          <w:commentRangeStart w:id="52"/>
        </w:sdtContent>
      </w:sdt>
      <w:r w:rsidDel="00000000" w:rsidR="00000000" w:rsidRPr="00000000">
        <w:rPr>
          <w:rFonts w:ascii="Times New Roman" w:cs="Times New Roman" w:eastAsia="Times New Roman" w:hAnsi="Times New Roman"/>
          <w:rtl w:val="0"/>
        </w:rPr>
        <w:t xml:space="preserve">one </w:t>
      </w:r>
      <w:commentRangeEnd w:id="52"/>
      <w:r w:rsidDel="00000000" w:rsidR="00000000" w:rsidRPr="00000000">
        <w:commentReference w:id="52"/>
      </w:r>
      <w:r w:rsidDel="00000000" w:rsidR="00000000" w:rsidRPr="00000000">
        <w:rPr>
          <w:rFonts w:ascii="Times New Roman" w:cs="Times New Roman" w:eastAsia="Times New Roman" w:hAnsi="Times New Roman"/>
          <w:rtl w:val="0"/>
        </w:rPr>
        <w:t xml:space="preserve">must acquire the right view of Buddhism, which stands at the </w:t>
      </w:r>
      <w:sdt>
        <w:sdtPr>
          <w:id w:val="-446210970"/>
          <w:tag w:val="goog_rdk_59"/>
        </w:sdtPr>
        <w:sdtContent>
          <w:commentRangeStart w:id="53"/>
        </w:sdtContent>
      </w:sdt>
      <w:r w:rsidDel="00000000" w:rsidR="00000000" w:rsidRPr="00000000">
        <w:rPr>
          <w:rFonts w:ascii="Times New Roman" w:cs="Times New Roman" w:eastAsia="Times New Roman" w:hAnsi="Times New Roman"/>
          <w:rtl w:val="0"/>
        </w:rPr>
        <w:t xml:space="preserve">head</w:t>
      </w:r>
      <w:commentRangeEnd w:id="53"/>
      <w:r w:rsidDel="00000000" w:rsidR="00000000" w:rsidRPr="00000000">
        <w:commentReference w:id="53"/>
      </w:r>
      <w:r w:rsidDel="00000000" w:rsidR="00000000" w:rsidRPr="00000000">
        <w:rPr>
          <w:rFonts w:ascii="Times New Roman" w:cs="Times New Roman" w:eastAsia="Times New Roman" w:hAnsi="Times New Roman"/>
          <w:rtl w:val="0"/>
        </w:rPr>
        <w:t xml:space="preserve"> of the Noble Eightfold Path. </w:t>
      </w:r>
    </w:p>
    <w:p w:rsidR="00000000" w:rsidDel="00000000" w:rsidP="00000000" w:rsidRDefault="00000000" w:rsidRPr="00000000" w14:paraId="00000038">
      <w:pPr>
        <w:ind w:firstLine="420"/>
        <w:rPr>
          <w:rFonts w:ascii="Times New Roman" w:cs="Times New Roman" w:eastAsia="Times New Roman" w:hAnsi="Times New Roman"/>
          <w:highlight w:val="white"/>
        </w:rPr>
      </w:pPr>
      <w:sdt>
        <w:sdtPr>
          <w:id w:val="-347713957"/>
          <w:tag w:val="goog_rdk_60"/>
        </w:sdtPr>
        <w:sdtContent>
          <w:commentRangeStart w:id="54"/>
        </w:sdtContent>
      </w:sdt>
      <w:r w:rsidDel="00000000" w:rsidR="00000000" w:rsidRPr="00000000">
        <w:rPr>
          <w:rFonts w:ascii="Times New Roman" w:cs="Times New Roman" w:eastAsia="Times New Roman" w:hAnsi="Times New Roman"/>
          <w:rtl w:val="0"/>
        </w:rPr>
        <w:t xml:space="preserve">Within traditional Buddhist sects, the right Yogacara view based 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understanding that three realms are only in the mind and the myriad dharmas are only in the consciousness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as well as the right madhyamaka view based on the “</w:t>
      </w:r>
      <w:r w:rsidDel="00000000" w:rsidR="00000000" w:rsidRPr="00000000">
        <w:rPr>
          <w:rFonts w:ascii="Times New Roman" w:cs="Times New Roman" w:eastAsia="Times New Roman" w:hAnsi="Times New Roman"/>
          <w:highlight w:val="white"/>
          <w:rtl w:val="0"/>
        </w:rPr>
        <w:t xml:space="preserve">Dependently Originated and Empty Nature”, have important guiding roles in spiritual practice</w:t>
      </w:r>
      <w:commentRangeEnd w:id="54"/>
      <w:r w:rsidDel="00000000" w:rsidR="00000000" w:rsidRPr="00000000">
        <w:commentReference w:id="54"/>
      </w:r>
      <w:r w:rsidDel="00000000" w:rsidR="00000000" w:rsidRPr="00000000">
        <w:rPr>
          <w:rFonts w:ascii="Times New Roman" w:cs="Times New Roman" w:eastAsia="Times New Roman" w:hAnsi="Times New Roman"/>
          <w:highlight w:val="white"/>
          <w:rtl w:val="0"/>
        </w:rPr>
        <w:t xml:space="preserve">. These insights also apply to Humanistic Buddhism. Besides, Humanistic Buddhism also </w:t>
      </w:r>
      <w:sdt>
        <w:sdtPr>
          <w:id w:val="-2108696825"/>
          <w:tag w:val="goog_rdk_61"/>
        </w:sdtPr>
        <w:sdtContent>
          <w:commentRangeStart w:id="55"/>
        </w:sdtContent>
      </w:sdt>
      <w:r w:rsidDel="00000000" w:rsidR="00000000" w:rsidRPr="00000000">
        <w:rPr>
          <w:rFonts w:ascii="Times New Roman" w:cs="Times New Roman" w:eastAsia="Times New Roman" w:hAnsi="Times New Roman"/>
          <w:highlight w:val="white"/>
          <w:rtl w:val="0"/>
        </w:rPr>
        <w:t xml:space="preserve">urges adherence to </w:t>
      </w:r>
      <w:commentRangeEnd w:id="55"/>
      <w:r w:rsidDel="00000000" w:rsidR="00000000" w:rsidRPr="00000000">
        <w:commentReference w:id="55"/>
      </w:r>
      <w:r w:rsidDel="00000000" w:rsidR="00000000" w:rsidRPr="00000000">
        <w:rPr>
          <w:rFonts w:ascii="Times New Roman" w:cs="Times New Roman" w:eastAsia="Times New Roman" w:hAnsi="Times New Roman"/>
          <w:highlight w:val="white"/>
          <w:rtl w:val="0"/>
        </w:rPr>
        <w:t xml:space="preserve">the </w:t>
      </w:r>
      <w:sdt>
        <w:sdtPr>
          <w:id w:val="235895223"/>
          <w:tag w:val="goog_rdk_62"/>
        </w:sdtPr>
        <w:sdtContent>
          <w:commentRangeStart w:id="56"/>
        </w:sdtContent>
      </w:sdt>
      <w:r w:rsidDel="00000000" w:rsidR="00000000" w:rsidRPr="00000000">
        <w:rPr>
          <w:rFonts w:ascii="Times New Roman" w:cs="Times New Roman" w:eastAsia="Times New Roman" w:hAnsi="Times New Roman"/>
          <w:highlight w:val="white"/>
          <w:rtl w:val="0"/>
        </w:rPr>
        <w:t xml:space="preserve">path of cultivating precepts, concentration and wisdom, the approach of listening, contemplating and practicing, and believing, understanding, practicing, and realizing</w:t>
      </w:r>
      <w:commentRangeEnd w:id="56"/>
      <w:r w:rsidDel="00000000" w:rsidR="00000000" w:rsidRPr="00000000">
        <w:commentReference w:id="56"/>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color w:val="ff0000"/>
          <w:highlight w:val="white"/>
          <w:rtl w:val="0"/>
        </w:rPr>
        <w:t xml:space="preserve"> </w:t>
      </w:r>
      <w:r w:rsidDel="00000000" w:rsidR="00000000" w:rsidRPr="00000000">
        <w:rPr>
          <w:rFonts w:ascii="Times New Roman" w:cs="Times New Roman" w:eastAsia="Times New Roman" w:hAnsi="Times New Roman"/>
          <w:highlight w:val="white"/>
          <w:rtl w:val="0"/>
        </w:rPr>
        <w:t xml:space="preserve">It’s not saying that Humanistic Buddhism establishes a set of viewpoints and practices that differ from other Buddhism sects.</w:t>
      </w:r>
    </w:p>
    <w:p w:rsidR="00000000" w:rsidDel="00000000" w:rsidP="00000000" w:rsidRDefault="00000000" w:rsidRPr="00000000" w14:paraId="00000039">
      <w:pPr>
        <w:ind w:firstLine="420"/>
        <w:rPr>
          <w:rFonts w:ascii="Times New Roman" w:cs="Times New Roman" w:eastAsia="Times New Roman" w:hAnsi="Times New Roman"/>
          <w:highlight w:val="white"/>
        </w:rPr>
      </w:pPr>
      <w:sdt>
        <w:sdtPr>
          <w:id w:val="-954395004"/>
          <w:tag w:val="goog_rdk_63"/>
        </w:sdtPr>
        <w:sdtContent>
          <w:commentRangeStart w:id="57"/>
        </w:sdtContent>
      </w:sdt>
      <w:r w:rsidDel="00000000" w:rsidR="00000000" w:rsidRPr="00000000">
        <w:rPr>
          <w:rFonts w:ascii="Times New Roman" w:cs="Times New Roman" w:eastAsia="Times New Roman" w:hAnsi="Times New Roman"/>
          <w:highlight w:val="white"/>
          <w:rtl w:val="0"/>
        </w:rPr>
        <w:t xml:space="preserve">The only difference is that Humanistic Buddhism focuses on the misconceptions and phenomenon in the development of Buddhism, especially emphasizing real life and adopting forms that better consider the mentality of the audience</w:t>
      </w:r>
      <w:commentRangeEnd w:id="57"/>
      <w:r w:rsidDel="00000000" w:rsidR="00000000" w:rsidRPr="00000000">
        <w:commentReference w:id="57"/>
      </w:r>
      <w:r w:rsidDel="00000000" w:rsidR="00000000" w:rsidRPr="00000000">
        <w:rPr>
          <w:rFonts w:ascii="Times New Roman" w:cs="Times New Roman" w:eastAsia="Times New Roman" w:hAnsi="Times New Roman"/>
          <w:highlight w:val="white"/>
          <w:rtl w:val="0"/>
        </w:rPr>
        <w:t xml:space="preserve">. </w:t>
      </w:r>
      <w:sdt>
        <w:sdtPr>
          <w:id w:val="1684207995"/>
          <w:tag w:val="goog_rdk_64"/>
        </w:sdtPr>
        <w:sdtContent>
          <w:commentRangeStart w:id="58"/>
        </w:sdtContent>
      </w:sdt>
      <w:r w:rsidDel="00000000" w:rsidR="00000000" w:rsidRPr="00000000">
        <w:rPr>
          <w:rFonts w:ascii="Times New Roman" w:cs="Times New Roman" w:eastAsia="Times New Roman" w:hAnsi="Times New Roman"/>
          <w:highlight w:val="white"/>
          <w:rtl w:val="0"/>
        </w:rPr>
        <w:t xml:space="preserve">Besides that, it is impossible to oppose Humanistic Buddhism to traditional Buddhism.</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3A">
      <w:pPr>
        <w:ind w:firstLine="4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ind w:firstLine="420"/>
        <w:rPr/>
      </w:pPr>
      <w:r w:rsidDel="00000000" w:rsidR="00000000" w:rsidRPr="00000000">
        <w:rPr>
          <w:rtl w:val="0"/>
        </w:rPr>
        <w:t xml:space="preserve">问：从有关资料来看，人生佛教在台湾地区相当普及。法师曾多次前往台湾参访并交流，您认为他们的成功经验和不足之处分别是什么？对大陆教界有什么借鉴作用？</w:t>
      </w:r>
    </w:p>
    <w:p w:rsidR="00000000" w:rsidDel="00000000" w:rsidP="00000000" w:rsidRDefault="00000000" w:rsidRPr="00000000" w14:paraId="0000003C">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According to relevant sources, Humanistic Buddhism is quite widespread in the Taiwan region. You have visited Taiwan many times for exchange. In your view, what are their successful experiences and shortcomings? And what lessons can the Buddhist community in mainland China learn from them?</w:t>
      </w:r>
    </w:p>
    <w:p w:rsidR="00000000" w:rsidDel="00000000" w:rsidP="00000000" w:rsidRDefault="00000000" w:rsidRPr="00000000" w14:paraId="0000003D">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420"/>
        <w:rPr/>
      </w:pPr>
      <w:r w:rsidDel="00000000" w:rsidR="00000000" w:rsidRPr="00000000">
        <w:rPr>
          <w:rtl w:val="0"/>
        </w:rPr>
        <w:t xml:space="preserve">答：自太虚大师提出人生佛教的理念以来，两岸三地的佛子们都做出了努力。其中，尤以台湾地区的成就较为突出。他们从文教到慈善、环保等，以人们喜闻乐见的弘法方式，使佛法深入到千家万户。我曾四次参加台湾佛教界的学术活动，并参观了众多的道场和佛教机构，如证严法师的慈济功德会、圣严法师的中华佛学研究所、佛光山的佛光卫视等，的确是大开眼界，深受启发。</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Ever since Master Taixu proposed the concept of Humanistic Buddhism, Buddhists across mainland China, Hong Kong, Macau and Taiwan have all made great efforts toward its development. Among them, Taiwan has achieved </w:t>
      </w:r>
      <w:sdt>
        <w:sdtPr>
          <w:id w:val="795469288"/>
          <w:tag w:val="goog_rdk_65"/>
        </w:sdtPr>
        <w:sdtContent>
          <w:commentRangeStart w:id="59"/>
        </w:sdtContent>
      </w:sdt>
      <w:r w:rsidDel="00000000" w:rsidR="00000000" w:rsidRPr="00000000">
        <w:rPr>
          <w:rFonts w:ascii="Times New Roman" w:cs="Times New Roman" w:eastAsia="Times New Roman" w:hAnsi="Times New Roman"/>
          <w:rtl w:val="0"/>
        </w:rPr>
        <w:t xml:space="preserve">particularly </w:t>
      </w:r>
      <w:commentRangeEnd w:id="59"/>
      <w:r w:rsidDel="00000000" w:rsidR="00000000" w:rsidRPr="00000000">
        <w:commentReference w:id="59"/>
      </w:r>
      <w:r w:rsidDel="00000000" w:rsidR="00000000" w:rsidRPr="00000000">
        <w:rPr>
          <w:rFonts w:ascii="Times New Roman" w:cs="Times New Roman" w:eastAsia="Times New Roman" w:hAnsi="Times New Roman"/>
          <w:rtl w:val="0"/>
        </w:rPr>
        <w:t xml:space="preserve">remarkable results. Through education, charity, environment protection, and other activities, they have spread Buddhism in ways </w:t>
      </w:r>
      <w:sdt>
        <w:sdtPr>
          <w:id w:val="1839285186"/>
          <w:tag w:val="goog_rdk_66"/>
        </w:sdtPr>
        <w:sdtContent>
          <w:commentRangeStart w:id="60"/>
        </w:sdtContent>
      </w:sdt>
      <w:r w:rsidDel="00000000" w:rsidR="00000000" w:rsidRPr="00000000">
        <w:rPr>
          <w:rFonts w:ascii="Times New Roman" w:cs="Times New Roman" w:eastAsia="Times New Roman" w:hAnsi="Times New Roman"/>
          <w:rtl w:val="0"/>
        </w:rPr>
        <w:t xml:space="preserve">welcomed</w:t>
      </w:r>
      <w:commentRangeEnd w:id="60"/>
      <w:r w:rsidDel="00000000" w:rsidR="00000000" w:rsidRPr="00000000">
        <w:commentReference w:id="60"/>
      </w:r>
      <w:r w:rsidDel="00000000" w:rsidR="00000000" w:rsidRPr="00000000">
        <w:rPr>
          <w:rFonts w:ascii="Times New Roman" w:cs="Times New Roman" w:eastAsia="Times New Roman" w:hAnsi="Times New Roman"/>
          <w:rtl w:val="0"/>
        </w:rPr>
        <w:t xml:space="preserve"> by the public, allowing Buddha Dharma to enter countless </w:t>
      </w:r>
      <w:sdt>
        <w:sdtPr>
          <w:id w:val="1349860529"/>
          <w:tag w:val="goog_rdk_67"/>
        </w:sdtPr>
        <w:sdtContent>
          <w:commentRangeStart w:id="61"/>
        </w:sdtContent>
      </w:sdt>
      <w:r w:rsidDel="00000000" w:rsidR="00000000" w:rsidRPr="00000000">
        <w:rPr>
          <w:rFonts w:ascii="Times New Roman" w:cs="Times New Roman" w:eastAsia="Times New Roman" w:hAnsi="Times New Roman"/>
          <w:rtl w:val="0"/>
        </w:rPr>
        <w:t xml:space="preserve">households</w:t>
      </w:r>
      <w:commentRangeEnd w:id="61"/>
      <w:r w:rsidDel="00000000" w:rsidR="00000000" w:rsidRPr="00000000">
        <w:commentReference w:id="6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participated in academic activities organized by the Taiwanese Buddhist community on four occasions, </w:t>
      </w:r>
      <w:sdt>
        <w:sdtPr>
          <w:id w:val="1154656435"/>
          <w:tag w:val="goog_rdk_68"/>
        </w:sdtPr>
        <w:sdtContent>
          <w:commentRangeStart w:id="62"/>
        </w:sdtContent>
      </w:sdt>
      <w:r w:rsidDel="00000000" w:rsidR="00000000" w:rsidRPr="00000000">
        <w:rPr>
          <w:rFonts w:ascii="Times New Roman" w:cs="Times New Roman" w:eastAsia="Times New Roman" w:hAnsi="Times New Roman"/>
          <w:rtl w:val="0"/>
        </w:rPr>
        <w:t xml:space="preserve">and have visited</w:t>
      </w:r>
      <w:commentRangeEnd w:id="62"/>
      <w:r w:rsidDel="00000000" w:rsidR="00000000" w:rsidRPr="00000000">
        <w:commentReference w:id="62"/>
      </w:r>
      <w:r w:rsidDel="00000000" w:rsidR="00000000" w:rsidRPr="00000000">
        <w:rPr>
          <w:rFonts w:ascii="Times New Roman" w:cs="Times New Roman" w:eastAsia="Times New Roman" w:hAnsi="Times New Roman"/>
          <w:rtl w:val="0"/>
        </w:rPr>
        <w:t xml:space="preserve"> many temples and Buddhist organisations, such as Master Cheng Yen’s Tzu Chi Foundation, Master Sheng Yan’s Chung-Hwa Institute of Buddhist Studies, Fo Guang Shan’s Beautiful Life Television and so on. These experiences truly broadened my horizons and deeply inspired me.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420"/>
        <w:rPr/>
      </w:pPr>
      <w:r w:rsidDel="00000000" w:rsidR="00000000" w:rsidRPr="00000000">
        <w:rPr>
          <w:rtl w:val="0"/>
        </w:rPr>
        <w:t xml:space="preserve">大陆自恢复宗教政策以来，也有许多道场开始致力于弘法、教育、慈善等事业，发扬大乘积极入世的精神，力图改变佛教在人们心目中的消极形象。这是一个可喜的现象。但我们也应认识到，一味强调入世，也会对佛教的健康发展带来一定负面影响。在台湾参访期间，我曾在圆光佛学院谈到这个问题，提出当前佛教发展要处理好“学术与信仰、出世与入世、内修与外弘”三个问题。</w:t>
      </w:r>
    </w:p>
    <w:p w:rsidR="00000000" w:rsidDel="00000000" w:rsidP="00000000" w:rsidRDefault="00000000" w:rsidRPr="00000000" w14:paraId="00000043">
      <w:pPr>
        <w:ind w:firstLine="420"/>
        <w:rPr>
          <w:rFonts w:ascii="Times New Roman" w:cs="Times New Roman" w:eastAsia="Times New Roman" w:hAnsi="Times New Roman"/>
        </w:rPr>
      </w:pPr>
      <w:sdt>
        <w:sdtPr>
          <w:id w:val="1227123915"/>
          <w:tag w:val="goog_rdk_69"/>
        </w:sdtPr>
        <w:sdtContent>
          <w:commentRangeStart w:id="63"/>
        </w:sdtContent>
      </w:sdt>
      <w:r w:rsidDel="00000000" w:rsidR="00000000" w:rsidRPr="00000000">
        <w:rPr>
          <w:rFonts w:ascii="Times New Roman" w:cs="Times New Roman" w:eastAsia="Times New Roman" w:hAnsi="Times New Roman"/>
          <w:rtl w:val="0"/>
        </w:rPr>
        <w:t xml:space="preserve">Since mainland China restored religious policy, many temples have also devoted themselves to the promotion of Buddhism, education, charity and related activities, carrying forward the Mahayana spirit of active engagement with the world and striving to change the negative image of Buddhism in people‘s minds. </w:t>
      </w:r>
      <w:commentRangeEnd w:id="63"/>
      <w:r w:rsidDel="00000000" w:rsidR="00000000" w:rsidRPr="00000000">
        <w:commentReference w:id="63"/>
      </w:r>
      <w:sdt>
        <w:sdtPr>
          <w:id w:val="-388134065"/>
          <w:tag w:val="goog_rdk_70"/>
        </w:sdtPr>
        <w:sdtContent>
          <w:commentRangeStart w:id="64"/>
        </w:sdtContent>
      </w:sdt>
      <w:r w:rsidDel="00000000" w:rsidR="00000000" w:rsidRPr="00000000">
        <w:rPr>
          <w:rFonts w:ascii="Times New Roman" w:cs="Times New Roman" w:eastAsia="Times New Roman" w:hAnsi="Times New Roman"/>
          <w:rtl w:val="0"/>
        </w:rPr>
        <w:t xml:space="preserve">This is certainly an encouraging phenomenon.</w:t>
      </w:r>
      <w:commentRangeEnd w:id="64"/>
      <w:r w:rsidDel="00000000" w:rsidR="00000000" w:rsidRPr="00000000">
        <w:commentReference w:id="64"/>
      </w:r>
      <w:r w:rsidDel="00000000" w:rsidR="00000000" w:rsidRPr="00000000">
        <w:rPr>
          <w:rFonts w:ascii="Times New Roman" w:cs="Times New Roman" w:eastAsia="Times New Roman" w:hAnsi="Times New Roman"/>
          <w:rtl w:val="0"/>
        </w:rPr>
        <w:t xml:space="preserve"> However, we should also </w:t>
      </w:r>
      <w:sdt>
        <w:sdtPr>
          <w:id w:val="1545287347"/>
          <w:tag w:val="goog_rdk_71"/>
        </w:sdtPr>
        <w:sdtContent>
          <w:commentRangeStart w:id="65"/>
        </w:sdtContent>
      </w:sdt>
      <w:r w:rsidDel="00000000" w:rsidR="00000000" w:rsidRPr="00000000">
        <w:rPr>
          <w:rFonts w:ascii="Times New Roman" w:cs="Times New Roman" w:eastAsia="Times New Roman" w:hAnsi="Times New Roman"/>
          <w:rtl w:val="0"/>
        </w:rPr>
        <w:t xml:space="preserve">recognize</w:t>
      </w:r>
      <w:commentRangeEnd w:id="65"/>
      <w:r w:rsidDel="00000000" w:rsidR="00000000" w:rsidRPr="00000000">
        <w:commentReference w:id="65"/>
      </w:r>
      <w:r w:rsidDel="00000000" w:rsidR="00000000" w:rsidRPr="00000000">
        <w:rPr>
          <w:rFonts w:ascii="Times New Roman" w:cs="Times New Roman" w:eastAsia="Times New Roman" w:hAnsi="Times New Roman"/>
          <w:rtl w:val="0"/>
        </w:rPr>
        <w:t xml:space="preserve"> that </w:t>
      </w:r>
      <w:sdt>
        <w:sdtPr>
          <w:id w:val="983678748"/>
          <w:tag w:val="goog_rdk_72"/>
        </w:sdtPr>
        <w:sdtContent>
          <w:commentRangeStart w:id="66"/>
        </w:sdtContent>
      </w:sdt>
      <w:r w:rsidDel="00000000" w:rsidR="00000000" w:rsidRPr="00000000">
        <w:rPr>
          <w:rFonts w:ascii="Times New Roman" w:cs="Times New Roman" w:eastAsia="Times New Roman" w:hAnsi="Times New Roman"/>
          <w:rtl w:val="0"/>
        </w:rPr>
        <w:t xml:space="preserve">an excessive emphasis on engagement with the world may bring certain negative effects to the healthy development of Buddhism</w:t>
      </w:r>
      <w:commentRangeEnd w:id="66"/>
      <w:r w:rsidDel="00000000" w:rsidR="00000000" w:rsidRPr="00000000">
        <w:commentReference w:id="66"/>
      </w:r>
      <w:r w:rsidDel="00000000" w:rsidR="00000000" w:rsidRPr="00000000">
        <w:rPr>
          <w:rFonts w:ascii="Times New Roman" w:cs="Times New Roman" w:eastAsia="Times New Roman" w:hAnsi="Times New Roman"/>
          <w:rtl w:val="0"/>
        </w:rPr>
        <w:t xml:space="preserve">. During my visit to Taiwan, I once discussed this issue at Yuan Kuang Buddhist College</w:t>
      </w:r>
      <w:sdt>
        <w:sdtPr>
          <w:id w:val="1878770103"/>
          <w:tag w:val="goog_rdk_73"/>
        </w:sdtPr>
        <w:sdtContent>
          <w:commentRangeStart w:id="67"/>
        </w:sdtContent>
      </w:sdt>
      <w:r w:rsidDel="00000000" w:rsidR="00000000" w:rsidRPr="00000000">
        <w:rPr>
          <w:rFonts w:ascii="Times New Roman" w:cs="Times New Roman" w:eastAsia="Times New Roman" w:hAnsi="Times New Roman"/>
          <w:rtl w:val="0"/>
        </w:rPr>
        <w:t xml:space="preserve">, where</w:t>
      </w:r>
      <w:commentRangeEnd w:id="67"/>
      <w:r w:rsidDel="00000000" w:rsidR="00000000" w:rsidRPr="00000000">
        <w:commentReference w:id="67"/>
      </w:r>
      <w:r w:rsidDel="00000000" w:rsidR="00000000" w:rsidRPr="00000000">
        <w:rPr>
          <w:rFonts w:ascii="Times New Roman" w:cs="Times New Roman" w:eastAsia="Times New Roman" w:hAnsi="Times New Roman"/>
          <w:rtl w:val="0"/>
        </w:rPr>
        <w:t xml:space="preserve"> I pointed out that the development of Buddhism today must properly address three issues: academics and faith, transcendence and worldly engagement, and inner cultivation and </w:t>
      </w:r>
      <w:sdt>
        <w:sdtPr>
          <w:id w:val="142910224"/>
          <w:tag w:val="goog_rdk_74"/>
        </w:sdtPr>
        <w:sdtContent>
          <w:commentRangeStart w:id="68"/>
        </w:sdtContent>
      </w:sdt>
      <w:r w:rsidDel="00000000" w:rsidR="00000000" w:rsidRPr="00000000">
        <w:rPr>
          <w:rFonts w:ascii="Times New Roman" w:cs="Times New Roman" w:eastAsia="Times New Roman" w:hAnsi="Times New Roman"/>
          <w:rtl w:val="0"/>
        </w:rPr>
        <w:t xml:space="preserve">outward propagation of the Buddha Dharma.</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044">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firstLine="420"/>
        <w:rPr>
          <w:shd w:fill="ffd966" w:val="clear"/>
        </w:rPr>
      </w:pPr>
      <w:r w:rsidDel="00000000" w:rsidR="00000000" w:rsidRPr="00000000">
        <w:rPr>
          <w:rtl w:val="0"/>
        </w:rPr>
        <w:t xml:space="preserve">目前，教界办学也在与学界接轨，但过分强调学术，往往会造成信仰淡化的现象，结果得了学位却丢了果位。而在修行未能达到相当境界时就积极入世，也容易被五欲尘劳淹没，使利他心被名利心取而代之。</w:t>
      </w:r>
      <w:sdt>
        <w:sdtPr>
          <w:id w:val="1383908826"/>
          <w:tag w:val="goog_rdk_75"/>
        </w:sdtPr>
        <w:sdtContent>
          <w:commentRangeStart w:id="69"/>
        </w:sdtContent>
      </w:sdt>
      <w:r w:rsidDel="00000000" w:rsidR="00000000" w:rsidRPr="00000000">
        <w:rPr>
          <w:shd w:fill="ffd966" w:val="clear"/>
          <w:rtl w:val="0"/>
        </w:rPr>
        <w:t xml:space="preserve">内修与外弘也是同样，一些具有相当成就的前辈高僧，尚且会因事务缠身影响到自身修行，何况我们现在的人。在《菩提道次第广论》中，特别强调菩提心应以出离心为基础，这对弘法者是必不可少的。如果不经历一定的闻思阶段，没有三学的熏修，相应的僧格没有培养起来，就急于入世，很难把握方向。所以我觉得，正确处理好这三个问题才是佛教健康发展的保障。</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046">
      <w:pPr>
        <w:ind w:firstLine="420"/>
        <w:rPr/>
      </w:pPr>
      <w:r w:rsidDel="00000000" w:rsidR="00000000" w:rsidRPr="00000000">
        <w:rPr>
          <w:rtl w:val="0"/>
        </w:rPr>
      </w:r>
    </w:p>
    <w:p w:rsidR="00000000" w:rsidDel="00000000" w:rsidP="00000000" w:rsidRDefault="00000000" w:rsidRPr="00000000" w14:paraId="00000047">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the Buddhist community is also aligning its education with the academic world. However, an excessive emphasis on academics often leads to weakening of faith,</w:t>
      </w:r>
      <w:sdt>
        <w:sdtPr>
          <w:id w:val="-108010362"/>
          <w:tag w:val="goog_rdk_76"/>
        </w:sdtPr>
        <w:sdtContent>
          <w:commentRangeStart w:id="70"/>
        </w:sdtContent>
      </w:sdt>
      <w:r w:rsidDel="00000000" w:rsidR="00000000" w:rsidRPr="00000000">
        <w:rPr>
          <w:rFonts w:ascii="Times New Roman" w:cs="Times New Roman" w:eastAsia="Times New Roman" w:hAnsi="Times New Roman"/>
          <w:rtl w:val="0"/>
        </w:rPr>
        <w:t xml:space="preserve"> such as</w:t>
      </w:r>
      <w:commentRangeEnd w:id="70"/>
      <w:r w:rsidDel="00000000" w:rsidR="00000000" w:rsidRPr="00000000">
        <w:commentReference w:id="70"/>
      </w:r>
      <w:r w:rsidDel="00000000" w:rsidR="00000000" w:rsidRPr="00000000">
        <w:rPr>
          <w:rFonts w:ascii="Times New Roman" w:cs="Times New Roman" w:eastAsia="Times New Roman" w:hAnsi="Times New Roman"/>
          <w:rtl w:val="0"/>
        </w:rPr>
        <w:t xml:space="preserve"> gaining academic degrees while losing spiritual milestones. Moreover, if </w:t>
      </w:r>
      <w:sdt>
        <w:sdtPr>
          <w:id w:val="-1054580086"/>
          <w:tag w:val="goog_rdk_77"/>
        </w:sdtPr>
        <w:sdtContent>
          <w:commentRangeStart w:id="71"/>
        </w:sdtContent>
      </w:sdt>
      <w:r w:rsidDel="00000000" w:rsidR="00000000" w:rsidRPr="00000000">
        <w:rPr>
          <w:rFonts w:ascii="Times New Roman" w:cs="Times New Roman" w:eastAsia="Times New Roman" w:hAnsi="Times New Roman"/>
          <w:rtl w:val="0"/>
        </w:rPr>
        <w:t xml:space="preserve">one </w:t>
      </w:r>
      <w:commentRangeEnd w:id="71"/>
      <w:r w:rsidDel="00000000" w:rsidR="00000000" w:rsidRPr="00000000">
        <w:commentReference w:id="71"/>
      </w:r>
      <w:r w:rsidDel="00000000" w:rsidR="00000000" w:rsidRPr="00000000">
        <w:rPr>
          <w:rFonts w:ascii="Times New Roman" w:cs="Times New Roman" w:eastAsia="Times New Roman" w:hAnsi="Times New Roman"/>
          <w:rtl w:val="0"/>
        </w:rPr>
        <w:t xml:space="preserve">actively engages with the world before reaching sufficient spiritual practice, it is easy to become submerged in worldly afflictions, causing the </w:t>
      </w:r>
      <w:sdt>
        <w:sdtPr>
          <w:id w:val="268373327"/>
          <w:tag w:val="goog_rdk_78"/>
        </w:sdtPr>
        <w:sdtContent>
          <w:commentRangeStart w:id="72"/>
        </w:sdtContent>
      </w:sdt>
      <w:r w:rsidDel="00000000" w:rsidR="00000000" w:rsidRPr="00000000">
        <w:rPr>
          <w:rFonts w:ascii="Times New Roman" w:cs="Times New Roman" w:eastAsia="Times New Roman" w:hAnsi="Times New Roman"/>
          <w:rtl w:val="0"/>
        </w:rPr>
        <w:t xml:space="preserve">altruism</w:t>
      </w:r>
      <w:commentRangeEnd w:id="72"/>
      <w:r w:rsidDel="00000000" w:rsidR="00000000" w:rsidRPr="00000000">
        <w:commentReference w:id="72"/>
      </w:r>
      <w:r w:rsidDel="00000000" w:rsidR="00000000" w:rsidRPr="00000000">
        <w:rPr>
          <w:rFonts w:ascii="Times New Roman" w:cs="Times New Roman" w:eastAsia="Times New Roman" w:hAnsi="Times New Roman"/>
          <w:rtl w:val="0"/>
        </w:rPr>
        <w:t xml:space="preserve"> mind to be replaced by </w:t>
      </w:r>
      <w:sdt>
        <w:sdtPr>
          <w:id w:val="-1168479802"/>
          <w:tag w:val="goog_rdk_79"/>
        </w:sdtPr>
        <w:sdtContent>
          <w:commentRangeStart w:id="73"/>
        </w:sdtContent>
      </w:sdt>
      <w:r w:rsidDel="00000000" w:rsidR="00000000" w:rsidRPr="00000000">
        <w:rPr>
          <w:rFonts w:ascii="Times New Roman" w:cs="Times New Roman" w:eastAsia="Times New Roman" w:hAnsi="Times New Roman"/>
          <w:rtl w:val="0"/>
        </w:rPr>
        <w:t xml:space="preserve">the pursuit of fame and profit.</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048">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firstLine="420"/>
        <w:rPr/>
      </w:pPr>
      <w:r w:rsidDel="00000000" w:rsidR="00000000" w:rsidRPr="00000000">
        <w:rPr>
          <w:rtl w:val="0"/>
        </w:rPr>
        <w:t xml:space="preserve">问：法师曾经戏言，按照现有的发展趋势，所有文化将只剩下一种，即现代化。且不论这一现象的利弊得失，就当今教界来说，现代化进程也对佛法弘扬提出了新课题，古老的佛教是否也应该接受现代化的挑战？</w:t>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You once joked that, according to the current trends, all cultures may eventually be reduced to just one — modernisation. Setting aside the pros and cons of this phenomenon, the process of modernisation has also raised new challenges for the Buddhist community today. Should this ancient religion also accept the challenge of </w:t>
      </w:r>
      <w:sdt>
        <w:sdtPr>
          <w:id w:val="-633979340"/>
          <w:tag w:val="goog_rdk_80"/>
        </w:sdtPr>
        <w:sdtContent>
          <w:commentRangeStart w:id="74"/>
        </w:sdtContent>
      </w:sdt>
      <w:r w:rsidDel="00000000" w:rsidR="00000000" w:rsidRPr="00000000">
        <w:rPr>
          <w:rFonts w:ascii="Times New Roman" w:cs="Times New Roman" w:eastAsia="Times New Roman" w:hAnsi="Times New Roman"/>
          <w:rtl w:val="0"/>
        </w:rPr>
        <w:t xml:space="preserve">modernisation</w:t>
      </w:r>
      <w:commentRangeEnd w:id="74"/>
      <w:r w:rsidDel="00000000" w:rsidR="00000000" w:rsidRPr="00000000">
        <w:commentReference w:id="7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firstLine="420"/>
        <w:rPr/>
      </w:pPr>
      <w:r w:rsidDel="00000000" w:rsidR="00000000" w:rsidRPr="00000000">
        <w:rPr>
          <w:rtl w:val="0"/>
        </w:rPr>
        <w:t xml:space="preserve">答：佛法弘扬当然要走向现代化。佛教是契理契机的，契理就是契合佛法的基本原理，契机就是契合众生根机及时代需要。从佛教史来看，历代高僧大德为了使佛法在不同时代和地区得到传播，总是以当时人们最容易接受的方式来弘法。这正是佛法形成不同体系和宗派的重要原因。所以现代化不是我们今天才面临的问题，在以往各个时代，祖师们都曾面临类似的问题。一代人有一代人的使命，古德们完成了他们那个时代的使命，在今天，佛教现代化的使命责无旁贷地落到了我们这一代佛弟子身上。</w:t>
      </w:r>
    </w:p>
    <w:p w:rsidR="00000000" w:rsidDel="00000000" w:rsidP="00000000" w:rsidRDefault="00000000" w:rsidRPr="00000000" w14:paraId="0000004D">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w:t>
      </w:r>
      <w:sdt>
        <w:sdtPr>
          <w:id w:val="-882039534"/>
          <w:tag w:val="goog_rdk_81"/>
        </w:sdtPr>
        <w:sdtContent>
          <w:commentRangeStart w:id="75"/>
        </w:sdtContent>
      </w:sdt>
      <w:r w:rsidDel="00000000" w:rsidR="00000000" w:rsidRPr="00000000">
        <w:rPr>
          <w:rFonts w:ascii="Times New Roman" w:cs="Times New Roman" w:eastAsia="Times New Roman" w:hAnsi="Times New Roman"/>
          <w:rtl w:val="0"/>
        </w:rPr>
        <w:t xml:space="preserve">The propagation of </w:t>
      </w:r>
      <w:commentRangeEnd w:id="75"/>
      <w:r w:rsidDel="00000000" w:rsidR="00000000" w:rsidRPr="00000000">
        <w:commentReference w:id="75"/>
      </w:r>
      <w:r w:rsidDel="00000000" w:rsidR="00000000" w:rsidRPr="00000000">
        <w:rPr>
          <w:rFonts w:ascii="Times New Roman" w:cs="Times New Roman" w:eastAsia="Times New Roman" w:hAnsi="Times New Roman"/>
          <w:rtl w:val="0"/>
        </w:rPr>
        <w:t xml:space="preserve">Buddha Dharma must indeed move toward modernisation. Buddhism has always adapted both to its teachings and the mental faculties of the people. To accord with teachings means to </w:t>
      </w:r>
      <w:sdt>
        <w:sdtPr>
          <w:id w:val="-203506683"/>
          <w:tag w:val="goog_rdk_82"/>
        </w:sdtPr>
        <w:sdtContent>
          <w:commentRangeStart w:id="76"/>
        </w:sdtContent>
      </w:sdt>
      <w:r w:rsidDel="00000000" w:rsidR="00000000" w:rsidRPr="00000000">
        <w:rPr>
          <w:rFonts w:ascii="Times New Roman" w:cs="Times New Roman" w:eastAsia="Times New Roman" w:hAnsi="Times New Roman"/>
          <w:rtl w:val="0"/>
        </w:rPr>
        <w:t xml:space="preserve">remain faithful </w:t>
      </w:r>
      <w:commentRangeEnd w:id="76"/>
      <w:r w:rsidDel="00000000" w:rsidR="00000000" w:rsidRPr="00000000">
        <w:commentReference w:id="76"/>
      </w:r>
      <w:r w:rsidDel="00000000" w:rsidR="00000000" w:rsidRPr="00000000">
        <w:rPr>
          <w:rFonts w:ascii="Times New Roman" w:cs="Times New Roman" w:eastAsia="Times New Roman" w:hAnsi="Times New Roman"/>
          <w:rtl w:val="0"/>
        </w:rPr>
        <w:t xml:space="preserve">to the fundamental teachings of Buddhism, while to accord with </w:t>
      </w:r>
      <w:sdt>
        <w:sdtPr>
          <w:id w:val="-1873816471"/>
          <w:tag w:val="goog_rdk_83"/>
        </w:sdtPr>
        <w:sdtContent>
          <w:commentRangeStart w:id="77"/>
        </w:sdtContent>
      </w:sdt>
      <w:r w:rsidDel="00000000" w:rsidR="00000000" w:rsidRPr="00000000">
        <w:rPr>
          <w:rFonts w:ascii="Times New Roman" w:cs="Times New Roman" w:eastAsia="Times New Roman" w:hAnsi="Times New Roman"/>
          <w:rtl w:val="0"/>
        </w:rPr>
        <w:t xml:space="preserve">circumstances</w:t>
      </w:r>
      <w:commentRangeEnd w:id="77"/>
      <w:r w:rsidDel="00000000" w:rsidR="00000000" w:rsidRPr="00000000">
        <w:commentReference w:id="77"/>
      </w:r>
      <w:r w:rsidDel="00000000" w:rsidR="00000000" w:rsidRPr="00000000">
        <w:rPr>
          <w:rFonts w:ascii="Times New Roman" w:cs="Times New Roman" w:eastAsia="Times New Roman" w:hAnsi="Times New Roman"/>
          <w:rtl w:val="0"/>
        </w:rPr>
        <w:t xml:space="preserve"> means </w:t>
      </w:r>
      <w:sdt>
        <w:sdtPr>
          <w:id w:val="-980666753"/>
          <w:tag w:val="goog_rdk_84"/>
        </w:sdtPr>
        <w:sdtContent>
          <w:del w:author="Wade" w:id="4" w:date="2026-06-19T12:57:46Z">
            <w:r w:rsidDel="00000000" w:rsidR="00000000" w:rsidRPr="00000000">
              <w:rPr>
                <w:rFonts w:ascii="Times New Roman" w:cs="Times New Roman" w:eastAsia="Times New Roman" w:hAnsi="Times New Roman"/>
                <w:rtl w:val="0"/>
              </w:rPr>
              <w:delText xml:space="preserve">to </w:delText>
            </w:r>
          </w:del>
        </w:sdtContent>
      </w:sdt>
      <w:r w:rsidDel="00000000" w:rsidR="00000000" w:rsidRPr="00000000">
        <w:rPr>
          <w:rFonts w:ascii="Times New Roman" w:cs="Times New Roman" w:eastAsia="Times New Roman" w:hAnsi="Times New Roman"/>
          <w:rtl w:val="0"/>
        </w:rPr>
        <w:t xml:space="preserve">respond</w:t>
      </w:r>
      <w:sdt>
        <w:sdtPr>
          <w:id w:val="-2004193228"/>
          <w:tag w:val="goog_rdk_85"/>
        </w:sdtPr>
        <w:sdtContent>
          <w:ins w:author="Wade" w:id="5" w:date="2026-06-19T12:57:48Z">
            <w:r w:rsidDel="00000000" w:rsidR="00000000" w:rsidRPr="00000000">
              <w:rPr>
                <w:rFonts w:ascii="Times New Roman" w:cs="Times New Roman" w:eastAsia="Times New Roman" w:hAnsi="Times New Roman"/>
                <w:rtl w:val="0"/>
              </w:rPr>
              <w:t xml:space="preserve">ing</w:t>
            </w:r>
          </w:ins>
        </w:sdtContent>
      </w:sdt>
      <w:r w:rsidDel="00000000" w:rsidR="00000000" w:rsidRPr="00000000">
        <w:rPr>
          <w:rFonts w:ascii="Times New Roman" w:cs="Times New Roman" w:eastAsia="Times New Roman" w:hAnsi="Times New Roman"/>
          <w:rtl w:val="0"/>
        </w:rPr>
        <w:t xml:space="preserve"> to the </w:t>
      </w:r>
      <w:sdt>
        <w:sdtPr>
          <w:id w:val="974643593"/>
          <w:tag w:val="goog_rdk_86"/>
        </w:sdtPr>
        <w:sdtContent>
          <w:ins w:author="Wade" w:id="6" w:date="2026-06-19T12:57:51Z">
            <w:r w:rsidDel="00000000" w:rsidR="00000000" w:rsidRPr="00000000">
              <w:rPr>
                <w:rFonts w:ascii="Times New Roman" w:cs="Times New Roman" w:eastAsia="Times New Roman" w:hAnsi="Times New Roman"/>
                <w:rtl w:val="0"/>
              </w:rPr>
              <w:t xml:space="preserve">abilities</w:t>
            </w:r>
          </w:ins>
        </w:sdtContent>
      </w:sdt>
      <w:sdt>
        <w:sdtPr>
          <w:id w:val="-1505333949"/>
          <w:tag w:val="goog_rdk_87"/>
        </w:sdtPr>
        <w:sdtContent>
          <w:del w:author="Wade" w:id="6" w:date="2026-06-19T12:57:51Z">
            <w:r w:rsidDel="00000000" w:rsidR="00000000" w:rsidRPr="00000000">
              <w:rPr>
                <w:rFonts w:ascii="Times New Roman" w:cs="Times New Roman" w:eastAsia="Times New Roman" w:hAnsi="Times New Roman"/>
                <w:rtl w:val="0"/>
              </w:rPr>
              <w:delText xml:space="preserve">capacities</w:delText>
            </w:r>
          </w:del>
        </w:sdtContent>
      </w:sdt>
      <w:r w:rsidDel="00000000" w:rsidR="00000000" w:rsidRPr="00000000">
        <w:rPr>
          <w:rFonts w:ascii="Times New Roman" w:cs="Times New Roman" w:eastAsia="Times New Roman" w:hAnsi="Times New Roman"/>
          <w:rtl w:val="0"/>
        </w:rPr>
        <w:t xml:space="preserve"> of sentient beings and the needs of the times. </w:t>
      </w:r>
    </w:p>
    <w:p w:rsidR="00000000" w:rsidDel="00000000" w:rsidP="00000000" w:rsidRDefault="00000000" w:rsidRPr="00000000" w14:paraId="0000004E">
      <w:pPr>
        <w:ind w:firstLine="420"/>
        <w:rPr>
          <w:rFonts w:ascii="Times New Roman" w:cs="Times New Roman" w:eastAsia="Times New Roman" w:hAnsi="Times New Roman"/>
        </w:rPr>
      </w:pPr>
      <w:sdt>
        <w:sdtPr>
          <w:id w:val="-2079533362"/>
          <w:tag w:val="goog_rdk_88"/>
        </w:sdtPr>
        <w:sdtContent>
          <w:commentRangeStart w:id="78"/>
        </w:sdtContent>
      </w:sdt>
      <w:r w:rsidDel="00000000" w:rsidR="00000000" w:rsidRPr="00000000">
        <w:rPr>
          <w:rFonts w:ascii="Times New Roman" w:cs="Times New Roman" w:eastAsia="Times New Roman" w:hAnsi="Times New Roman"/>
          <w:rtl w:val="0"/>
        </w:rPr>
        <w:t xml:space="preserve">From the perspective of Buddhist history,</w:t>
      </w:r>
      <w:commentRangeEnd w:id="78"/>
      <w:r w:rsidDel="00000000" w:rsidR="00000000" w:rsidRPr="00000000">
        <w:commentReference w:id="78"/>
      </w:r>
      <w:r w:rsidDel="00000000" w:rsidR="00000000" w:rsidRPr="00000000">
        <w:rPr>
          <w:rFonts w:ascii="Times New Roman" w:cs="Times New Roman" w:eastAsia="Times New Roman" w:hAnsi="Times New Roman"/>
          <w:rtl w:val="0"/>
        </w:rPr>
        <w:t xml:space="preserve"> </w:t>
      </w:r>
      <w:sdt>
        <w:sdtPr>
          <w:id w:val="2027719236"/>
          <w:tag w:val="goog_rdk_89"/>
        </w:sdtPr>
        <w:sdtContent>
          <w:commentRangeStart w:id="79"/>
        </w:sdtContent>
      </w:sdt>
      <w:r w:rsidDel="00000000" w:rsidR="00000000" w:rsidRPr="00000000">
        <w:rPr>
          <w:rFonts w:ascii="Times New Roman" w:cs="Times New Roman" w:eastAsia="Times New Roman" w:hAnsi="Times New Roman"/>
          <w:rtl w:val="0"/>
        </w:rPr>
        <w:t xml:space="preserve">ancestral</w:t>
      </w:r>
      <w:commentRangeEnd w:id="79"/>
      <w:r w:rsidDel="00000000" w:rsidR="00000000" w:rsidRPr="00000000">
        <w:commentReference w:id="79"/>
      </w:r>
      <w:r w:rsidDel="00000000" w:rsidR="00000000" w:rsidRPr="00000000">
        <w:rPr>
          <w:rFonts w:ascii="Times New Roman" w:cs="Times New Roman" w:eastAsia="Times New Roman" w:hAnsi="Times New Roman"/>
          <w:rtl w:val="0"/>
        </w:rPr>
        <w:t xml:space="preserve"> masters throughout different periods always spread Buddhism in ways most easily accepted by people of their time and region. This also explains why Buddhism developed so many different systems and sects. Therefore, modernisation is not the challenge unique to our time, ancestral masters of the </w:t>
      </w:r>
      <w:sdt>
        <w:sdtPr>
          <w:id w:val="-850177959"/>
          <w:tag w:val="goog_rdk_90"/>
        </w:sdtPr>
        <w:sdtContent>
          <w:ins w:author="Wade" w:id="7" w:date="2026-06-19T13:02:55Z">
            <w:r w:rsidDel="00000000" w:rsidR="00000000" w:rsidRPr="00000000">
              <w:rPr>
                <w:rFonts w:ascii="Times New Roman" w:cs="Times New Roman" w:eastAsia="Times New Roman" w:hAnsi="Times New Roman"/>
                <w:rtl w:val="0"/>
              </w:rPr>
              <w:t xml:space="preserve">past</w:t>
            </w:r>
          </w:ins>
        </w:sdtContent>
      </w:sdt>
      <w:sdt>
        <w:sdtPr>
          <w:id w:val="-1207703480"/>
          <w:tag w:val="goog_rdk_91"/>
        </w:sdtPr>
        <w:sdtContent>
          <w:del w:author="Wade" w:id="7" w:date="2026-06-19T13:02:55Z">
            <w:r w:rsidDel="00000000" w:rsidR="00000000" w:rsidRPr="00000000">
              <w:rPr>
                <w:rFonts w:ascii="Times New Roman" w:cs="Times New Roman" w:eastAsia="Times New Roman" w:hAnsi="Times New Roman"/>
                <w:rtl w:val="0"/>
              </w:rPr>
              <w:delText xml:space="preserve">previous generation</w:delText>
            </w:r>
          </w:del>
        </w:sdtContent>
      </w:sdt>
      <w:r w:rsidDel="00000000" w:rsidR="00000000" w:rsidRPr="00000000">
        <w:rPr>
          <w:rFonts w:ascii="Times New Roman" w:cs="Times New Roman" w:eastAsia="Times New Roman" w:hAnsi="Times New Roman"/>
          <w:rtl w:val="0"/>
        </w:rPr>
        <w:t xml:space="preserve"> faced similar issues too. Every generation has its own mission. The ancestral masters finished their missions at their time, and </w:t>
      </w:r>
      <w:sdt>
        <w:sdtPr>
          <w:id w:val="1845407691"/>
          <w:tag w:val="goog_rdk_92"/>
        </w:sdtPr>
        <w:sdtContent>
          <w:commentRangeStart w:id="80"/>
        </w:sdtContent>
      </w:sdt>
      <w:r w:rsidDel="00000000" w:rsidR="00000000" w:rsidRPr="00000000">
        <w:rPr>
          <w:rFonts w:ascii="Times New Roman" w:cs="Times New Roman" w:eastAsia="Times New Roman" w:hAnsi="Times New Roman"/>
          <w:rtl w:val="0"/>
        </w:rPr>
        <w:t xml:space="preserve">today the mission of modernising Buddhism naturally falls upon our generation of Buddhist practitioners.</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04F">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firstLine="420"/>
        <w:rPr/>
      </w:pPr>
      <w:r w:rsidDel="00000000" w:rsidR="00000000" w:rsidRPr="00000000">
        <w:rPr>
          <w:rtl w:val="0"/>
        </w:rPr>
        <w:t xml:space="preserve">问：现代化不仅是一个理念，还要有许多具体措施。法师认为，应当如何使佛教的现代化落到实处？</w:t>
      </w:r>
    </w:p>
    <w:p w:rsidR="00000000" w:rsidDel="00000000" w:rsidP="00000000" w:rsidRDefault="00000000" w:rsidRPr="00000000" w14:paraId="00000051">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Modernisation is not </w:t>
      </w:r>
      <w:sdt>
        <w:sdtPr>
          <w:id w:val="-268241561"/>
          <w:tag w:val="goog_rdk_93"/>
        </w:sdtPr>
        <w:sdtContent>
          <w:commentRangeStart w:id="81"/>
        </w:sdtContent>
      </w:sdt>
      <w:r w:rsidDel="00000000" w:rsidR="00000000" w:rsidRPr="00000000">
        <w:rPr>
          <w:rFonts w:ascii="Times New Roman" w:cs="Times New Roman" w:eastAsia="Times New Roman" w:hAnsi="Times New Roman"/>
          <w:rtl w:val="0"/>
        </w:rPr>
        <w:t xml:space="preserve">merely a concept</w:t>
      </w:r>
      <w:commentRangeEnd w:id="81"/>
      <w:r w:rsidDel="00000000" w:rsidR="00000000" w:rsidRPr="00000000">
        <w:commentReference w:id="81"/>
      </w:r>
      <w:r w:rsidDel="00000000" w:rsidR="00000000" w:rsidRPr="00000000">
        <w:rPr>
          <w:rFonts w:ascii="Times New Roman" w:cs="Times New Roman" w:eastAsia="Times New Roman" w:hAnsi="Times New Roman"/>
          <w:rtl w:val="0"/>
        </w:rPr>
        <w:t xml:space="preserve">, it also requires many concrete measures. In your view, how can the modernisation of Buddhism be truly put into practice?</w:t>
      </w:r>
    </w:p>
    <w:p w:rsidR="00000000" w:rsidDel="00000000" w:rsidP="00000000" w:rsidRDefault="00000000" w:rsidRPr="00000000" w14:paraId="00000052">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firstLine="420"/>
        <w:rPr/>
      </w:pPr>
      <w:r w:rsidDel="00000000" w:rsidR="00000000" w:rsidRPr="00000000">
        <w:rPr>
          <w:rtl w:val="0"/>
        </w:rPr>
        <w:t xml:space="preserve">答：在佛教现代化的进程中，除了立足于契理契机的根本，还应注重对传统的继承和甄别。但是，我们要继承什么样的传统呢？佛教在发展过程中曾经有过许多误区现象，这些也是传统，但不是优良传统。有些人全盘否定中国的宗派佛教，认为唯有阿含经典才真正契合佛陀本意；有些人专弘净土一宗，断章取义地强调其中部分内容，廉价出售净土法门，甚至只见净土而不见佛法。这些问题都是因为对传统的片面认识。我们继承传统，是要继承佛教的优良传统。这就需要对传统有正确认识，从而选择所应继承和发扬的部分。只有这样，才有利于佛教的健康发展。</w:t>
      </w:r>
    </w:p>
    <w:p w:rsidR="00000000" w:rsidDel="00000000" w:rsidP="00000000" w:rsidRDefault="00000000" w:rsidRPr="00000000" w14:paraId="00000054">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In the process of modernizing Buddhism, </w:t>
      </w:r>
      <w:sdt>
        <w:sdtPr>
          <w:id w:val="-688100276"/>
          <w:tag w:val="goog_rdk_94"/>
        </w:sdtPr>
        <w:sdtContent>
          <w:commentRangeStart w:id="82"/>
        </w:sdtContent>
      </w:sdt>
      <w:r w:rsidDel="00000000" w:rsidR="00000000" w:rsidRPr="00000000">
        <w:rPr>
          <w:rFonts w:ascii="Times New Roman" w:cs="Times New Roman" w:eastAsia="Times New Roman" w:hAnsi="Times New Roman"/>
          <w:rtl w:val="0"/>
        </w:rPr>
        <w:t xml:space="preserve">besides remaining grounded in the principle of adapting both to Buddhist teachings and to the needs of the people, </w:t>
      </w:r>
      <w:commentRangeEnd w:id="82"/>
      <w:r w:rsidDel="00000000" w:rsidR="00000000" w:rsidRPr="00000000">
        <w:commentReference w:id="82"/>
      </w:r>
      <w:r w:rsidDel="00000000" w:rsidR="00000000" w:rsidRPr="00000000">
        <w:rPr>
          <w:rFonts w:ascii="Times New Roman" w:cs="Times New Roman" w:eastAsia="Times New Roman" w:hAnsi="Times New Roman"/>
          <w:rtl w:val="0"/>
        </w:rPr>
        <w:t xml:space="preserve">we must also pay attention to the inheritance and discernment of tradition. However, what kind of tradition should we inherit? Throughout the development of Buddhism, many </w:t>
      </w:r>
      <w:sdt>
        <w:sdtPr>
          <w:id w:val="-1773737711"/>
          <w:tag w:val="goog_rdk_95"/>
        </w:sdtPr>
        <w:sdtContent>
          <w:ins w:author="Wade" w:id="8" w:date="2026-06-19T13:14:49Z">
            <w:r w:rsidDel="00000000" w:rsidR="00000000" w:rsidRPr="00000000">
              <w:rPr>
                <w:rFonts w:ascii="Times New Roman" w:cs="Times New Roman" w:eastAsia="Times New Roman" w:hAnsi="Times New Roman"/>
                <w:rtl w:val="0"/>
              </w:rPr>
              <w:t xml:space="preserve">misunderstandings</w:t>
            </w:r>
          </w:ins>
        </w:sdtContent>
      </w:sdt>
      <w:sdt>
        <w:sdtPr>
          <w:id w:val="-392146744"/>
          <w:tag w:val="goog_rdk_96"/>
        </w:sdtPr>
        <w:sdtContent>
          <w:del w:author="Wade" w:id="8" w:date="2026-06-19T13:14:49Z">
            <w:r w:rsidDel="00000000" w:rsidR="00000000" w:rsidRPr="00000000">
              <w:rPr>
                <w:rFonts w:ascii="Times New Roman" w:cs="Times New Roman" w:eastAsia="Times New Roman" w:hAnsi="Times New Roman"/>
                <w:rtl w:val="0"/>
              </w:rPr>
              <w:delText xml:space="preserve">misconceptions and phenomena</w:delText>
            </w:r>
          </w:del>
        </w:sdtContent>
      </w:sdt>
      <w:r w:rsidDel="00000000" w:rsidR="00000000" w:rsidRPr="00000000">
        <w:rPr>
          <w:rFonts w:ascii="Times New Roman" w:cs="Times New Roman" w:eastAsia="Times New Roman" w:hAnsi="Times New Roman"/>
          <w:rtl w:val="0"/>
        </w:rPr>
        <w:t xml:space="preserve"> have also emerged. They are also traditions, but they are not fine </w:t>
      </w:r>
      <w:sdt>
        <w:sdtPr>
          <w:id w:val="1489951658"/>
          <w:tag w:val="goog_rdk_97"/>
        </w:sdtPr>
        <w:sdtContent>
          <w:ins w:author="Wade" w:id="9" w:date="2026-06-19T13:14:57Z">
            <w:r w:rsidDel="00000000" w:rsidR="00000000" w:rsidRPr="00000000">
              <w:rPr>
                <w:rFonts w:ascii="Times New Roman" w:cs="Times New Roman" w:eastAsia="Times New Roman" w:hAnsi="Times New Roman"/>
                <w:rtl w:val="0"/>
              </w:rPr>
              <w:t xml:space="preserve">ones </w:t>
            </w:r>
          </w:ins>
        </w:sdtContent>
      </w:sdt>
      <w:sdt>
        <w:sdtPr>
          <w:id w:val="-974345413"/>
          <w:tag w:val="goog_rdk_98"/>
        </w:sdtPr>
        <w:sdtContent>
          <w:del w:author="Wade" w:id="9" w:date="2026-06-19T13:14:57Z">
            <w:r w:rsidDel="00000000" w:rsidR="00000000" w:rsidRPr="00000000">
              <w:rPr>
                <w:rFonts w:ascii="Times New Roman" w:cs="Times New Roman" w:eastAsia="Times New Roman" w:hAnsi="Times New Roman"/>
                <w:rtl w:val="0"/>
              </w:rPr>
              <w:delText xml:space="preserve">tradition</w:delText>
            </w:r>
          </w:del>
        </w:sdtContent>
      </w:sdt>
      <w:r w:rsidDel="00000000" w:rsidR="00000000" w:rsidRPr="00000000">
        <w:rPr>
          <w:rFonts w:ascii="Times New Roman" w:cs="Times New Roman" w:eastAsia="Times New Roman" w:hAnsi="Times New Roman"/>
          <w:rtl w:val="0"/>
        </w:rPr>
        <w:t xml:space="preserve">s. </w:t>
      </w:r>
    </w:p>
    <w:p w:rsidR="00000000" w:rsidDel="00000000" w:rsidP="00000000" w:rsidRDefault="00000000" w:rsidRPr="00000000" w14:paraId="00000055">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people completely reject the Chinese Buddhism sects, believing that only the Agama Sutras truly accord with the Buddha’s original teachings. Others focus solely on the Pure Land Sect</w:t>
      </w:r>
      <w:sdt>
        <w:sdtPr>
          <w:id w:val="-970737856"/>
          <w:tag w:val="goog_rdk_99"/>
        </w:sdtPr>
        <w:sdtContent>
          <w:del w:author="Wade" w:id="10" w:date="2026-06-19T13:15:19Z">
            <w:r w:rsidDel="00000000" w:rsidR="00000000" w:rsidRPr="00000000">
              <w:rPr>
                <w:rFonts w:ascii="Times New Roman" w:cs="Times New Roman" w:eastAsia="Times New Roman" w:hAnsi="Times New Roman"/>
                <w:rtl w:val="0"/>
              </w:rPr>
              <w:delText xml:space="preserve"> tradition</w:delText>
            </w:r>
          </w:del>
        </w:sdtContent>
      </w:sdt>
      <w:r w:rsidDel="00000000" w:rsidR="00000000" w:rsidRPr="00000000">
        <w:rPr>
          <w:rFonts w:ascii="Times New Roman" w:cs="Times New Roman" w:eastAsia="Times New Roman" w:hAnsi="Times New Roman"/>
          <w:rtl w:val="0"/>
        </w:rPr>
        <w:t xml:space="preserve">, taking certain teachings out of context and over emphasizing them,</w:t>
      </w:r>
      <w:sdt>
        <w:sdtPr>
          <w:id w:val="305877433"/>
          <w:tag w:val="goog_rdk_100"/>
        </w:sdtPr>
        <w:sdtContent>
          <w:commentRangeStart w:id="83"/>
        </w:sdtContent>
      </w:sdt>
      <w:r w:rsidDel="00000000" w:rsidR="00000000" w:rsidRPr="00000000">
        <w:rPr>
          <w:rFonts w:ascii="Times New Roman" w:cs="Times New Roman" w:eastAsia="Times New Roman" w:hAnsi="Times New Roman"/>
          <w:rtl w:val="0"/>
        </w:rPr>
        <w:t xml:space="preserve"> even </w:t>
      </w:r>
      <w:commentRangeEnd w:id="83"/>
      <w:r w:rsidDel="00000000" w:rsidR="00000000" w:rsidRPr="00000000">
        <w:commentReference w:id="83"/>
      </w:r>
      <w:r w:rsidDel="00000000" w:rsidR="00000000" w:rsidRPr="00000000">
        <w:rPr>
          <w:rFonts w:ascii="Times New Roman" w:cs="Times New Roman" w:eastAsia="Times New Roman" w:hAnsi="Times New Roman"/>
          <w:rtl w:val="0"/>
        </w:rPr>
        <w:t xml:space="preserve">promoting Pure Land practice in a superficial and commercialized way, seeing only Pure Land while losing sight of Buddhism. These problems all arise from a one-sided understanding of tradition. </w:t>
      </w:r>
    </w:p>
    <w:p w:rsidR="00000000" w:rsidDel="00000000" w:rsidP="00000000" w:rsidRDefault="00000000" w:rsidRPr="00000000" w14:paraId="00000056">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inherit tradition means to inherit the </w:t>
      </w:r>
      <w:sdt>
        <w:sdtPr>
          <w:id w:val="-1218016480"/>
          <w:tag w:val="goog_rdk_101"/>
        </w:sdtPr>
        <w:sdtContent>
          <w:commentRangeStart w:id="84"/>
        </w:sdtContent>
      </w:sdt>
      <w:r w:rsidDel="00000000" w:rsidR="00000000" w:rsidRPr="00000000">
        <w:rPr>
          <w:rFonts w:ascii="Times New Roman" w:cs="Times New Roman" w:eastAsia="Times New Roman" w:hAnsi="Times New Roman"/>
          <w:rtl w:val="0"/>
        </w:rPr>
        <w:t xml:space="preserve">finest</w:t>
      </w:r>
      <w:commentRangeEnd w:id="84"/>
      <w:r w:rsidDel="00000000" w:rsidR="00000000" w:rsidRPr="00000000">
        <w:commentReference w:id="84"/>
      </w:r>
      <w:r w:rsidDel="00000000" w:rsidR="00000000" w:rsidRPr="00000000">
        <w:rPr>
          <w:rFonts w:ascii="Times New Roman" w:cs="Times New Roman" w:eastAsia="Times New Roman" w:hAnsi="Times New Roman"/>
          <w:rtl w:val="0"/>
        </w:rPr>
        <w:t xml:space="preserve"> traditions of Buddhism. This requires a correct understanding of tradition, so that we may choose what we should truly inherit and carry forward. Only in this way, it is good for the healthy development of Buddhism.</w:t>
      </w:r>
    </w:p>
    <w:p w:rsidR="00000000" w:rsidDel="00000000" w:rsidP="00000000" w:rsidRDefault="00000000" w:rsidRPr="00000000" w14:paraId="00000057">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firstLine="420"/>
        <w:rPr>
          <w:shd w:fill="ffd966" w:val="clear"/>
        </w:rPr>
      </w:pPr>
      <w:sdt>
        <w:sdtPr>
          <w:id w:val="-1042897891"/>
          <w:tag w:val="goog_rdk_102"/>
        </w:sdtPr>
        <w:sdtContent>
          <w:commentRangeStart w:id="85"/>
        </w:sdtContent>
      </w:sdt>
      <w:r w:rsidDel="00000000" w:rsidR="00000000" w:rsidRPr="00000000">
        <w:rPr>
          <w:shd w:fill="ffd966" w:val="clear"/>
          <w:rtl w:val="0"/>
        </w:rPr>
        <w:t xml:space="preserve">佛教现代化面临的首要问题是文献整理。五四运动后，随着白话文的兴起，传统的阅读方式有了很大改变。尽管佛经在翻译时选择了较为通俗的语言，也可以说是当时的白话，但对今天的人来说，在理解上还是有一定困难。尤其是历代高僧的大量论典和注疏，没有一定的佛学基础就很难深入。这就需要用现代学术规范加以整理，如校勘、注释及白话翻译。这些工作将有利于佛教典籍的普及。</w:t>
      </w:r>
    </w:p>
    <w:p w:rsidR="00000000" w:rsidDel="00000000" w:rsidP="00000000" w:rsidRDefault="00000000" w:rsidRPr="00000000" w14:paraId="00000059">
      <w:pPr>
        <w:ind w:firstLine="420"/>
        <w:rPr>
          <w:shd w:fill="ffd966" w:val="clear"/>
        </w:rPr>
      </w:pPr>
      <w:r w:rsidDel="00000000" w:rsidR="00000000" w:rsidRPr="00000000">
        <w:rPr>
          <w:shd w:fill="ffd966" w:val="clear"/>
          <w:rtl w:val="0"/>
        </w:rPr>
        <w:t xml:space="preserve">The primary issue of modernisation of Buddhism is organisation of literature. After May Fourth Movement，</w:t>
      </w:r>
    </w:p>
    <w:p w:rsidR="00000000" w:rsidDel="00000000" w:rsidP="00000000" w:rsidRDefault="00000000" w:rsidRPr="00000000" w14:paraId="0000005A">
      <w:pPr>
        <w:ind w:firstLine="420"/>
        <w:rPr>
          <w:shd w:fill="ffd966" w:val="clear"/>
        </w:rPr>
      </w:pPr>
      <w:r w:rsidDel="00000000" w:rsidR="00000000" w:rsidRPr="00000000">
        <w:rPr>
          <w:shd w:fill="ffd966" w:val="clear"/>
          <w:rtl w:val="0"/>
        </w:rPr>
        <w:t xml:space="preserve">我们在弘法过程中，也要契合时代思潮，如人生佛教的理念就和人本思想非常契合。尽管古今中外的所有问题都出自人们的贪嗔痴烦恼，但在每个时代还有不同的表现形式。所以我们要关注社会现状，以佛法智慧解决当下存在的问题。至于在弘法方式上，科技发展的确带来了很多便利。我们应该充分利用现代的科技和媒体，除了传统的讲座和印赠经书外，还可通过音像、网络等各种渠道传播佛法，使更多的人从中受益。</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05B">
      <w:pPr>
        <w:ind w:firstLine="420"/>
        <w:rPr/>
      </w:pPr>
      <w:r w:rsidDel="00000000" w:rsidR="00000000" w:rsidRPr="00000000">
        <w:rPr>
          <w:rtl w:val="0"/>
        </w:rPr>
      </w:r>
    </w:p>
    <w:p w:rsidR="00000000" w:rsidDel="00000000" w:rsidP="00000000" w:rsidRDefault="00000000" w:rsidRPr="00000000" w14:paraId="0000005C">
      <w:pPr>
        <w:ind w:firstLine="420"/>
        <w:rPr/>
      </w:pPr>
      <w:r w:rsidDel="00000000" w:rsidR="00000000" w:rsidRPr="00000000">
        <w:rPr>
          <w:rtl w:val="0"/>
        </w:rPr>
      </w:r>
    </w:p>
    <w:p w:rsidR="00000000" w:rsidDel="00000000" w:rsidP="00000000" w:rsidRDefault="00000000" w:rsidRPr="00000000" w14:paraId="0000005D">
      <w:pPr>
        <w:ind w:firstLine="420"/>
        <w:rPr/>
      </w:pPr>
      <w:r w:rsidDel="00000000" w:rsidR="00000000" w:rsidRPr="00000000">
        <w:rPr>
          <w:rtl w:val="0"/>
        </w:rPr>
      </w:r>
    </w:p>
    <w:p w:rsidR="00000000" w:rsidDel="00000000" w:rsidP="00000000" w:rsidRDefault="00000000" w:rsidRPr="00000000" w14:paraId="0000005E">
      <w:pPr>
        <w:ind w:firstLine="420"/>
        <w:rPr/>
      </w:pPr>
      <w:r w:rsidDel="00000000" w:rsidR="00000000" w:rsidRPr="00000000">
        <w:rPr>
          <w:rtl w:val="0"/>
        </w:rPr>
        <w:t xml:space="preserve">问：前面您提到要正确处理“学术与信仰”的问题，同时也谈到将对佛典进行学术规范。究竟应当怎样把握两者之间的关系？</w:t>
      </w:r>
    </w:p>
    <w:p w:rsidR="00000000" w:rsidDel="00000000" w:rsidP="00000000" w:rsidRDefault="00000000" w:rsidRPr="00000000" w14:paraId="0000005F">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w:t>
      </w:r>
      <w:sdt>
        <w:sdtPr>
          <w:id w:val="915604140"/>
          <w:tag w:val="goog_rdk_103"/>
        </w:sdtPr>
        <w:sdtContent>
          <w:commentRangeStart w:id="86"/>
        </w:sdtContent>
      </w:sdt>
      <w:r w:rsidDel="00000000" w:rsidR="00000000" w:rsidRPr="00000000">
        <w:rPr>
          <w:rFonts w:ascii="Times New Roman" w:cs="Times New Roman" w:eastAsia="Times New Roman" w:hAnsi="Times New Roman"/>
          <w:rtl w:val="0"/>
        </w:rPr>
        <w:t xml:space="preserve">Earlier, you mentioned the need to</w:t>
      </w:r>
      <w:commentRangeEnd w:id="86"/>
      <w:r w:rsidDel="00000000" w:rsidR="00000000" w:rsidRPr="00000000">
        <w:commentReference w:id="86"/>
      </w:r>
      <w:r w:rsidDel="00000000" w:rsidR="00000000" w:rsidRPr="00000000">
        <w:rPr>
          <w:rFonts w:ascii="Times New Roman" w:cs="Times New Roman" w:eastAsia="Times New Roman" w:hAnsi="Times New Roman"/>
          <w:rtl w:val="0"/>
        </w:rPr>
        <w:t xml:space="preserve"> properly address the issue of “Academics and faith”,</w:t>
      </w:r>
      <w:sdt>
        <w:sdtPr>
          <w:id w:val="2103437821"/>
          <w:tag w:val="goog_rdk_104"/>
        </w:sdtPr>
        <w:sdtContent>
          <w:commentRangeStart w:id="87"/>
        </w:sdtContent>
      </w:sdt>
      <w:r w:rsidDel="00000000" w:rsidR="00000000" w:rsidRPr="00000000">
        <w:rPr>
          <w:rFonts w:ascii="Times New Roman" w:cs="Times New Roman" w:eastAsia="Times New Roman" w:hAnsi="Times New Roman"/>
          <w:rtl w:val="0"/>
        </w:rPr>
        <w:t xml:space="preserve"> and also </w:t>
      </w:r>
      <w:commentRangeEnd w:id="87"/>
      <w:r w:rsidDel="00000000" w:rsidR="00000000" w:rsidRPr="00000000">
        <w:commentReference w:id="87"/>
      </w:r>
      <w:r w:rsidDel="00000000" w:rsidR="00000000" w:rsidRPr="00000000">
        <w:rPr>
          <w:rFonts w:ascii="Times New Roman" w:cs="Times New Roman" w:eastAsia="Times New Roman" w:hAnsi="Times New Roman"/>
          <w:rtl w:val="0"/>
        </w:rPr>
        <w:t xml:space="preserve">spoke about introducing academic standards in the study of Buddhist </w:t>
      </w:r>
      <w:sdt>
        <w:sdtPr>
          <w:id w:val="-122944661"/>
          <w:tag w:val="goog_rdk_105"/>
        </w:sdtPr>
        <w:sdtContent>
          <w:commentRangeStart w:id="88"/>
        </w:sdtContent>
      </w:sdt>
      <w:r w:rsidDel="00000000" w:rsidR="00000000" w:rsidRPr="00000000">
        <w:rPr>
          <w:rFonts w:ascii="Times New Roman" w:cs="Times New Roman" w:eastAsia="Times New Roman" w:hAnsi="Times New Roman"/>
          <w:rtl w:val="0"/>
        </w:rPr>
        <w:t xml:space="preserve">scriptures</w:t>
      </w:r>
      <w:commentRangeEnd w:id="88"/>
      <w:r w:rsidDel="00000000" w:rsidR="00000000" w:rsidRPr="00000000">
        <w:commentReference w:id="88"/>
      </w:r>
      <w:r w:rsidDel="00000000" w:rsidR="00000000" w:rsidRPr="00000000">
        <w:rPr>
          <w:rFonts w:ascii="Times New Roman" w:cs="Times New Roman" w:eastAsia="Times New Roman" w:hAnsi="Times New Roman"/>
          <w:rtl w:val="0"/>
        </w:rPr>
        <w:t xml:space="preserve">. So how should the relationship between two ultimately </w:t>
      </w:r>
      <w:sdt>
        <w:sdtPr>
          <w:id w:val="-304958994"/>
          <w:tag w:val="goog_rdk_106"/>
        </w:sdtPr>
        <w:sdtContent>
          <w:commentRangeStart w:id="89"/>
        </w:sdtContent>
      </w:sdt>
      <w:r w:rsidDel="00000000" w:rsidR="00000000" w:rsidRPr="00000000">
        <w:rPr>
          <w:rFonts w:ascii="Times New Roman" w:cs="Times New Roman" w:eastAsia="Times New Roman" w:hAnsi="Times New Roman"/>
          <w:rtl w:val="0"/>
        </w:rPr>
        <w:t xml:space="preserve">be understood</w:t>
      </w:r>
      <w:commentRangeEnd w:id="89"/>
      <w:r w:rsidDel="00000000" w:rsidR="00000000" w:rsidRPr="00000000">
        <w:commentReference w:id="8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420"/>
        <w:rPr/>
      </w:pPr>
      <w:r w:rsidDel="00000000" w:rsidR="00000000" w:rsidRPr="00000000">
        <w:rPr>
          <w:rtl w:val="0"/>
        </w:rPr>
        <w:t xml:space="preserve">答：学术只是一种工具和方法。既然是工具，那么它所达到的效果，就在于我们如何运用这一工具。从现有发展趋势看，今天提倡的现代化基本就是全盘西化，而我们所说的学术化也是沿用西方的治学方式。应当说，它的确有自身长处，有值得我们借鉴的地方，但是不是可以一成不变地照搬呢？佛教的现代化工作，还是要在继承传统的基础上进行。</w:t>
      </w:r>
    </w:p>
    <w:p w:rsidR="00000000" w:rsidDel="00000000" w:rsidP="00000000" w:rsidRDefault="00000000" w:rsidRPr="00000000" w14:paraId="00000062">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Academics is merely a tool and a method. Since it is a tool, the effect it produces depends on how we use it. Judging from current trends, </w:t>
      </w:r>
      <w:sdt>
        <w:sdtPr>
          <w:id w:val="979679556"/>
          <w:tag w:val="goog_rdk_107"/>
        </w:sdtPr>
        <w:sdtContent>
          <w:commentRangeStart w:id="90"/>
        </w:sdtContent>
      </w:sdt>
      <w:r w:rsidDel="00000000" w:rsidR="00000000" w:rsidRPr="00000000">
        <w:rPr>
          <w:rFonts w:ascii="Times New Roman" w:cs="Times New Roman" w:eastAsia="Times New Roman" w:hAnsi="Times New Roman"/>
          <w:rtl w:val="0"/>
        </w:rPr>
        <w:t xml:space="preserve">what is promoted today as modernisation</w:t>
      </w:r>
      <w:commentRangeEnd w:id="90"/>
      <w:r w:rsidDel="00000000" w:rsidR="00000000" w:rsidRPr="00000000">
        <w:commentReference w:id="90"/>
      </w:r>
      <w:r w:rsidDel="00000000" w:rsidR="00000000" w:rsidRPr="00000000">
        <w:rPr>
          <w:rFonts w:ascii="Times New Roman" w:cs="Times New Roman" w:eastAsia="Times New Roman" w:hAnsi="Times New Roman"/>
          <w:rtl w:val="0"/>
        </w:rPr>
        <w:t xml:space="preserve"> is often essentially full Westernization, while what we call academicization also follows Western scholarly methods. Certainly, these approaches have their strengths worth learning from. However, this does not mean </w:t>
      </w:r>
      <w:sdt>
        <w:sdtPr>
          <w:id w:val="-506783120"/>
          <w:tag w:val="goog_rdk_108"/>
        </w:sdtPr>
        <w:sdtContent>
          <w:commentRangeStart w:id="91"/>
        </w:sdtContent>
      </w:sdt>
      <w:r w:rsidDel="00000000" w:rsidR="00000000" w:rsidRPr="00000000">
        <w:rPr>
          <w:rFonts w:ascii="Times New Roman" w:cs="Times New Roman" w:eastAsia="Times New Roman" w:hAnsi="Times New Roman"/>
          <w:rtl w:val="0"/>
        </w:rPr>
        <w:t xml:space="preserve">they should be copied</w:t>
      </w:r>
      <w:commentRangeEnd w:id="91"/>
      <w:r w:rsidDel="00000000" w:rsidR="00000000" w:rsidRPr="00000000">
        <w:commentReference w:id="91"/>
      </w:r>
      <w:r w:rsidDel="00000000" w:rsidR="00000000" w:rsidRPr="00000000">
        <w:rPr>
          <w:rFonts w:ascii="Times New Roman" w:cs="Times New Roman" w:eastAsia="Times New Roman" w:hAnsi="Times New Roman"/>
          <w:rtl w:val="0"/>
        </w:rPr>
        <w:t xml:space="preserve"> unchanged.</w:t>
      </w:r>
      <w:sdt>
        <w:sdtPr>
          <w:id w:val="-1372024412"/>
          <w:tag w:val="goog_rdk_109"/>
        </w:sdtPr>
        <w:sdtContent>
          <w:commentRangeStart w:id="92"/>
        </w:sdtContent>
      </w:sdt>
      <w:r w:rsidDel="00000000" w:rsidR="00000000" w:rsidRPr="00000000">
        <w:rPr>
          <w:rFonts w:ascii="Times New Roman" w:cs="Times New Roman" w:eastAsia="Times New Roman" w:hAnsi="Times New Roman"/>
          <w:rtl w:val="0"/>
        </w:rPr>
        <w:t xml:space="preserve"> </w:t>
      </w:r>
      <w:commentRangeEnd w:id="92"/>
      <w:r w:rsidDel="00000000" w:rsidR="00000000" w:rsidRPr="00000000">
        <w:commentReference w:id="92"/>
      </w:r>
      <w:r w:rsidDel="00000000" w:rsidR="00000000" w:rsidRPr="00000000">
        <w:rPr>
          <w:rFonts w:ascii="Times New Roman" w:cs="Times New Roman" w:eastAsia="Times New Roman" w:hAnsi="Times New Roman"/>
          <w:rtl w:val="0"/>
        </w:rPr>
        <w:t xml:space="preserve">The modernisation of Buddhism must </w:t>
      </w:r>
      <w:sdt>
        <w:sdtPr>
          <w:id w:val="112140734"/>
          <w:tag w:val="goog_rdk_110"/>
        </w:sdtPr>
        <w:sdtContent>
          <w:commentRangeStart w:id="93"/>
        </w:sdtContent>
      </w:sdt>
      <w:r w:rsidDel="00000000" w:rsidR="00000000" w:rsidRPr="00000000">
        <w:rPr>
          <w:rFonts w:ascii="Times New Roman" w:cs="Times New Roman" w:eastAsia="Times New Roman" w:hAnsi="Times New Roman"/>
          <w:rtl w:val="0"/>
        </w:rPr>
        <w:t xml:space="preserve">still be carried out</w:t>
      </w:r>
      <w:commentRangeEnd w:id="93"/>
      <w:r w:rsidDel="00000000" w:rsidR="00000000" w:rsidRPr="00000000">
        <w:commentReference w:id="93"/>
      </w:r>
      <w:r w:rsidDel="00000000" w:rsidR="00000000" w:rsidRPr="00000000">
        <w:rPr>
          <w:rFonts w:ascii="Times New Roman" w:cs="Times New Roman" w:eastAsia="Times New Roman" w:hAnsi="Times New Roman"/>
          <w:rtl w:val="0"/>
        </w:rPr>
        <w:t xml:space="preserve"> on the foundation of inheriting tradition.</w:t>
      </w:r>
    </w:p>
    <w:p w:rsidR="00000000" w:rsidDel="00000000" w:rsidP="00000000" w:rsidRDefault="00000000" w:rsidRPr="00000000" w14:paraId="00000063">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firstLine="420"/>
        <w:rPr/>
      </w:pPr>
      <w:r w:rsidDel="00000000" w:rsidR="00000000" w:rsidRPr="00000000">
        <w:rPr>
          <w:rtl w:val="0"/>
        </w:rPr>
        <w:t xml:space="preserve">正如民国年间讨论的中体西用，同样，佛教应以自身优良传统为根本，在这个前提下，使现代化的工具为我所用。以现代学术规范来研究佛学，对于校勘典籍和整理文献固然有一定作用，但涉及佛法义理，尤其是修证层面，学术方法就无能为力了。如果以学术规范来处理所有问题，佛教将只剩下属于文化的这部分。事实上，文化只是佛法传播的载体，而沉溺于学术研究，甚至会以丧失信仰为代价。所以在佛教学术化的过程中，我们要看到学术方法的长处，更要看到它的局限。</w:t>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w:t>
      </w:r>
      <w:sdt>
        <w:sdtPr>
          <w:id w:val="-922162501"/>
          <w:tag w:val="goog_rdk_111"/>
        </w:sdtPr>
        <w:sdtContent>
          <w:commentRangeStart w:id="94"/>
        </w:sdtContent>
      </w:sdt>
      <w:r w:rsidDel="00000000" w:rsidR="00000000" w:rsidRPr="00000000">
        <w:rPr>
          <w:rFonts w:ascii="Times New Roman" w:cs="Times New Roman" w:eastAsia="Times New Roman" w:hAnsi="Times New Roman"/>
          <w:rtl w:val="0"/>
        </w:rPr>
        <w:t xml:space="preserve"> there was once the discussion o</w:t>
      </w:r>
      <w:commentRangeEnd w:id="94"/>
      <w:r w:rsidDel="00000000" w:rsidR="00000000" w:rsidRPr="00000000">
        <w:commentReference w:id="94"/>
      </w:r>
      <w:r w:rsidDel="00000000" w:rsidR="00000000" w:rsidRPr="00000000">
        <w:rPr>
          <w:rFonts w:ascii="Times New Roman" w:cs="Times New Roman" w:eastAsia="Times New Roman" w:hAnsi="Times New Roman"/>
          <w:rtl w:val="0"/>
        </w:rPr>
        <w:t xml:space="preserve">f</w:t>
      </w:r>
      <w:sdt>
        <w:sdtPr>
          <w:id w:val="934897065"/>
          <w:tag w:val="goog_rdk_112"/>
        </w:sdtPr>
        <w:sdtContent>
          <w:commentRangeStart w:id="95"/>
        </w:sdtContent>
      </w:sdt>
      <w:r w:rsidDel="00000000" w:rsidR="00000000" w:rsidRPr="00000000">
        <w:rPr>
          <w:rFonts w:ascii="Times New Roman" w:cs="Times New Roman" w:eastAsia="Times New Roman" w:hAnsi="Times New Roman"/>
          <w:rtl w:val="0"/>
        </w:rPr>
        <w:t xml:space="preserve"> “Chinese Learning as the Substance, Western Learning for Application”</w:t>
      </w:r>
      <w:commentRangeEnd w:id="95"/>
      <w:r w:rsidDel="00000000" w:rsidR="00000000" w:rsidRPr="00000000">
        <w:commentReference w:id="95"/>
      </w:r>
      <w:r w:rsidDel="00000000" w:rsidR="00000000" w:rsidRPr="00000000">
        <w:rPr>
          <w:rFonts w:ascii="Times New Roman" w:cs="Times New Roman" w:eastAsia="Times New Roman" w:hAnsi="Times New Roman"/>
          <w:rtl w:val="0"/>
        </w:rPr>
        <w:t xml:space="preserve"> during the Republic of China era, Buddhism likewise should remain rooted in its own finest traditions </w:t>
      </w:r>
      <w:sdt>
        <w:sdtPr>
          <w:id w:val="-1367376729"/>
          <w:tag w:val="goog_rdk_113"/>
        </w:sdtPr>
        <w:sdtContent>
          <w:commentRangeStart w:id="96"/>
        </w:sdtContent>
      </w:sdt>
      <w:r w:rsidDel="00000000" w:rsidR="00000000" w:rsidRPr="00000000">
        <w:rPr>
          <w:rFonts w:ascii="Times New Roman" w:cs="Times New Roman" w:eastAsia="Times New Roman" w:hAnsi="Times New Roman"/>
          <w:rtl w:val="0"/>
        </w:rPr>
        <w:t xml:space="preserve">while making use of modern tools on that basis.</w:t>
      </w:r>
      <w:commentRangeEnd w:id="96"/>
      <w:r w:rsidDel="00000000" w:rsidR="00000000" w:rsidRPr="00000000">
        <w:commentReference w:id="96"/>
      </w:r>
      <w:r w:rsidDel="00000000" w:rsidR="00000000" w:rsidRPr="00000000">
        <w:rPr>
          <w:rFonts w:ascii="Times New Roman" w:cs="Times New Roman" w:eastAsia="Times New Roman" w:hAnsi="Times New Roman"/>
          <w:rtl w:val="0"/>
        </w:rPr>
        <w:t xml:space="preserve"> </w:t>
      </w:r>
      <w:sdt>
        <w:sdtPr>
          <w:id w:val="468055217"/>
          <w:tag w:val="goog_rdk_114"/>
        </w:sdtPr>
        <w:sdtContent>
          <w:commentRangeStart w:id="97"/>
        </w:sdtContent>
      </w:sdt>
      <w:r w:rsidDel="00000000" w:rsidR="00000000" w:rsidRPr="00000000">
        <w:rPr>
          <w:rFonts w:ascii="Times New Roman" w:cs="Times New Roman" w:eastAsia="Times New Roman" w:hAnsi="Times New Roman"/>
          <w:rtl w:val="0"/>
        </w:rPr>
        <w:t xml:space="preserve">Using modern academic standards to study Buddhism is indeed useful for textual collation and the organisation of literature</w:t>
      </w:r>
      <w:commentRangeEnd w:id="97"/>
      <w:r w:rsidDel="00000000" w:rsidR="00000000" w:rsidRPr="00000000">
        <w:commentReference w:id="97"/>
      </w:r>
      <w:r w:rsidDel="00000000" w:rsidR="00000000" w:rsidRPr="00000000">
        <w:rPr>
          <w:rFonts w:ascii="Times New Roman" w:cs="Times New Roman" w:eastAsia="Times New Roman" w:hAnsi="Times New Roman"/>
          <w:rtl w:val="0"/>
        </w:rPr>
        <w:t xml:space="preserve">. However, </w:t>
      </w:r>
      <w:sdt>
        <w:sdtPr>
          <w:id w:val="618708093"/>
          <w:tag w:val="goog_rdk_115"/>
        </w:sdtPr>
        <w:sdtContent>
          <w:commentRangeStart w:id="98"/>
        </w:sdtContent>
      </w:sdt>
      <w:r w:rsidDel="00000000" w:rsidR="00000000" w:rsidRPr="00000000">
        <w:rPr>
          <w:rFonts w:ascii="Times New Roman" w:cs="Times New Roman" w:eastAsia="Times New Roman" w:hAnsi="Times New Roman"/>
          <w:rtl w:val="0"/>
        </w:rPr>
        <w:t xml:space="preserve">when it comes to the principles and meaning of Buddha Dharma, especially the level of practice and realisation, academic methods become inadequate</w:t>
      </w:r>
      <w:commentRangeEnd w:id="98"/>
      <w:r w:rsidDel="00000000" w:rsidR="00000000" w:rsidRPr="00000000">
        <w:commentReference w:id="98"/>
      </w:r>
      <w:r w:rsidDel="00000000" w:rsidR="00000000" w:rsidRPr="00000000">
        <w:rPr>
          <w:rFonts w:ascii="Times New Roman" w:cs="Times New Roman" w:eastAsia="Times New Roman" w:hAnsi="Times New Roman"/>
          <w:rtl w:val="0"/>
        </w:rPr>
        <w:t xml:space="preserve">. </w:t>
      </w:r>
      <w:sdt>
        <w:sdtPr>
          <w:id w:val="-928508110"/>
          <w:tag w:val="goog_rdk_116"/>
        </w:sdtPr>
        <w:sdtContent>
          <w:commentRangeStart w:id="99"/>
        </w:sdtContent>
      </w:sdt>
      <w:r w:rsidDel="00000000" w:rsidR="00000000" w:rsidRPr="00000000">
        <w:rPr>
          <w:rFonts w:ascii="Times New Roman" w:cs="Times New Roman" w:eastAsia="Times New Roman" w:hAnsi="Times New Roman"/>
          <w:rtl w:val="0"/>
        </w:rPr>
        <w:t xml:space="preserve">If academic standards are used to deal with every issue, Buddhism will eventually be reduced to merely its cultural aspect.</w:t>
      </w:r>
      <w:commentRangeEnd w:id="99"/>
      <w:r w:rsidDel="00000000" w:rsidR="00000000" w:rsidRPr="00000000">
        <w:commentReference w:id="99"/>
      </w:r>
      <w:r w:rsidDel="00000000" w:rsidR="00000000" w:rsidRPr="00000000">
        <w:rPr>
          <w:rFonts w:ascii="Times New Roman" w:cs="Times New Roman" w:eastAsia="Times New Roman" w:hAnsi="Times New Roman"/>
          <w:rtl w:val="0"/>
        </w:rPr>
        <w:t xml:space="preserve"> In reality, culture is only a vehicle </w:t>
      </w:r>
      <w:sdt>
        <w:sdtPr>
          <w:id w:val="-1326857757"/>
          <w:tag w:val="goog_rdk_117"/>
        </w:sdtPr>
        <w:sdtContent>
          <w:commentRangeStart w:id="100"/>
        </w:sdtContent>
      </w:sdt>
      <w:r w:rsidDel="00000000" w:rsidR="00000000" w:rsidRPr="00000000">
        <w:rPr>
          <w:rFonts w:ascii="Times New Roman" w:cs="Times New Roman" w:eastAsia="Times New Roman" w:hAnsi="Times New Roman"/>
          <w:rtl w:val="0"/>
        </w:rPr>
        <w:t xml:space="preserve">for the propagation of </w:t>
      </w:r>
      <w:commentRangeEnd w:id="100"/>
      <w:r w:rsidDel="00000000" w:rsidR="00000000" w:rsidRPr="00000000">
        <w:commentReference w:id="100"/>
      </w:r>
      <w:r w:rsidDel="00000000" w:rsidR="00000000" w:rsidRPr="00000000">
        <w:rPr>
          <w:rFonts w:ascii="Times New Roman" w:cs="Times New Roman" w:eastAsia="Times New Roman" w:hAnsi="Times New Roman"/>
          <w:rtl w:val="0"/>
        </w:rPr>
        <w:t xml:space="preserve">the Buddha Dharma, while </w:t>
      </w:r>
      <w:sdt>
        <w:sdtPr>
          <w:id w:val="1549414424"/>
          <w:tag w:val="goog_rdk_118"/>
        </w:sdtPr>
        <w:sdtContent>
          <w:commentRangeStart w:id="101"/>
        </w:sdtContent>
      </w:sdt>
      <w:r w:rsidDel="00000000" w:rsidR="00000000" w:rsidRPr="00000000">
        <w:rPr>
          <w:rFonts w:ascii="Times New Roman" w:cs="Times New Roman" w:eastAsia="Times New Roman" w:hAnsi="Times New Roman"/>
          <w:rtl w:val="0"/>
        </w:rPr>
        <w:t xml:space="preserve">excessive immersion in academic research can even come at the cost of losing faith</w:t>
      </w:r>
      <w:commentRangeEnd w:id="101"/>
      <w:r w:rsidDel="00000000" w:rsidR="00000000" w:rsidRPr="00000000">
        <w:commentReference w:id="101"/>
      </w:r>
      <w:r w:rsidDel="00000000" w:rsidR="00000000" w:rsidRPr="00000000">
        <w:rPr>
          <w:rFonts w:ascii="Times New Roman" w:cs="Times New Roman" w:eastAsia="Times New Roman" w:hAnsi="Times New Roman"/>
          <w:rtl w:val="0"/>
        </w:rPr>
        <w:t xml:space="preserve">. Therefore, </w:t>
      </w:r>
      <w:sdt>
        <w:sdtPr>
          <w:id w:val="1779003094"/>
          <w:tag w:val="goog_rdk_119"/>
        </w:sdtPr>
        <w:sdtContent>
          <w:commentRangeStart w:id="102"/>
        </w:sdtContent>
      </w:sdt>
      <w:r w:rsidDel="00000000" w:rsidR="00000000" w:rsidRPr="00000000">
        <w:rPr>
          <w:rFonts w:ascii="Times New Roman" w:cs="Times New Roman" w:eastAsia="Times New Roman" w:hAnsi="Times New Roman"/>
          <w:rtl w:val="0"/>
        </w:rPr>
        <w:t xml:space="preserve">in the process of the academicization of Buddhism</w:t>
      </w:r>
      <w:commentRangeEnd w:id="102"/>
      <w:r w:rsidDel="00000000" w:rsidR="00000000" w:rsidRPr="00000000">
        <w:commentReference w:id="102"/>
      </w:r>
      <w:r w:rsidDel="00000000" w:rsidR="00000000" w:rsidRPr="00000000">
        <w:rPr>
          <w:rFonts w:ascii="Times New Roman" w:cs="Times New Roman" w:eastAsia="Times New Roman" w:hAnsi="Times New Roman"/>
          <w:rtl w:val="0"/>
        </w:rPr>
        <w:t xml:space="preserve">, we must recognize not only the strengths of academic methods, but also their limitations.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firstLine="420"/>
        <w:rPr/>
      </w:pPr>
      <w:r w:rsidDel="00000000" w:rsidR="00000000" w:rsidRPr="00000000">
        <w:rPr>
          <w:rtl w:val="0"/>
        </w:rPr>
        <w:t xml:space="preserve">问：现代化带来的另一个重大改变，是社会的整体商业化。在利润最大化原则成为一切的今天，寺院是不是也或多或少地受到影响？</w:t>
      </w:r>
    </w:p>
    <w:p w:rsidR="00000000" w:rsidDel="00000000" w:rsidP="00000000" w:rsidRDefault="00000000" w:rsidRPr="00000000" w14:paraId="00000068">
      <w:pPr>
        <w:ind w:firstLine="420"/>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Another major change brought by modernisation is the </w:t>
      </w:r>
      <w:sdt>
        <w:sdtPr>
          <w:id w:val="1590107639"/>
          <w:tag w:val="goog_rdk_120"/>
        </w:sdtPr>
        <w:sdtContent>
          <w:commentRangeStart w:id="103"/>
        </w:sdtContent>
      </w:sdt>
      <w:r w:rsidDel="00000000" w:rsidR="00000000" w:rsidRPr="00000000">
        <w:rPr>
          <w:rFonts w:ascii="Times New Roman" w:cs="Times New Roman" w:eastAsia="Times New Roman" w:hAnsi="Times New Roman"/>
          <w:rtl w:val="0"/>
        </w:rPr>
        <w:t xml:space="preserve">commercialisation </w:t>
      </w:r>
      <w:commentRangeEnd w:id="103"/>
      <w:r w:rsidDel="00000000" w:rsidR="00000000" w:rsidRPr="00000000">
        <w:commentReference w:id="103"/>
      </w:r>
      <w:r w:rsidDel="00000000" w:rsidR="00000000" w:rsidRPr="00000000">
        <w:rPr>
          <w:rFonts w:ascii="Times New Roman" w:cs="Times New Roman" w:eastAsia="Times New Roman" w:hAnsi="Times New Roman"/>
          <w:rtl w:val="0"/>
        </w:rPr>
        <w:t xml:space="preserve">of society as a whole. In today’s world, where the principle of maximizing profit dominates nearly everything, have temples also been influenced more or less? </w:t>
      </w:r>
      <w:r w:rsidDel="00000000" w:rsidR="00000000" w:rsidRPr="00000000">
        <w:rPr>
          <w:rtl w:val="0"/>
        </w:rPr>
      </w:r>
    </w:p>
    <w:p w:rsidR="00000000" w:rsidDel="00000000" w:rsidP="00000000" w:rsidRDefault="00000000" w:rsidRPr="00000000" w14:paraId="00000069">
      <w:pPr>
        <w:ind w:firstLine="420"/>
        <w:rPr/>
      </w:pPr>
      <w:r w:rsidDel="00000000" w:rsidR="00000000" w:rsidRPr="00000000">
        <w:rPr>
          <w:rtl w:val="0"/>
        </w:rPr>
      </w:r>
    </w:p>
    <w:p w:rsidR="00000000" w:rsidDel="00000000" w:rsidP="00000000" w:rsidRDefault="00000000" w:rsidRPr="00000000" w14:paraId="0000006A">
      <w:pPr>
        <w:ind w:firstLine="420"/>
        <w:rPr/>
      </w:pPr>
      <w:r w:rsidDel="00000000" w:rsidR="00000000" w:rsidRPr="00000000">
        <w:rPr>
          <w:rtl w:val="0"/>
        </w:rPr>
        <w:t xml:space="preserve">答：现代化是以科技和经济为两大支柱，从今天的社会现状看，这一指导思想带来的负面影响是有目共睹的。如果展开说的话，这个问题就太大了。寺院是社会的组成部分，受到影响和冲击是必然的。但作为寺院或僧伽来说，不能忘记自身的根本职能。寺院是一个道场，是出家人修道的场所，僧宝的使命是住持并弘扬佛法。明白了寺院的基本职能，自然就能认识到，寺院过分商业化是一种不正常的现象。</w:t>
      </w:r>
    </w:p>
    <w:p w:rsidR="00000000" w:rsidDel="00000000" w:rsidP="00000000" w:rsidRDefault="00000000" w:rsidRPr="00000000" w14:paraId="0000006B">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Modernisation is built upon two major pillars, technology and economics. </w:t>
      </w:r>
      <w:sdt>
        <w:sdtPr>
          <w:id w:val="1711071743"/>
          <w:tag w:val="goog_rdk_121"/>
        </w:sdtPr>
        <w:sdtContent>
          <w:commentRangeStart w:id="104"/>
        </w:sdtContent>
      </w:sdt>
      <w:r w:rsidDel="00000000" w:rsidR="00000000" w:rsidRPr="00000000">
        <w:rPr>
          <w:rFonts w:ascii="Times New Roman" w:cs="Times New Roman" w:eastAsia="Times New Roman" w:hAnsi="Times New Roman"/>
          <w:rtl w:val="0"/>
        </w:rPr>
        <w:t xml:space="preserve">Judging from the condition of society today, the negative effects brought by this guiding mindset are evident to all.</w:t>
      </w:r>
      <w:commentRangeEnd w:id="104"/>
      <w:r w:rsidDel="00000000" w:rsidR="00000000" w:rsidRPr="00000000">
        <w:commentReference w:id="104"/>
      </w:r>
      <w:r w:rsidDel="00000000" w:rsidR="00000000" w:rsidRPr="00000000">
        <w:rPr>
          <w:rFonts w:ascii="Times New Roman" w:cs="Times New Roman" w:eastAsia="Times New Roman" w:hAnsi="Times New Roman"/>
          <w:rtl w:val="0"/>
        </w:rPr>
        <w:t xml:space="preserve"> If we were to discuss this issue in detail, it would become far too broad. Temples are part of society, so it is inevitable that they are affected </w:t>
      </w:r>
      <w:sdt>
        <w:sdtPr>
          <w:id w:val="842972553"/>
          <w:tag w:val="goog_rdk_122"/>
        </w:sdtPr>
        <w:sdtContent>
          <w:commentRangeStart w:id="105"/>
        </w:sdtContent>
      </w:sdt>
      <w:r w:rsidDel="00000000" w:rsidR="00000000" w:rsidRPr="00000000">
        <w:rPr>
          <w:rFonts w:ascii="Times New Roman" w:cs="Times New Roman" w:eastAsia="Times New Roman" w:hAnsi="Times New Roman"/>
          <w:rtl w:val="0"/>
        </w:rPr>
        <w:t xml:space="preserve">and influenced </w:t>
      </w:r>
      <w:commentRangeEnd w:id="105"/>
      <w:r w:rsidDel="00000000" w:rsidR="00000000" w:rsidRPr="00000000">
        <w:commentReference w:id="105"/>
      </w:r>
      <w:r w:rsidDel="00000000" w:rsidR="00000000" w:rsidRPr="00000000">
        <w:rPr>
          <w:rFonts w:ascii="Times New Roman" w:cs="Times New Roman" w:eastAsia="Times New Roman" w:hAnsi="Times New Roman"/>
          <w:rtl w:val="0"/>
        </w:rPr>
        <w:t xml:space="preserve">by these changes. However, for temples and Sangha, we must not forget our fundamental role. A temple is a place of spiritual cultivation for </w:t>
      </w:r>
      <w:sdt>
        <w:sdtPr>
          <w:id w:val="886272469"/>
          <w:tag w:val="goog_rdk_123"/>
        </w:sdtPr>
        <w:sdtContent>
          <w:commentRangeStart w:id="106"/>
        </w:sdtContent>
      </w:sdt>
      <w:r w:rsidDel="00000000" w:rsidR="00000000" w:rsidRPr="00000000">
        <w:rPr>
          <w:rFonts w:ascii="Times New Roman" w:cs="Times New Roman" w:eastAsia="Times New Roman" w:hAnsi="Times New Roman"/>
          <w:rtl w:val="0"/>
        </w:rPr>
        <w:t xml:space="preserve">monks</w:t>
      </w:r>
      <w:commentRangeEnd w:id="106"/>
      <w:r w:rsidDel="00000000" w:rsidR="00000000" w:rsidRPr="00000000">
        <w:commentReference w:id="106"/>
      </w:r>
      <w:r w:rsidDel="00000000" w:rsidR="00000000" w:rsidRPr="00000000">
        <w:rPr>
          <w:rFonts w:ascii="Times New Roman" w:cs="Times New Roman" w:eastAsia="Times New Roman" w:hAnsi="Times New Roman"/>
          <w:rtl w:val="0"/>
        </w:rPr>
        <w:t xml:space="preserve">, and the mission of the Sangha is to </w:t>
      </w:r>
      <w:sdt>
        <w:sdtPr>
          <w:id w:val="-492997846"/>
          <w:tag w:val="goog_rdk_124"/>
        </w:sdtPr>
        <w:sdtContent>
          <w:commentRangeStart w:id="107"/>
        </w:sdtContent>
      </w:sdt>
      <w:r w:rsidDel="00000000" w:rsidR="00000000" w:rsidRPr="00000000">
        <w:rPr>
          <w:rFonts w:ascii="Times New Roman" w:cs="Times New Roman" w:eastAsia="Times New Roman" w:hAnsi="Times New Roman"/>
          <w:rtl w:val="0"/>
        </w:rPr>
        <w:t xml:space="preserve">conduct and propagate</w:t>
      </w:r>
      <w:commentRangeEnd w:id="107"/>
      <w:r w:rsidDel="00000000" w:rsidR="00000000" w:rsidRPr="00000000">
        <w:commentReference w:id="107"/>
      </w:r>
      <w:r w:rsidDel="00000000" w:rsidR="00000000" w:rsidRPr="00000000">
        <w:rPr>
          <w:rFonts w:ascii="Times New Roman" w:cs="Times New Roman" w:eastAsia="Times New Roman" w:hAnsi="Times New Roman"/>
          <w:rtl w:val="0"/>
        </w:rPr>
        <w:t xml:space="preserve"> the Buddha dharma. Once we understand the </w:t>
      </w:r>
      <w:sdt>
        <w:sdtPr>
          <w:id w:val="-1143030560"/>
          <w:tag w:val="goog_rdk_125"/>
        </w:sdtPr>
        <w:sdtContent>
          <w:commentRangeStart w:id="108"/>
        </w:sdtContent>
      </w:sdt>
      <w:r w:rsidDel="00000000" w:rsidR="00000000" w:rsidRPr="00000000">
        <w:rPr>
          <w:rFonts w:ascii="Times New Roman" w:cs="Times New Roman" w:eastAsia="Times New Roman" w:hAnsi="Times New Roman"/>
          <w:rtl w:val="0"/>
        </w:rPr>
        <w:t xml:space="preserve">basic function of temples</w:t>
      </w:r>
      <w:commentRangeEnd w:id="108"/>
      <w:r w:rsidDel="00000000" w:rsidR="00000000" w:rsidRPr="00000000">
        <w:commentReference w:id="108"/>
      </w:r>
      <w:r w:rsidDel="00000000" w:rsidR="00000000" w:rsidRPr="00000000">
        <w:rPr>
          <w:rFonts w:ascii="Times New Roman" w:cs="Times New Roman" w:eastAsia="Times New Roman" w:hAnsi="Times New Roman"/>
          <w:rtl w:val="0"/>
        </w:rPr>
        <w:t xml:space="preserve">, we can naturally recognize that excessive commercialization of temples is an unhealthy phenomenon.</w:t>
      </w:r>
    </w:p>
    <w:p w:rsidR="00000000" w:rsidDel="00000000" w:rsidP="00000000" w:rsidRDefault="00000000" w:rsidRPr="00000000" w14:paraId="0000006C">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firstLine="420"/>
        <w:rPr/>
      </w:pPr>
      <w:r w:rsidDel="00000000" w:rsidR="00000000" w:rsidRPr="00000000">
        <w:rPr>
          <w:rtl w:val="0"/>
        </w:rPr>
        <w:t xml:space="preserve">问：</w:t>
      </w:r>
      <w:r w:rsidDel="00000000" w:rsidR="00000000" w:rsidRPr="00000000">
        <w:rPr>
          <w:rtl w:val="0"/>
        </w:rPr>
        <w:t xml:space="preserve">宗教政策落实以来，国内陆续办起了几十所佛学院，也为教界输送了一批又一批毕业生，但目前能走向社会弘法的法师极为有限，原因究竟是什么？</w:t>
      </w:r>
    </w:p>
    <w:p w:rsidR="00000000" w:rsidDel="00000000" w:rsidP="00000000" w:rsidRDefault="00000000" w:rsidRPr="00000000" w14:paraId="0000006E">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w:t>
      </w:r>
      <w:sdt>
        <w:sdtPr>
          <w:id w:val="868801658"/>
          <w:tag w:val="goog_rdk_126"/>
        </w:sdtPr>
        <w:sdtContent>
          <w:commentRangeStart w:id="109"/>
        </w:sdtContent>
      </w:sdt>
      <w:r w:rsidDel="00000000" w:rsidR="00000000" w:rsidRPr="00000000">
        <w:rPr>
          <w:rFonts w:ascii="Times New Roman" w:cs="Times New Roman" w:eastAsia="Times New Roman" w:hAnsi="Times New Roman"/>
          <w:rtl w:val="0"/>
        </w:rPr>
        <w:t xml:space="preserve">Since the implementation of religious policy, dozens of Buddhist colleges have gradually been established in mainland China, producing batch after batch of graduates for the Buddhist community.</w:t>
      </w:r>
      <w:commentRangeEnd w:id="109"/>
      <w:r w:rsidDel="00000000" w:rsidR="00000000" w:rsidRPr="00000000">
        <w:commentReference w:id="109"/>
      </w:r>
      <w:r w:rsidDel="00000000" w:rsidR="00000000" w:rsidRPr="00000000">
        <w:rPr>
          <w:rFonts w:ascii="Times New Roman" w:cs="Times New Roman" w:eastAsia="Times New Roman" w:hAnsi="Times New Roman"/>
          <w:rtl w:val="0"/>
        </w:rPr>
        <w:t xml:space="preserve"> However, </w:t>
      </w:r>
      <w:sdt>
        <w:sdtPr>
          <w:id w:val="-2091415298"/>
          <w:tag w:val="goog_rdk_127"/>
        </w:sdtPr>
        <w:sdtContent>
          <w:commentRangeStart w:id="110"/>
        </w:sdtContent>
      </w:sdt>
      <w:r w:rsidDel="00000000" w:rsidR="00000000" w:rsidRPr="00000000">
        <w:rPr>
          <w:rFonts w:ascii="Times New Roman" w:cs="Times New Roman" w:eastAsia="Times New Roman" w:hAnsi="Times New Roman"/>
          <w:rtl w:val="0"/>
        </w:rPr>
        <w:t xml:space="preserve">the number of masters truly able to bring the Buddha Dharma into society remains extremely limited</w:t>
      </w:r>
      <w:commentRangeEnd w:id="110"/>
      <w:r w:rsidDel="00000000" w:rsidR="00000000" w:rsidRPr="00000000">
        <w:commentReference w:id="110"/>
      </w:r>
      <w:r w:rsidDel="00000000" w:rsidR="00000000" w:rsidRPr="00000000">
        <w:rPr>
          <w:rFonts w:ascii="Times New Roman" w:cs="Times New Roman" w:eastAsia="Times New Roman" w:hAnsi="Times New Roman"/>
          <w:rtl w:val="0"/>
        </w:rPr>
        <w:t xml:space="preserve">. </w:t>
      </w:r>
      <w:sdt>
        <w:sdtPr>
          <w:id w:val="1688343374"/>
          <w:tag w:val="goog_rdk_128"/>
        </w:sdtPr>
        <w:sdtContent>
          <w:commentRangeStart w:id="111"/>
        </w:sdtContent>
      </w:sdt>
      <w:r w:rsidDel="00000000" w:rsidR="00000000" w:rsidRPr="00000000">
        <w:rPr>
          <w:rFonts w:ascii="Times New Roman" w:cs="Times New Roman" w:eastAsia="Times New Roman" w:hAnsi="Times New Roman"/>
          <w:rtl w:val="0"/>
        </w:rPr>
        <w:t xml:space="preserve">What do you think is the reason for this?</w:t>
      </w: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006F">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firstLine="420"/>
        <w:rPr/>
      </w:pPr>
      <w:r w:rsidDel="00000000" w:rsidR="00000000" w:rsidRPr="00000000">
        <w:rPr>
          <w:rtl w:val="0"/>
        </w:rPr>
        <w:t xml:space="preserve">答：目前佛学院的教育，不论是两年的预科教育，还是四年的本科教育，在课程设置上涉及的面都很广。其弊端在于，对任何一门的学习都是浮光掠影式的。学生通过几年的学习，只是掌握了一些支离破碎的佛学知识，未能对某个宗派或经论有深入了解。从另一方面来说，佛学院沿用了社会办学的模式，基本局限于传授知识，缺乏对弘法能力的培养。既没有安排弘法布教的相关课程，也缺少实际的锻炼机会。</w:t>
      </w:r>
    </w:p>
    <w:p w:rsidR="00000000" w:rsidDel="00000000" w:rsidP="00000000" w:rsidRDefault="00000000" w:rsidRPr="00000000" w14:paraId="00000071">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Jiqun</w:t>
      </w:r>
      <w:r w:rsidDel="00000000" w:rsidR="00000000" w:rsidRPr="00000000">
        <w:rPr>
          <w:rFonts w:ascii="Times New Roman" w:cs="Times New Roman" w:eastAsia="Times New Roman" w:hAnsi="Times New Roman"/>
          <w:rtl w:val="0"/>
        </w:rPr>
        <w:t xml:space="preserve">: At present, Buddhist college</w:t>
      </w:r>
      <w:sdt>
        <w:sdtPr>
          <w:id w:val="-137855330"/>
          <w:tag w:val="goog_rdk_129"/>
        </w:sdtPr>
        <w:sdtContent>
          <w:ins w:author="Wade" w:id="11" w:date="2026-06-20T01:46:28Z">
            <w:r w:rsidDel="00000000" w:rsidR="00000000" w:rsidRPr="00000000">
              <w:rPr>
                <w:rFonts w:ascii="Times New Roman" w:cs="Times New Roman" w:eastAsia="Times New Roman" w:hAnsi="Times New Roman"/>
                <w:rtl w:val="0"/>
              </w:rPr>
              <w:t xml:space="preserve">s</w:t>
            </w:r>
          </w:ins>
        </w:sdtContent>
      </w:sdt>
      <w:sdt>
        <w:sdtPr>
          <w:id w:val="-1064296139"/>
          <w:tag w:val="goog_rdk_130"/>
        </w:sdtPr>
        <w:sdtContent>
          <w:del w:author="Wade" w:id="11" w:date="2026-06-20T01:46:28Z">
            <w:r w:rsidDel="00000000" w:rsidR="00000000" w:rsidRPr="00000000">
              <w:rPr>
                <w:rFonts w:ascii="Times New Roman" w:cs="Times New Roman" w:eastAsia="Times New Roman" w:hAnsi="Times New Roman"/>
                <w:rtl w:val="0"/>
              </w:rPr>
              <w:delText xml:space="preserve"> education</w:delText>
            </w:r>
          </w:del>
        </w:sdtContent>
      </w:sdt>
      <w:r w:rsidDel="00000000" w:rsidR="00000000" w:rsidRPr="00000000">
        <w:rPr>
          <w:rFonts w:ascii="Times New Roman" w:cs="Times New Roman" w:eastAsia="Times New Roman" w:hAnsi="Times New Roman"/>
          <w:rtl w:val="0"/>
        </w:rPr>
        <w:t xml:space="preserve">, no matter the two years preparatory programme or the four-year undergraduate program, cover</w:t>
      </w:r>
      <w:sdt>
        <w:sdtPr>
          <w:id w:val="836501333"/>
          <w:tag w:val="goog_rdk_131"/>
        </w:sdtPr>
        <w:sdtContent>
          <w:del w:author="Wade" w:id="12" w:date="2026-06-20T01:46:39Z">
            <w:r w:rsidDel="00000000" w:rsidR="00000000" w:rsidRPr="00000000">
              <w:rPr>
                <w:rFonts w:ascii="Times New Roman" w:cs="Times New Roman" w:eastAsia="Times New Roman" w:hAnsi="Times New Roman"/>
                <w:rtl w:val="0"/>
              </w:rPr>
              <w:delText xml:space="preserve">s</w:delText>
            </w:r>
          </w:del>
        </w:sdtContent>
      </w:sdt>
      <w:r w:rsidDel="00000000" w:rsidR="00000000" w:rsidRPr="00000000">
        <w:rPr>
          <w:rFonts w:ascii="Times New Roman" w:cs="Times New Roman" w:eastAsia="Times New Roman" w:hAnsi="Times New Roman"/>
          <w:rtl w:val="0"/>
        </w:rPr>
        <w:t xml:space="preserve"> a very wide range of </w:t>
      </w:r>
      <w:sdt>
        <w:sdtPr>
          <w:id w:val="-959740016"/>
          <w:tag w:val="goog_rdk_132"/>
        </w:sdtPr>
        <w:sdtContent>
          <w:ins w:author="Wade" w:id="13" w:date="2026-06-20T01:47:08Z">
            <w:r w:rsidDel="00000000" w:rsidR="00000000" w:rsidRPr="00000000">
              <w:rPr>
                <w:rFonts w:ascii="Times New Roman" w:cs="Times New Roman" w:eastAsia="Times New Roman" w:hAnsi="Times New Roman"/>
                <w:rtl w:val="0"/>
              </w:rPr>
              <w:t xml:space="preserve">courses</w:t>
            </w:r>
          </w:ins>
        </w:sdtContent>
      </w:sdt>
      <w:sdt>
        <w:sdtPr>
          <w:id w:val="221944828"/>
          <w:tag w:val="goog_rdk_133"/>
        </w:sdtPr>
        <w:sdtContent>
          <w:del w:author="Wade" w:id="13" w:date="2026-06-20T01:47:08Z">
            <w:r w:rsidDel="00000000" w:rsidR="00000000" w:rsidRPr="00000000">
              <w:rPr>
                <w:rFonts w:ascii="Times New Roman" w:cs="Times New Roman" w:eastAsia="Times New Roman" w:hAnsi="Times New Roman"/>
                <w:rtl w:val="0"/>
              </w:rPr>
              <w:delText xml:space="preserve">subjects in their curriculum</w:delText>
            </w:r>
          </w:del>
        </w:sdtContent>
      </w:sdt>
      <w:r w:rsidDel="00000000" w:rsidR="00000000" w:rsidRPr="00000000">
        <w:rPr>
          <w:rFonts w:ascii="Times New Roman" w:cs="Times New Roman" w:eastAsia="Times New Roman" w:hAnsi="Times New Roman"/>
          <w:rtl w:val="0"/>
        </w:rPr>
        <w:t xml:space="preserve">. However, </w:t>
      </w:r>
      <w:sdt>
        <w:sdtPr>
          <w:id w:val="2109605442"/>
          <w:tag w:val="goog_rdk_134"/>
        </w:sdtPr>
        <w:sdtContent>
          <w:commentRangeStart w:id="112"/>
        </w:sdtContent>
      </w:sdt>
      <w:r w:rsidDel="00000000" w:rsidR="00000000" w:rsidRPr="00000000">
        <w:rPr>
          <w:rFonts w:ascii="Times New Roman" w:cs="Times New Roman" w:eastAsia="Times New Roman" w:hAnsi="Times New Roman"/>
          <w:rtl w:val="0"/>
        </w:rPr>
        <w:t xml:space="preserve">the drawback is that every subject is studied only superficially</w:t>
      </w:r>
      <w:commentRangeEnd w:id="112"/>
      <w:r w:rsidDel="00000000" w:rsidR="00000000" w:rsidRPr="00000000">
        <w:commentReference w:id="112"/>
      </w:r>
      <w:r w:rsidDel="00000000" w:rsidR="00000000" w:rsidRPr="00000000">
        <w:rPr>
          <w:rFonts w:ascii="Times New Roman" w:cs="Times New Roman" w:eastAsia="Times New Roman" w:hAnsi="Times New Roman"/>
          <w:rtl w:val="0"/>
        </w:rPr>
        <w:t xml:space="preserve">. After several years of study, students merely acquired </w:t>
      </w:r>
      <w:sdt>
        <w:sdtPr>
          <w:id w:val="-168038841"/>
          <w:tag w:val="goog_rdk_135"/>
        </w:sdtPr>
        <w:sdtContent>
          <w:commentRangeStart w:id="113"/>
        </w:sdtContent>
      </w:sdt>
      <w:r w:rsidDel="00000000" w:rsidR="00000000" w:rsidRPr="00000000">
        <w:rPr>
          <w:rFonts w:ascii="Times New Roman" w:cs="Times New Roman" w:eastAsia="Times New Roman" w:hAnsi="Times New Roman"/>
          <w:rtl w:val="0"/>
        </w:rPr>
        <w:t xml:space="preserve">fragmented Buddhism knowledge,</w:t>
      </w:r>
      <w:commentRangeEnd w:id="113"/>
      <w:r w:rsidDel="00000000" w:rsidR="00000000" w:rsidRPr="00000000">
        <w:commentReference w:id="113"/>
      </w:r>
      <w:r w:rsidDel="00000000" w:rsidR="00000000" w:rsidRPr="00000000">
        <w:rPr>
          <w:rFonts w:ascii="Times New Roman" w:cs="Times New Roman" w:eastAsia="Times New Roman" w:hAnsi="Times New Roman"/>
          <w:rtl w:val="0"/>
        </w:rPr>
        <w:t xml:space="preserve"> without gaining a deep understanding of any particular sect or sutra.</w:t>
      </w:r>
    </w:p>
    <w:p w:rsidR="00000000" w:rsidDel="00000000" w:rsidP="00000000" w:rsidRDefault="00000000" w:rsidRPr="00000000" w14:paraId="00000072">
      <w:pPr>
        <w:ind w:firstLine="420"/>
        <w:rPr>
          <w:rFonts w:ascii="Times New Roman" w:cs="Times New Roman" w:eastAsia="Times New Roman" w:hAnsi="Times New Roman"/>
        </w:rPr>
      </w:pPr>
      <w:sdt>
        <w:sdtPr>
          <w:id w:val="-128451481"/>
          <w:tag w:val="goog_rdk_136"/>
        </w:sdtPr>
        <w:sdtContent>
          <w:commentRangeStart w:id="114"/>
        </w:sdtContent>
      </w:sdt>
      <w:r w:rsidDel="00000000" w:rsidR="00000000" w:rsidRPr="00000000">
        <w:rPr>
          <w:rFonts w:ascii="Times New Roman" w:cs="Times New Roman" w:eastAsia="Times New Roman" w:hAnsi="Times New Roman"/>
          <w:rtl w:val="0"/>
        </w:rPr>
        <w:t xml:space="preserve">From another perspective, Buddhist colleges have largely adopted the model of secular educational institutions, remaining mainly limited to the transmission of knowledge while lacking the cultivation of Buddha Dharma propagating skills.</w:t>
      </w:r>
      <w:commentRangeEnd w:id="114"/>
      <w:r w:rsidDel="00000000" w:rsidR="00000000" w:rsidRPr="00000000">
        <w:commentReference w:id="114"/>
      </w:r>
      <w:r w:rsidDel="00000000" w:rsidR="00000000" w:rsidRPr="00000000">
        <w:rPr>
          <w:rFonts w:ascii="Times New Roman" w:cs="Times New Roman" w:eastAsia="Times New Roman" w:hAnsi="Times New Roman"/>
          <w:rtl w:val="0"/>
        </w:rPr>
        <w:t xml:space="preserve"> </w:t>
      </w:r>
      <w:sdt>
        <w:sdtPr>
          <w:id w:val="604233245"/>
          <w:tag w:val="goog_rdk_137"/>
        </w:sdtPr>
        <w:sdtContent>
          <w:commentRangeStart w:id="115"/>
        </w:sdtContent>
      </w:sdt>
      <w:r w:rsidDel="00000000" w:rsidR="00000000" w:rsidRPr="00000000">
        <w:rPr>
          <w:rFonts w:ascii="Times New Roman" w:cs="Times New Roman" w:eastAsia="Times New Roman" w:hAnsi="Times New Roman"/>
          <w:rtl w:val="0"/>
        </w:rPr>
        <w:t xml:space="preserve">There are neither sufficient courses related to  Buddha Dharma propagation, nor adequate opportunities for practical training.</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073">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firstLine="420"/>
        <w:rPr/>
      </w:pPr>
      <w:r w:rsidDel="00000000" w:rsidR="00000000" w:rsidRPr="00000000">
        <w:rPr>
          <w:rtl w:val="0"/>
        </w:rPr>
        <w:t xml:space="preserve">学生在毕业之后，更难有进一步深造和学修的环境。没有扎实的佛学基础，如何能走向社会，从事弘法利生的事业？而从佛教界的大环境来说，弘法的气候也没有形成。受社会的影响，教界有不少人也热衷于权力和经济，将发展旅游和经忏佛事作为寺院的重点项目，没有将荷担如来家业作为应尽的本分。即使有一些学有所成并有心从事弘法的僧才，也没有因缘去成就他们。这种种原因，使得能走上社会弘法的法师寥寥无几。</w:t>
      </w:r>
    </w:p>
    <w:p w:rsidR="00000000" w:rsidDel="00000000" w:rsidP="00000000" w:rsidRDefault="00000000" w:rsidRPr="00000000" w14:paraId="00000075">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graduation,</w:t>
      </w:r>
      <w:sdt>
        <w:sdtPr>
          <w:id w:val="1164905860"/>
          <w:tag w:val="goog_rdk_138"/>
        </w:sdtPr>
        <w:sdtContent>
          <w:commentRangeStart w:id="116"/>
        </w:sdtContent>
      </w:sdt>
      <w:r w:rsidDel="00000000" w:rsidR="00000000" w:rsidRPr="00000000">
        <w:rPr>
          <w:rFonts w:ascii="Times New Roman" w:cs="Times New Roman" w:eastAsia="Times New Roman" w:hAnsi="Times New Roman"/>
          <w:rtl w:val="0"/>
        </w:rPr>
        <w:t xml:space="preserve"> it becomes even harder to have an environment for further study and practice</w:t>
      </w:r>
      <w:commentRangeEnd w:id="116"/>
      <w:r w:rsidDel="00000000" w:rsidR="00000000" w:rsidRPr="00000000">
        <w:commentReference w:id="116"/>
      </w:r>
      <w:r w:rsidDel="00000000" w:rsidR="00000000" w:rsidRPr="00000000">
        <w:rPr>
          <w:rFonts w:ascii="Times New Roman" w:cs="Times New Roman" w:eastAsia="Times New Roman" w:hAnsi="Times New Roman"/>
          <w:rtl w:val="0"/>
        </w:rPr>
        <w:t xml:space="preserve">. Without a solid foundation in Buddhism studies, how can </w:t>
      </w:r>
      <w:sdt>
        <w:sdtPr>
          <w:id w:val="-2000515284"/>
          <w:tag w:val="goog_rdk_139"/>
        </w:sdtPr>
        <w:sdtContent>
          <w:ins w:author="Wade" w:id="14" w:date="2026-06-20T02:04:29Z">
            <w:r w:rsidDel="00000000" w:rsidR="00000000" w:rsidRPr="00000000">
              <w:rPr>
                <w:rFonts w:ascii="Times New Roman" w:cs="Times New Roman" w:eastAsia="Times New Roman" w:hAnsi="Times New Roman"/>
                <w:rtl w:val="0"/>
              </w:rPr>
              <w:t xml:space="preserve">they</w:t>
            </w:r>
          </w:ins>
        </w:sdtContent>
      </w:sdt>
      <w:sdt>
        <w:sdtPr>
          <w:id w:val="-61871103"/>
          <w:tag w:val="goog_rdk_140"/>
        </w:sdtPr>
        <w:sdtContent>
          <w:del w:author="Wade" w:id="14" w:date="2026-06-20T02:04:29Z">
            <w:r w:rsidDel="00000000" w:rsidR="00000000" w:rsidRPr="00000000">
              <w:rPr>
                <w:rFonts w:ascii="Times New Roman" w:cs="Times New Roman" w:eastAsia="Times New Roman" w:hAnsi="Times New Roman"/>
                <w:rtl w:val="0"/>
              </w:rPr>
              <w:delText xml:space="preserve">one</w:delText>
            </w:r>
          </w:del>
        </w:sdtContent>
      </w:sdt>
      <w:r w:rsidDel="00000000" w:rsidR="00000000" w:rsidRPr="00000000">
        <w:rPr>
          <w:rFonts w:ascii="Times New Roman" w:cs="Times New Roman" w:eastAsia="Times New Roman" w:hAnsi="Times New Roman"/>
          <w:rtl w:val="0"/>
        </w:rPr>
        <w:t xml:space="preserve"> enter society and undertake the mission of propagating Buddha Dharma and benefiting others? </w:t>
      </w:r>
      <w:sdt>
        <w:sdtPr>
          <w:id w:val="-1905426193"/>
          <w:tag w:val="goog_rdk_141"/>
        </w:sdtPr>
        <w:sdtContent>
          <w:commentRangeStart w:id="117"/>
        </w:sdtContent>
      </w:sdt>
      <w:r w:rsidDel="00000000" w:rsidR="00000000" w:rsidRPr="00000000">
        <w:rPr>
          <w:rFonts w:ascii="Times New Roman" w:cs="Times New Roman" w:eastAsia="Times New Roman" w:hAnsi="Times New Roman"/>
          <w:rtl w:val="0"/>
        </w:rPr>
        <w:t xml:space="preserve">From the broader perspective of the Buddhist community, an atmosphere supportive of Buddha Dharma propagation has not yet to be established. </w:t>
      </w:r>
      <w:commentRangeEnd w:id="117"/>
      <w:r w:rsidDel="00000000" w:rsidR="00000000" w:rsidRPr="00000000">
        <w:commentReference w:id="117"/>
      </w:r>
      <w:r w:rsidDel="00000000" w:rsidR="00000000" w:rsidRPr="00000000">
        <w:rPr>
          <w:rFonts w:ascii="Times New Roman" w:cs="Times New Roman" w:eastAsia="Times New Roman" w:hAnsi="Times New Roman"/>
          <w:rtl w:val="0"/>
        </w:rPr>
        <w:t xml:space="preserve">Influenced by society, many within the Buddhist community have also become enthusiastic about power and economic gain, </w:t>
      </w:r>
      <w:sdt>
        <w:sdtPr>
          <w:id w:val="-2014875777"/>
          <w:tag w:val="goog_rdk_142"/>
        </w:sdtPr>
        <w:sdtContent>
          <w:commentRangeStart w:id="118"/>
        </w:sdtContent>
      </w:sdt>
      <w:r w:rsidDel="00000000" w:rsidR="00000000" w:rsidRPr="00000000">
        <w:rPr>
          <w:rFonts w:ascii="Times New Roman" w:cs="Times New Roman" w:eastAsia="Times New Roman" w:hAnsi="Times New Roman"/>
          <w:rtl w:val="0"/>
        </w:rPr>
        <w:t xml:space="preserve">treating tourism and ritual services as the main focus programme of temples, while neglecting their proper responsibility of carrying on the Buddha’s mission</w:t>
      </w:r>
      <w:commentRangeEnd w:id="118"/>
      <w:r w:rsidDel="00000000" w:rsidR="00000000" w:rsidRPr="00000000">
        <w:commentReference w:id="118"/>
      </w:r>
      <w:r w:rsidDel="00000000" w:rsidR="00000000" w:rsidRPr="00000000">
        <w:rPr>
          <w:rFonts w:ascii="Times New Roman" w:cs="Times New Roman" w:eastAsia="Times New Roman" w:hAnsi="Times New Roman"/>
          <w:rtl w:val="0"/>
        </w:rPr>
        <w:t xml:space="preserve">. </w:t>
      </w:r>
      <w:sdt>
        <w:sdtPr>
          <w:id w:val="-1003707980"/>
          <w:tag w:val="goog_rdk_143"/>
        </w:sdtPr>
        <w:sdtContent>
          <w:commentRangeStart w:id="119"/>
        </w:sdtContent>
      </w:sdt>
      <w:r w:rsidDel="00000000" w:rsidR="00000000" w:rsidRPr="00000000">
        <w:rPr>
          <w:rFonts w:ascii="Times New Roman" w:cs="Times New Roman" w:eastAsia="Times New Roman" w:hAnsi="Times New Roman"/>
          <w:rtl w:val="0"/>
        </w:rPr>
        <w:t xml:space="preserve">Even when there are some talented monks who have achieved success in their studies and genuinely aspire to propagate the Buddha Dharma, they often lack the proper conditions and opportunities to develop their abilities. For all these reasons, very few masters are truly able to bring the Buddha Dharma into society.</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076">
      <w:pPr>
        <w:ind w:firstLine="420"/>
        <w:rPr/>
      </w:pPr>
      <w:r w:rsidDel="00000000" w:rsidR="00000000" w:rsidRPr="00000000">
        <w:rPr>
          <w:rtl w:val="0"/>
        </w:rPr>
      </w:r>
    </w:p>
    <w:p w:rsidR="00000000" w:rsidDel="00000000" w:rsidP="00000000" w:rsidRDefault="00000000" w:rsidRPr="00000000" w14:paraId="00000077">
      <w:pPr>
        <w:ind w:firstLine="420"/>
        <w:rPr/>
      </w:pPr>
      <w:r w:rsidDel="00000000" w:rsidR="00000000" w:rsidRPr="00000000">
        <w:rPr>
          <w:rtl w:val="0"/>
        </w:rPr>
        <w:t xml:space="preserve">问：法师又是如何走上弘法道路的呢？法师经常说自己是随缘弘法，但缘也是可以造就的。您从事弘法这么多年，除了社会的需要，是不是也包括了主观努力？</w:t>
      </w:r>
    </w:p>
    <w:p w:rsidR="00000000" w:rsidDel="00000000" w:rsidP="00000000" w:rsidRDefault="00000000" w:rsidRPr="00000000" w14:paraId="00000078">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w:t>
      </w:r>
      <w:r w:rsidDel="00000000" w:rsidR="00000000" w:rsidRPr="00000000">
        <w:rPr>
          <w:rFonts w:ascii="Times New Roman" w:cs="Times New Roman" w:eastAsia="Times New Roman" w:hAnsi="Times New Roman"/>
          <w:rtl w:val="0"/>
        </w:rPr>
        <w:t xml:space="preserve">: How did you yourself come to embark on the path of propagating the Buddha Dharma? You often say that you propagate the Buddha Dharma according to circumstances, yet karmic connections can also be created. Having engaged in Buddha Dharma propagation for so many years, besides responding to the needs of society, has personal effort also played a </w:t>
      </w:r>
      <w:sdt>
        <w:sdtPr>
          <w:id w:val="-1048226286"/>
          <w:tag w:val="goog_rdk_144"/>
        </w:sdtPr>
        <w:sdtContent>
          <w:commentRangeStart w:id="120"/>
        </w:sdtContent>
      </w:sdt>
      <w:r w:rsidDel="00000000" w:rsidR="00000000" w:rsidRPr="00000000">
        <w:rPr>
          <w:rFonts w:ascii="Times New Roman" w:cs="Times New Roman" w:eastAsia="Times New Roman" w:hAnsi="Times New Roman"/>
          <w:rtl w:val="0"/>
        </w:rPr>
        <w:t xml:space="preserve">role</w:t>
      </w:r>
      <w:commentRangeEnd w:id="120"/>
      <w:r w:rsidDel="00000000" w:rsidR="00000000" w:rsidRPr="00000000">
        <w:commentReference w:id="12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firstLine="420"/>
        <w:rPr/>
      </w:pPr>
      <w:r w:rsidDel="00000000" w:rsidR="00000000" w:rsidRPr="00000000">
        <w:rPr>
          <w:rtl w:val="0"/>
        </w:rPr>
        <w:t xml:space="preserve">答：就我自己来说，从出家到上学的那些年，并没有弘法的愿望。上学期间，因为文化和佛学基础都比较差，只知道如饥似渴地学习，并没有什么其他想法。毕业后到了广化寺，教学之余就是读书，过着非常单纯的生活，和社会几乎是隔绝的，也没有产生弘法的念头。来到厦门后，有机会接触一些海外法师，了解到许多港台教界的弘法情况，受到很大启发。最初的弘法活动是从厦门大学开始的。当时我在厦大历史系进修研究生课程，因为这一因缘，就和厦大历史系联合举办了“佛教文化研讨班”，在南普陀圆通讲堂为厦大学生开设佛学讲座。与此同时，南普陀寺也开始举办面向社会民众的通俗弘法，当时选择的主题有“正信佛教系列讲座”及“人生佛教系列讲座”。这些活动取得了比较好的效果，于是开始有外地高校及佛教团体请我去举办讲座，这几年也经常应邀去海外弘法。</w:t>
      </w:r>
    </w:p>
    <w:p w:rsidR="00000000" w:rsidDel="00000000" w:rsidP="00000000" w:rsidRDefault="00000000" w:rsidRPr="00000000" w14:paraId="0000007B">
      <w:pPr>
        <w:ind w:firstLine="420"/>
        <w:rPr/>
      </w:pPr>
      <w:r w:rsidDel="00000000" w:rsidR="00000000" w:rsidRPr="00000000">
        <w:rPr>
          <w:rtl w:val="0"/>
        </w:rPr>
        <w:t xml:space="preserve">我一直本着随缘弘法的态度，有人请的时候尽量去，没人请的时候就呆在山上读书教学。人的一生很短暂，能扎扎实实地做好一件事就不错了，这就需要给自己一个明确的定位，知道做什么对自己是最合适的。有了这个定位后，就努力去做。当然做事还要有因缘，包括主观和客观两个方面。主观就是我们的发心、愿望及能力，客观就是外在环境。所以，我说的随缘并不排斥主观努力，当客观条件具备时，就好好去做；当客观条件不具备时，就培养主观条件，提高自身素质。只有这样，在条件成熟时，才有能力去担当。我知道自己的兴趣在哪里，出家这些年来，各种机会也很多，但只有弘法才是我真正想要做的。</w:t>
      </w:r>
    </w:p>
    <w:p w:rsidR="00000000" w:rsidDel="00000000" w:rsidP="00000000" w:rsidRDefault="00000000" w:rsidRPr="00000000" w14:paraId="0000007C">
      <w:pPr>
        <w:ind w:firstLine="420"/>
        <w:rPr/>
      </w:pPr>
      <w:r w:rsidDel="00000000" w:rsidR="00000000" w:rsidRPr="00000000">
        <w:rPr>
          <w:rtl w:val="0"/>
        </w:rPr>
      </w:r>
    </w:p>
    <w:p w:rsidR="00000000" w:rsidDel="00000000" w:rsidP="00000000" w:rsidRDefault="00000000" w:rsidRPr="00000000" w14:paraId="0000007D">
      <w:pPr>
        <w:ind w:firstLine="420"/>
        <w:rPr/>
      </w:pPr>
      <w:r w:rsidDel="00000000" w:rsidR="00000000" w:rsidRPr="00000000">
        <w:rPr>
          <w:rtl w:val="0"/>
        </w:rPr>
        <w:t xml:space="preserve">问：</w:t>
      </w:r>
      <w:r w:rsidDel="00000000" w:rsidR="00000000" w:rsidRPr="00000000">
        <w:rPr>
          <w:rtl w:val="0"/>
        </w:rPr>
        <w:t xml:space="preserve">很多人非常羡慕法师的生活，平时在山中读书写作，又有机会在世界各地讲经弘法。从您个人来说，内心更倾向于哪一种生活方式？</w:t>
      </w:r>
    </w:p>
    <w:p w:rsidR="00000000" w:rsidDel="00000000" w:rsidP="00000000" w:rsidRDefault="00000000" w:rsidRPr="00000000" w14:paraId="0000007E">
      <w:pPr>
        <w:ind w:firstLine="420"/>
        <w:rPr/>
      </w:pPr>
      <w:r w:rsidDel="00000000" w:rsidR="00000000" w:rsidRPr="00000000">
        <w:rPr>
          <w:rtl w:val="0"/>
        </w:rPr>
        <w:t xml:space="preserve">答：在山里读书写作、享受自然和外出弘法，对我来说一样重要，一样开心。我觉得一个出家人不存在得意和失意的问题，有的只是因缘的成熟与不成熟。在因缘成熟的情况下，我很愿意为社会多做些事情。如果做事的因缘不成熟，我能有更多时间来充实自己，在大自然中过清静的生活，这不仅适合我的性情，同时也是非常重要的。山居的时光，对我思考法义很有帮助。生活在自然环境中，能使人淡泊沉静，使心处于空灵的状态。适当远离世俗生活，还能从更客观的角度观察世界，认识生命真相。</w:t>
      </w:r>
    </w:p>
    <w:p w:rsidR="00000000" w:rsidDel="00000000" w:rsidP="00000000" w:rsidRDefault="00000000" w:rsidRPr="00000000" w14:paraId="0000007F">
      <w:pPr>
        <w:ind w:firstLine="420"/>
        <w:rPr/>
      </w:pPr>
      <w:r w:rsidDel="00000000" w:rsidR="00000000" w:rsidRPr="00000000">
        <w:rPr>
          <w:rtl w:val="0"/>
        </w:rPr>
        <w:t xml:space="preserve">就我个人而言，尽管在弘法过程中比较随缘，但对佛教事业始终本着积极的态度。也许因为有这份愿心，各种弘法的因缘就会不断出现。所以我觉得，在学佛过程中愿力的确非常重要。</w:t>
      </w:r>
    </w:p>
    <w:p w:rsidR="00000000" w:rsidDel="00000000" w:rsidP="00000000" w:rsidRDefault="00000000" w:rsidRPr="00000000" w14:paraId="00000080">
      <w:pPr>
        <w:ind w:firstLine="420"/>
        <w:rPr/>
      </w:pPr>
      <w:r w:rsidDel="00000000" w:rsidR="00000000" w:rsidRPr="00000000">
        <w:rPr>
          <w:rtl w:val="0"/>
        </w:rPr>
      </w:r>
    </w:p>
    <w:p w:rsidR="00000000" w:rsidDel="00000000" w:rsidP="00000000" w:rsidRDefault="00000000" w:rsidRPr="00000000" w14:paraId="00000081">
      <w:pPr>
        <w:ind w:firstLine="420"/>
        <w:rPr/>
      </w:pPr>
      <w:r w:rsidDel="00000000" w:rsidR="00000000" w:rsidRPr="00000000">
        <w:rPr>
          <w:rtl w:val="0"/>
        </w:rPr>
        <w:t xml:space="preserve">问：弘法是续佛慧命的事业，因此也有人说，必须有修有证才能讲经说法，这是不是有具体标准？作为弘法多年的法师，您认为应该具备哪些基本素质，才足以担当这样的职责？</w:t>
      </w:r>
    </w:p>
    <w:p w:rsidR="00000000" w:rsidDel="00000000" w:rsidP="00000000" w:rsidRDefault="00000000" w:rsidRPr="00000000" w14:paraId="00000082">
      <w:pPr>
        <w:ind w:firstLine="420"/>
        <w:rPr/>
      </w:pPr>
      <w:r w:rsidDel="00000000" w:rsidR="00000000" w:rsidRPr="00000000">
        <w:rPr>
          <w:rtl w:val="0"/>
        </w:rPr>
        <w:t xml:space="preserve">答：有修有证的概念本身就非常笼统，究竟怎样才算有修有证？有修有证才能弘法，也包含另一层含义，就是在没有修证前是不能弘法的，很多人会因此而退缩。事实上，学佛需要我们以整整一生乃至尽未来际去实践，这是积累的过程。而弘法是一种能力的培养，从掌握法义到参与弘法，需要有锻炼的阶段。对佛法的掌握，在成佛前的任何阶段都不能说是已经完成。</w:t>
      </w:r>
    </w:p>
    <w:p w:rsidR="00000000" w:rsidDel="00000000" w:rsidP="00000000" w:rsidRDefault="00000000" w:rsidRPr="00000000" w14:paraId="00000083">
      <w:pPr>
        <w:ind w:firstLine="420"/>
        <w:rPr/>
      </w:pPr>
      <w:r w:rsidDel="00000000" w:rsidR="00000000" w:rsidRPr="00000000">
        <w:rPr>
          <w:rtl w:val="0"/>
        </w:rPr>
        <w:t xml:space="preserve">作为一个弘法的法师来说，能对一个问题有正确认识，就有资格来弘扬这个问题；能对一部经论有正确认识，就有资格来弘扬这部经论，乃至一个宗派、一大藏教都是如此。除了具备正确认识外，相应的品行也不可或缺，这是弘法者应该具备的基本素质。弘扬佛法包括言教和身教两部分，弘法者对这一信仰有深入了解，并身体力行地去实践，就足以为人师表。所以我认为，对一个问题有正确认识，有能力表达清楚，并能遵守戒律、践行佛法，以解脱作为自己的人生目标。只要具备这些条件，就可以参与弘法。</w:t>
      </w:r>
    </w:p>
    <w:p w:rsidR="00000000" w:rsidDel="00000000" w:rsidP="00000000" w:rsidRDefault="00000000" w:rsidRPr="00000000" w14:paraId="00000084">
      <w:pPr>
        <w:ind w:firstLine="420"/>
        <w:rPr/>
      </w:pPr>
      <w:r w:rsidDel="00000000" w:rsidR="00000000" w:rsidRPr="00000000">
        <w:rPr>
          <w:rtl w:val="0"/>
        </w:rPr>
      </w:r>
    </w:p>
    <w:p w:rsidR="00000000" w:rsidDel="00000000" w:rsidP="00000000" w:rsidRDefault="00000000" w:rsidRPr="00000000" w14:paraId="00000085">
      <w:pPr>
        <w:ind w:firstLine="420"/>
        <w:rPr/>
      </w:pPr>
      <w:r w:rsidDel="00000000" w:rsidR="00000000" w:rsidRPr="00000000">
        <w:rPr>
          <w:rtl w:val="0"/>
        </w:rPr>
        <w:t xml:space="preserve">问：对于在家居士来说，应该怎样影响并感化周围的人？</w:t>
      </w:r>
    </w:p>
    <w:p w:rsidR="00000000" w:rsidDel="00000000" w:rsidP="00000000" w:rsidRDefault="00000000" w:rsidRPr="00000000" w14:paraId="00000086">
      <w:pPr>
        <w:ind w:firstLine="420"/>
        <w:rPr/>
      </w:pPr>
      <w:r w:rsidDel="00000000" w:rsidR="00000000" w:rsidRPr="00000000">
        <w:rPr>
          <w:rtl w:val="0"/>
        </w:rPr>
        <w:t xml:space="preserve">答：作为在家居士，我们可以将自己学到的佛法智慧，及自身的改变、受益和大家分享。作为佛弟子，如果能奉行五戒十善，如法生活，让他人从你身上了解学佛的利益，生起欢喜之心，乐意去亲近佛法，也是一种很好的弘法方式。</w:t>
      </w:r>
    </w:p>
    <w:p w:rsidR="00000000" w:rsidDel="00000000" w:rsidP="00000000" w:rsidRDefault="00000000" w:rsidRPr="00000000" w14:paraId="00000087">
      <w:pPr>
        <w:ind w:firstLine="420"/>
        <w:rPr/>
      </w:pPr>
      <w:r w:rsidDel="00000000" w:rsidR="00000000" w:rsidRPr="00000000">
        <w:rPr>
          <w:rtl w:val="0"/>
        </w:rPr>
      </w:r>
    </w:p>
    <w:p w:rsidR="00000000" w:rsidDel="00000000" w:rsidP="00000000" w:rsidRDefault="00000000" w:rsidRPr="00000000" w14:paraId="00000088">
      <w:pPr>
        <w:ind w:firstLine="420"/>
        <w:rPr/>
      </w:pPr>
      <w:r w:rsidDel="00000000" w:rsidR="00000000" w:rsidRPr="00000000">
        <w:rPr>
          <w:rtl w:val="0"/>
        </w:rPr>
        <w:t xml:space="preserve">问：作为世界三大宗教之一，佛教在当今世界的影响力似乎不及基督教那么广泛，即使在有着悠久佛教传统的中国，圣诞节的影响也超过佛诞日，这一现象是不是也值得注意？</w:t>
      </w:r>
    </w:p>
    <w:p w:rsidR="00000000" w:rsidDel="00000000" w:rsidP="00000000" w:rsidRDefault="00000000" w:rsidRPr="00000000" w14:paraId="00000089">
      <w:pPr>
        <w:ind w:firstLine="420"/>
        <w:rPr/>
      </w:pPr>
      <w:r w:rsidDel="00000000" w:rsidR="00000000" w:rsidRPr="00000000">
        <w:rPr>
          <w:rtl w:val="0"/>
        </w:rPr>
        <w:t xml:space="preserve">答：在西方社会，基督教已成为民众生活的一部分，这的确可以使我们从中得到启发。我们今天提倡人生佛教，就是要将佛法落实到生活中，和生活打成一片。佛法并不是抽象的理论，而是对人生的全面关怀，包括从出生到死亡的每个阶段。我们不仅要给民众提供正确的人生观，也要提供更为具体的举措。如台湾地区在实施的佛化婚礼、临终关怀等，就是一些很亲切的弘法方式。我们也完全可以根据民众的需要，开展一些与生活相关的活动。比如佛菩萨圣诞等佛教节日，在历史上也曾普及并成为民俗的一部分，但今天已被人渐渐淡忘。我们可以从这里切入，比如在观音圣诞倡导慈悲精神，在地藏圣诞倡导奉献精神，使佛法以各种方式深入社会大众，传播正能量。</w:t>
      </w:r>
    </w:p>
    <w:p w:rsidR="00000000" w:rsidDel="00000000" w:rsidP="00000000" w:rsidRDefault="00000000" w:rsidRPr="00000000" w14:paraId="0000008A">
      <w:pPr>
        <w:ind w:firstLine="420"/>
        <w:rPr/>
      </w:pPr>
      <w:r w:rsidDel="00000000" w:rsidR="00000000" w:rsidRPr="00000000">
        <w:rPr>
          <w:rtl w:val="0"/>
        </w:rPr>
      </w:r>
    </w:p>
    <w:p w:rsidR="00000000" w:rsidDel="00000000" w:rsidP="00000000" w:rsidRDefault="00000000" w:rsidRPr="00000000" w14:paraId="0000008B">
      <w:pPr>
        <w:ind w:firstLine="420"/>
        <w:rPr/>
      </w:pPr>
      <w:r w:rsidDel="00000000" w:rsidR="00000000" w:rsidRPr="00000000">
        <w:rPr>
          <w:rtl w:val="0"/>
        </w:rPr>
        <w:t xml:space="preserve">问：现行宗教政策对开展弘法活动有没有什么约束？</w:t>
      </w:r>
    </w:p>
    <w:p w:rsidR="00000000" w:rsidDel="00000000" w:rsidP="00000000" w:rsidRDefault="00000000" w:rsidRPr="00000000" w14:paraId="0000008C">
      <w:pPr>
        <w:ind w:firstLine="420"/>
        <w:rPr/>
      </w:pPr>
      <w:r w:rsidDel="00000000" w:rsidR="00000000" w:rsidRPr="00000000">
        <w:rPr>
          <w:rtl w:val="0"/>
        </w:rPr>
        <w:t xml:space="preserve">答：有很多人抱怨政策不宽松，事实上，在现行宗教政策允许的范围内，我们还有很多空间不曾好好利用。政策允许寺院举办佛学讲座，但有几个寺院在开展这项活动？在旅游业日益发展的今天，各地寺院几乎都成了重要景点，这固然在某种程度上影响了寺院的宁静，但同时也为普及佛法提供了很多机会，可寺院又为游客提供了什么？很多人到寺院走马观花一圈，仅仅将寺院当作古建和园林来参观，没能得到什么关于佛法的利益，使他们入宝山而空手归，这可以说是我们最大的失职。</w:t>
      </w:r>
    </w:p>
    <w:p w:rsidR="00000000" w:rsidDel="00000000" w:rsidP="00000000" w:rsidRDefault="00000000" w:rsidRPr="00000000" w14:paraId="0000008D">
      <w:pPr>
        <w:ind w:firstLine="420"/>
        <w:rPr/>
      </w:pPr>
      <w:r w:rsidDel="00000000" w:rsidR="00000000" w:rsidRPr="00000000">
        <w:rPr>
          <w:rtl w:val="0"/>
        </w:rPr>
        <w:t xml:space="preserve">其实，需要做的并不难。我们可以在寺院以宣传栏的形式介绍佛教常识；可以设立图书阅览室和音像室，准备一些通俗的佛教书籍和音像供游客学习；可以设立经书赠送处，印赠佛教普及读物与大众结缘，以此消除人们对佛法的误解。还可以开设素菜馆，宣传素食对健康、环保的意义；可以成立由出家人和在家居士组成的导游组，免费为游客导览并宣传佛教常识；可以成立心理咨询机构，为游客答疑解难，以佛法解决现代人的心理障碍。寺院的建筑和环境应古朴庄严，在晨钟暮鼓和梵唱清音中，使游客切身感受寺院的独特氛围。出家众应威仪具足，举止祥和，使民众生起恭敬和皈依之心。这些都在宗教政策允许的范围内，每个寺院只要有心就可以做好。所以，我们要有效利用现有的阵地。</w:t>
      </w:r>
    </w:p>
    <w:p w:rsidR="00000000" w:rsidDel="00000000" w:rsidP="00000000" w:rsidRDefault="00000000" w:rsidRPr="00000000" w14:paraId="0000008E">
      <w:pPr>
        <w:ind w:firstLine="420"/>
        <w:rPr/>
      </w:pPr>
      <w:r w:rsidDel="00000000" w:rsidR="00000000" w:rsidRPr="00000000">
        <w:rPr>
          <w:rtl w:val="0"/>
        </w:rPr>
      </w:r>
    </w:p>
    <w:p w:rsidR="00000000" w:rsidDel="00000000" w:rsidP="00000000" w:rsidRDefault="00000000" w:rsidRPr="00000000" w14:paraId="0000008F">
      <w:pPr>
        <w:ind w:firstLine="420"/>
        <w:rPr/>
      </w:pPr>
      <w:r w:rsidDel="00000000" w:rsidR="00000000" w:rsidRPr="00000000">
        <w:rPr>
          <w:rtl w:val="0"/>
        </w:rPr>
        <w:t xml:space="preserve">问：印赠经书是较为普及的弘法方式，长期以来，教界已做了大量工作。戒幢佛学研究所在办学的同时，也将通俗弘法作为重点，您在这方面有什么具体的想法呢？</w:t>
      </w:r>
    </w:p>
    <w:p w:rsidR="00000000" w:rsidDel="00000000" w:rsidP="00000000" w:rsidRDefault="00000000" w:rsidRPr="00000000" w14:paraId="00000090">
      <w:pPr>
        <w:ind w:firstLine="420"/>
        <w:rPr/>
      </w:pPr>
      <w:r w:rsidDel="00000000" w:rsidR="00000000" w:rsidRPr="00000000">
        <w:rPr>
          <w:rtl w:val="0"/>
        </w:rPr>
        <w:t xml:space="preserve">答：佛教界在印赠经书方面做了很多工作，也取得了相应成效，但我认为其中还存在两个问题。首先是印刷质量比较粗糙。凡夫是很著相的，印刷粗糙的书不易让人生起欢喜心，尤其是对还没有信仰的人，无法引起足够的重视，所以在书籍装帧上要提高品位。佛法是人生的智慧，是生活的艺术。一本书不仅要从内容上给人启迪，也要从装帧上使人欢喜。</w:t>
      </w:r>
    </w:p>
    <w:p w:rsidR="00000000" w:rsidDel="00000000" w:rsidP="00000000" w:rsidRDefault="00000000" w:rsidRPr="00000000" w14:paraId="00000091">
      <w:pPr>
        <w:ind w:firstLine="420"/>
        <w:rPr/>
      </w:pPr>
      <w:r w:rsidDel="00000000" w:rsidR="00000000" w:rsidRPr="00000000">
        <w:rPr>
          <w:rtl w:val="0"/>
        </w:rPr>
        <w:t xml:space="preserve">其次是书籍的内容。目前印赠的经书大同小异，以宣传因果报应的居多，这对具备一定信仰的人有作用，但对普通民众来说，反而会加深他们对佛法的误解，很难使他们因此信仰佛法。长期以来，中国奉行的是无神论教育，在这种先入为主的观念下，轮回说就成了他们学佛的重要障碍。所以面向社会弘法时，应突出佛法对现实人生的关怀，针对当下存在的问题引导大众。做到这两点的话，人们拿到这样的书，应该有兴趣读一读。</w:t>
      </w:r>
    </w:p>
    <w:p w:rsidR="00000000" w:rsidDel="00000000" w:rsidP="00000000" w:rsidRDefault="00000000" w:rsidRPr="00000000" w14:paraId="00000092">
      <w:pPr>
        <w:ind w:firstLine="420"/>
        <w:rPr/>
      </w:pPr>
      <w:r w:rsidDel="00000000" w:rsidR="00000000" w:rsidRPr="00000000">
        <w:rPr>
          <w:rtl w:val="0"/>
        </w:rPr>
      </w:r>
    </w:p>
    <w:p w:rsidR="00000000" w:rsidDel="00000000" w:rsidP="00000000" w:rsidRDefault="00000000" w:rsidRPr="00000000" w14:paraId="00000093">
      <w:pPr>
        <w:ind w:firstLine="420"/>
        <w:rPr/>
      </w:pPr>
      <w:r w:rsidDel="00000000" w:rsidR="00000000" w:rsidRPr="00000000">
        <w:rPr>
          <w:rtl w:val="0"/>
        </w:rPr>
        <w:t xml:space="preserve">问：记得您在戒幢佛学研究所主持“周末论坛”时，曾有学员对法师致力于通俗弘法提出不同意见，认为在教界师资不足的情况下，法师应当将更多精力用来培养弘法人才。您是如何看待这个问题的呢？</w:t>
      </w:r>
    </w:p>
    <w:p w:rsidR="00000000" w:rsidDel="00000000" w:rsidP="00000000" w:rsidRDefault="00000000" w:rsidRPr="00000000" w14:paraId="00000094">
      <w:pPr>
        <w:ind w:firstLine="420"/>
        <w:rPr/>
      </w:pPr>
      <w:r w:rsidDel="00000000" w:rsidR="00000000" w:rsidRPr="00000000">
        <w:rPr>
          <w:rtl w:val="0"/>
        </w:rPr>
        <w:t xml:space="preserve">答：通俗弘法和培养人才对于弘法的作用是一样的。因为社会是僧众的土壤，只有在佛教信仰比较普及的前提下，才有更多高素质的佛教徒，我们才能从中培养出类拔萃的僧才。就我个人来说，把两者看得同等重要。</w:t>
      </w:r>
    </w:p>
    <w:p w:rsidR="00000000" w:rsidDel="00000000" w:rsidP="00000000" w:rsidRDefault="00000000" w:rsidRPr="00000000" w14:paraId="00000095">
      <w:pPr>
        <w:ind w:firstLine="420"/>
        <w:rPr/>
      </w:pPr>
      <w:r w:rsidDel="00000000" w:rsidR="00000000" w:rsidRPr="00000000">
        <w:rPr>
          <w:rtl w:val="0"/>
        </w:rPr>
        <w:t xml:space="preserve">通常，我们以为佛学院的教学比通俗弘法更难。事实恰恰相反。面向社会的通俗弘法，似乎有些佛学常识的人都能做，但真正要做好，做得有效果，并不容易。因为通俗弘法所做的，是用简明易懂的方式表达佛法义理，是深入浅出的工作。如果对法义的研究不透彻，怎么能准确运用生活化的语言去表达？又怎么能用佛法智慧解决现实人生存在的各种问题？而通俗弘法面对的听众，可能是初次接触佛法，需要在短时间内使他们对佛法产生兴趣，不具备一定的摄受力，如何能打动对方？而通过短短一次讲座就把某个问题讲清楚，也不是容易办到的。</w:t>
      </w:r>
    </w:p>
    <w:p w:rsidR="00000000" w:rsidDel="00000000" w:rsidP="00000000" w:rsidRDefault="00000000" w:rsidRPr="00000000" w14:paraId="00000096">
      <w:pPr>
        <w:ind w:firstLine="420"/>
        <w:rPr/>
      </w:pPr>
      <w:r w:rsidDel="00000000" w:rsidR="00000000" w:rsidRPr="00000000">
        <w:rPr>
          <w:rtl w:val="0"/>
        </w:rPr>
      </w:r>
    </w:p>
    <w:p w:rsidR="00000000" w:rsidDel="00000000" w:rsidP="00000000" w:rsidRDefault="00000000" w:rsidRPr="00000000" w14:paraId="00000097">
      <w:pPr>
        <w:ind w:firstLine="420"/>
        <w:rPr/>
      </w:pPr>
      <w:r w:rsidDel="00000000" w:rsidR="00000000" w:rsidRPr="00000000">
        <w:rPr>
          <w:rtl w:val="0"/>
        </w:rPr>
        <w:t xml:space="preserve">问：有个问题不知是否恰当，古德云，“做空花佛事，建水月道场”，从这一角度来看，弘法的意义何在？</w:t>
      </w:r>
    </w:p>
    <w:p w:rsidR="00000000" w:rsidDel="00000000" w:rsidP="00000000" w:rsidRDefault="00000000" w:rsidRPr="00000000" w14:paraId="00000098">
      <w:pPr>
        <w:ind w:firstLine="420"/>
        <w:rPr/>
      </w:pPr>
      <w:r w:rsidDel="00000000" w:rsidR="00000000" w:rsidRPr="00000000">
        <w:rPr>
          <w:rtl w:val="0"/>
        </w:rPr>
        <w:t xml:space="preserve">答：空花佛事、水月道场是作为弘法者应该具备的认知，否则，就不能算是合格的弘法者。菩萨道修行有三大内涵，即菩提心、菩萨行和空性见。空性见就是要了知一切法如梦如幻，有了这个前提，在度众生的过程中才不会执著于能度和所度，不会执著于五欲尘劳。反之，虽然初发心是菩提心，久而久之，也可能变成名利心。而菩萨了知诸法如梦如幻，但同时也知道因缘因果的相续作用，才能以慈悲心、利他心为众生说法，为众生排忧解难。《金刚经》告诉我们：菩萨度无量众生，实无一众生得灭度者。正因为不住于度众生的相，菩萨才能于无所住而生其心，对所有人平等慈悲，无我利他。</w:t>
      </w:r>
    </w:p>
    <w:p w:rsidR="00000000" w:rsidDel="00000000" w:rsidP="00000000" w:rsidRDefault="00000000" w:rsidRPr="00000000" w14:paraId="00000099">
      <w:pPr>
        <w:ind w:firstLine="420"/>
        <w:rPr/>
      </w:pPr>
      <w:r w:rsidDel="00000000" w:rsidR="00000000" w:rsidRPr="00000000">
        <w:rPr>
          <w:rtl w:val="0"/>
        </w:rPr>
      </w:r>
    </w:p>
    <w:p w:rsidR="00000000" w:rsidDel="00000000" w:rsidP="00000000" w:rsidRDefault="00000000" w:rsidRPr="00000000" w14:paraId="0000009A">
      <w:pPr>
        <w:ind w:firstLine="420"/>
        <w:rPr/>
      </w:pPr>
      <w:r w:rsidDel="00000000" w:rsidR="00000000" w:rsidRPr="00000000">
        <w:rPr>
          <w:rtl w:val="0"/>
        </w:rPr>
        <w:t xml:space="preserve">问：法师即将推出新的“人生佛教小丛书”，能否请您简单介绍一下有关情况？在结束这次采访前，还想了解法师下一步的打算，我想这也是广大读者关心的。</w:t>
      </w:r>
    </w:p>
    <w:p w:rsidR="00000000" w:rsidDel="00000000" w:rsidP="00000000" w:rsidRDefault="00000000" w:rsidRPr="00000000" w14:paraId="0000009B">
      <w:pPr>
        <w:ind w:firstLine="420"/>
        <w:rPr/>
      </w:pPr>
      <w:r w:rsidDel="00000000" w:rsidR="00000000" w:rsidRPr="00000000">
        <w:rPr>
          <w:rtl w:val="0"/>
        </w:rPr>
        <w:t xml:space="preserve">答：以佛法智慧解决社会人生的一切问题，是每个佛子的责任所在。即将推出的“人生佛教小丛书”，将是我今后几年的重点之一。书中会从佛教的角度，解读信仰、环保、道德、财富等种种社会问题。</w:t>
      </w:r>
    </w:p>
    <w:p w:rsidR="00000000" w:rsidDel="00000000" w:rsidP="00000000" w:rsidRDefault="00000000" w:rsidRPr="00000000" w14:paraId="0000009C">
      <w:pPr>
        <w:ind w:firstLine="420"/>
        <w:rPr/>
      </w:pPr>
      <w:r w:rsidDel="00000000" w:rsidR="00000000" w:rsidRPr="00000000">
        <w:rPr>
          <w:rtl w:val="0"/>
        </w:rPr>
        <w:t xml:space="preserve">同时，我也希望通过多种渠道来弘扬佛法。目前，研究所主办了“戒幢佛学教育网”和我的个人网站，包括“论文专著、法音宣流、弘法足迹”等栏目，收集了大量的音像和文字资料，可以说是我过去十年弘法的一个总结。网络能超越时空局限，为更多人提供接触佛法的因缘。</w:t>
      </w:r>
    </w:p>
    <w:p w:rsidR="00000000" w:rsidDel="00000000" w:rsidP="00000000" w:rsidRDefault="00000000" w:rsidRPr="00000000" w14:paraId="0000009D">
      <w:pPr>
        <w:ind w:firstLine="420"/>
        <w:rPr/>
      </w:pPr>
      <w:r w:rsidDel="00000000" w:rsidR="00000000" w:rsidRPr="00000000">
        <w:rPr>
          <w:rtl w:val="0"/>
        </w:rPr>
        <w:t xml:space="preserve">我是个随缘的人，只要有因缘就会努力去做。当然，我也很希望自己能有更多时间在山中坐看云起。</w:t>
      </w:r>
    </w:p>
    <w:p w:rsidR="00000000" w:rsidDel="00000000" w:rsidP="00000000" w:rsidRDefault="00000000" w:rsidRPr="00000000" w14:paraId="0000009E">
      <w:pPr>
        <w:ind w:firstLine="420"/>
        <w:rPr>
          <w:rFonts w:ascii="Microsoft Yahei" w:cs="Microsoft Yahei" w:eastAsia="Microsoft Yahei" w:hAnsi="Microsoft Yahei"/>
        </w:rPr>
      </w:pPr>
      <w:r w:rsidDel="00000000" w:rsidR="00000000" w:rsidRPr="00000000">
        <w:rPr>
          <w:rtl w:val="0"/>
        </w:rPr>
      </w:r>
    </w:p>
    <w:sectPr>
      <w:footerReference r:id="rId9" w:type="default"/>
      <w:pgSz w:h="16838" w:w="11906" w:orient="portrait"/>
      <w:pgMar w:bottom="1440" w:top="1440" w:left="1361" w:right="1361"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de" w:id="34" w:date="2026-06-19T08:31:5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4498912"/>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前面解释了佛教的三种快乐，这个地方可以不用体现promoted by Buddhism</w:t>
          </w:r>
        </w:sdtContent>
      </w:sdt>
    </w:p>
  </w:comment>
  <w:comment w:author="Wade" w:id="44" w:date="2026-06-19T08:49:5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87609832"/>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这个翻译是准确的，就是需要考虑下这个是个对话，采访，有些词 要贴近口头话点，</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25491780"/>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contradict, 可以用 go against </w:t>
          </w:r>
        </w:sdtContent>
      </w:sdt>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89014590"/>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somewhat 可以用 a bit</w:t>
          </w:r>
        </w:sdtContent>
      </w:sdt>
    </w:p>
  </w:comment>
  <w:comment w:author="Wade" w:id="77" w:date="2026-06-19T12:55:5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697550"/>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要和前面的用词保持一致</w:t>
          </w:r>
        </w:sdtContent>
      </w:sdt>
    </w:p>
  </w:comment>
  <w:comment w:author="Wade" w:id="13" w:date="2026-06-19T02:03:3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9543343"/>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pointed out 语气弱化些</w:t>
          </w:r>
        </w:sdtContent>
      </w:sdt>
    </w:p>
  </w:comment>
  <w:comment w:author="Wade" w:id="75" w:date="2026-06-19T12:52:13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4553776"/>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改为动词 Promoting/Spreading.....</w:t>
          </w:r>
        </w:sdtContent>
      </w:sdt>
    </w:p>
  </w:comment>
  <w:comment w:author="Wade" w:id="74" w:date="2026-06-19T12:22:25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89374772"/>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这个翻译意思也都出来了</w:t>
          </w:r>
        </w:sdtContent>
      </w:sdt>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3845498"/>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语言风格上调整的适合对话，一些词语调整的简单点</w:t>
          </w:r>
        </w:sdtContent>
      </w:sdt>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55572"/>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You once joked that, as this trend develops, all cultures might eventually blend into just one — modernisation. Setting aside whether that’s good or bad, the process of modernisation has also brought new challenges for today’s Buddhist community. Should this time‑honored tradition also take on the challenge of becoming modern?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7043618"/>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和ancient比 “time‑honored tradition” sounds warm, respectful, and natural — perfect for referring to Buddhism.</w:t>
          </w:r>
        </w:sdtContent>
      </w:sdt>
    </w:p>
  </w:comment>
  <w:comment w:author="Wade" w:id="42" w:date="2026-06-19T08:29:2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77618084"/>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119" w:date="2026-06-20T02:40:32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3311155"/>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可以更简洁些</w:t>
          </w:r>
        </w:sdtContent>
      </w:sdt>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when some well‑trained monks sincerely wish to spread the Dharma, they often lack the right conditions to do so. As a result, only a few are able to bring the Dharma into society.</w:t>
      </w:r>
    </w:p>
  </w:comment>
  <w:comment w:author="Wade" w:id="73" w:date="2026-06-19T12:12:1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767433"/>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pursuit 可以删</w:t>
          </w:r>
        </w:sdtContent>
      </w:sdt>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fame and fortune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8545436"/>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这里causing开始可以用一个新的句子</w:t>
          </w:r>
        </w:sdtContent>
      </w:sdt>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time, our altruistic mind may gradually give way to fame and fortune.</w:t>
      </w:r>
    </w:p>
  </w:comment>
  <w:comment w:author="Wade" w:id="43" w:date="2026-06-19T08:52:47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0316018"/>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promotion 这样名词可以调整下，这里可以用个句子来表达</w:t>
          </w:r>
        </w:sdtContent>
      </w:sdt>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actively promote Buddhism of Human Life today</w:t>
      </w:r>
    </w:p>
  </w:comment>
  <w:comment w:author="Wade" w:id="89" w:date="2026-06-19T13:21:07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7699709"/>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改为we为主语引导的主动语态</w:t>
          </w:r>
        </w:sdtContent>
      </w:sdt>
    </w:p>
  </w:comment>
  <w:comment w:author="Wade" w:id="116" w:date="2026-06-20T02:04:2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6241280"/>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少了个主语</w:t>
          </w:r>
        </w:sdtContent>
      </w:sdt>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find it even harder to have a place for further study and practice.</w:t>
      </w:r>
    </w:p>
  </w:comment>
  <w:comment w:author="Wade" w:id="94" w:date="2026-06-19T14:07:05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16872414"/>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可以改为人称为主语</w:t>
          </w:r>
        </w:sdtContent>
      </w:sdt>
    </w:p>
  </w:comment>
  <w:comment w:author="Wade" w:id="69" w:date="2026-06-19T12:10:42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52121456"/>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没有翻译</w:t>
          </w:r>
        </w:sdtContent>
      </w:sdt>
    </w:p>
  </w:comment>
  <w:comment w:author="Wade" w:id="45" w:date="2026-06-19T08:54:25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21596285"/>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调整这里名词</w:t>
          </w:r>
        </w:sdtContent>
      </w:sdt>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still differs from what most people understand.</w:t>
      </w:r>
    </w:p>
  </w:comment>
  <w:comment w:author="Wade" w:id="95" w:date="2026-06-19T14:06:4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2164425"/>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另一本书用的</w:t>
          </w:r>
        </w:sdtContent>
      </w:sdt>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Chinese learning as the foundation, Western learning for practical use.”</w:t>
      </w:r>
    </w:p>
  </w:comment>
  <w:comment w:author="Wade" w:id="11" w:date="2026-06-19T02:01:0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1444895"/>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前面especially的稍长</w:t>
          </w:r>
        </w:sdtContent>
      </w:sdt>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“Proportion” sounds a bit analytical or statistical.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sounds natural, direct, and conversational — perfect for an interview or general writing.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80632482"/>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可以和前面一句合并下</w:t>
          </w:r>
        </w:sdtContent>
      </w:sdt>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within today’s Buddhist community, we have too few masters actively spreading the Dharma in society—a number far too small for a country of more than a billion people.</w:t>
      </w:r>
    </w:p>
  </w:comment>
  <w:comment w:author="Wade" w:id="72" w:date="2026-06-19T12:09:53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altruistic</w:t>
      </w:r>
    </w:p>
  </w:comment>
  <w:comment w:author="Wade" w:id="118" w:date="2026-06-20T02:37:4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51737316"/>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分2个句子</w:t>
          </w:r>
        </w:sdtContent>
      </w:sdt>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Influenced by society, some in the Buddhist community have also become enthusiastic about power and money. They make tourism and ritual services the main focus of temple activities, while neglecting their true duty to carry on the Buddha’s mission.</w:t>
      </w:r>
    </w:p>
  </w:comment>
  <w:comment w:author="Wade" w:id="8" w:date="2026-06-19T01:43:43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“hence” does sound rather formal or academic in modern English, especially in spoken or interview contexts.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keeps it natural and conversational.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rhythm flows smoothly into the next question.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Fits both written and spoken interview tone — approachable, not overly formal.</w:t>
      </w:r>
    </w:p>
  </w:comment>
  <w:comment w:author="Wade" w:id="32" w:date="2026-06-19T03:22:4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4303656"/>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这些可以调整得更简单易懂些</w:t>
          </w:r>
        </w:sdtContent>
      </w:sdt>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34339743"/>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because worldly life follows certain routines, and material interests often play a major role in the paths people choose.</w:t>
      </w:r>
    </w:p>
  </w:comment>
  <w:comment w:author="Wade" w:id="12" w:date="2026-06-19T01:55:23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6852819"/>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主动语态 前后更连贯</w:t>
          </w:r>
        </w:sdtContent>
      </w:sdt>
    </w:p>
  </w:comment>
  <w:comment w:author="Wade" w:id="71" w:date="2026-06-19T12:09:2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t>
      </w:r>
    </w:p>
  </w:comment>
  <w:comment w:author="Wade" w:id="27" w:date="2026-06-19T03:11:4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1373496"/>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liberating human beings. 更清晰些</w:t>
          </w:r>
        </w:sdtContent>
      </w:sdt>
    </w:p>
  </w:comment>
  <w:comment w:author="Wade" w:id="38" w:date="2026-06-19T08:25:1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64763414"/>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3" w:date="2026-06-19T03:26:5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2535029"/>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调成形容词 </w:t>
          </w:r>
        </w:sdtContent>
      </w:sdt>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4521252"/>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用从句表达更流畅些</w:t>
          </w:r>
        </w:sdtContent>
      </w:sdt>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many people are indifferent to Buddhism mainly because they do not realize how it can benefit their lives.</w:t>
      </w:r>
    </w:p>
  </w:comment>
  <w:comment w:author="Wade" w:id="10" w:date="2026-06-19T01:56:04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9105767"/>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随喜赞叹 翻译的准确流畅</w:t>
          </w:r>
        </w:sdtContent>
      </w:sdt>
    </w:p>
  </w:comment>
  <w:comment w:author="Wade" w:id="7" w:date="2026-06-19T01:41: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31415120"/>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这里different methods 和 your focus，读起来有点不顺，可以调整一致，比如</w:t>
          </w:r>
        </w:sdtContent>
      </w:sdt>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methods vary, they all center 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your methods vary, you always focus on spreading......</w:t>
      </w:r>
    </w:p>
  </w:comment>
  <w:comment w:author="Wade" w:id="49" w:date="2026-06-19T09:01:5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4960833"/>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选个简单的词</w:t>
          </w:r>
        </w:sdtContent>
      </w:sdt>
    </w:p>
  </w:comment>
  <w:comment w:author="Wade" w:id="9" w:date="2026-06-19T01:48:2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7862092"/>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这2个问句 可以颠倒下位置</w:t>
          </w:r>
        </w:sdtContent>
      </w:sdt>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6080226"/>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因为下一段是先说 greatest barrier</w:t>
          </w:r>
        </w:sdtContent>
      </w:sdt>
    </w:p>
  </w:comment>
  <w:comment w:author="Wade" w:id="26" w:date="2026-06-19T03:08:5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phrase “a comeback to” isn’t quite natural in this context.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English, “make a comeback” means someone or something is returning to popularity (like a singer or fashion trend), not returning to original roots.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your meaning — that Humanistic Buddhism revives or returns to the essence of traditional Buddhism — you could phrase it more naturally like this: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natural options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86469531"/>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Humanistic Buddhism is a return to traditional Buddhism. ✅</w:t>
          </w:r>
        </w:sdtContent>
      </w:sdt>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0093204"/>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Simple, clear, and accurate. This is the best and most natural phrasing.</w:t>
          </w:r>
        </w:sdtContent>
      </w:sdt>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Humanistic Buddhism represents a return to traditional Buddhism.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1168067"/>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Slightly more formal or academic; adds a sense of “embodying.”</w:t>
          </w:r>
        </w:sdtContent>
      </w:sdt>
    </w:p>
  </w:comment>
  <w:comment w:author="Wade" w:id="97" w:date="2026-06-19T14:13:28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82564136"/>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可以改为用we 引导的从句</w:t>
          </w:r>
        </w:sdtContent>
      </w:sdt>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applying modern academic standards to study Buddhism, we can indeed better collate and organize Buddhist texts.</w:t>
      </w:r>
    </w:p>
  </w:comment>
  <w:comment w:author="Wade" w:id="36" w:date="2026-06-19T08:18:5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“evokes” is understandable, but it’s a bit formal and not the most natural verb for this context.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3959261"/>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“bring” is simple, clear, and fits perfectly here.</w:t>
          </w:r>
        </w:sdtContent>
      </w:sdt>
    </w:p>
  </w:comment>
  <w:comment w:author="Wade" w:id="57" w:date="2026-06-19T10:14:04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9115353"/>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这个长的话 可以用2个句子来</w:t>
          </w:r>
        </w:sdtContent>
      </w:sdt>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difference is that Buddhism of Human Life tries to correct some misunderstandings that have appeared as Buddhism has developed. It places special emphasis on real life and uses ways of practice that better fit people’s needs.</w:t>
      </w:r>
    </w:p>
  </w:comment>
  <w:comment w:author="Wade" w:id="31" w:date="2026-06-19T03:21:30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 are truly able...</w:t>
      </w:r>
    </w:p>
  </w:comment>
  <w:comment w:author="Wade" w:id="50" w:date="2026-06-19T09:03:05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an ordinary human being to a Buddha.</w:t>
      </w:r>
    </w:p>
  </w:comment>
  <w:comment w:author="Wade" w:id="5" w:date="2026-06-19T01:51:3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622474"/>
          <w:tag w:val="goog_rdk_1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这句没有翻译出来</w:t>
          </w:r>
        </w:sdtContent>
      </w:sdt>
    </w:p>
  </w:comment>
  <w:comment w:author="Wade" w:id="37" w:date="2026-06-19T08:24:5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23957056"/>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中文里面的， 一己私欲，满足自我，表达的是一个意思，可以合并</w:t>
          </w:r>
        </w:sdtContent>
      </w:sdt>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completely different from worldly pleasure that satisfies self-centered desires.</w:t>
      </w:r>
    </w:p>
  </w:comment>
  <w:comment w:author="Wade" w:id="40" w:date="2026-06-19T08:27:44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175777"/>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和前面一致 也有engagement</w:t>
          </w:r>
        </w:sdtContent>
      </w:sdt>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7556062"/>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下同</w:t>
          </w:r>
        </w:sdtContent>
      </w:sdt>
    </w:p>
  </w:comment>
  <w:comment w:author="Wade" w:id="115" w:date="2026-06-20T01:57:37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2424689"/>
          <w:tag w:val="goog_rdk_1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调整下句子结构 </w:t>
          </w:r>
        </w:sdtContent>
      </w:sdt>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not offer proper courses that teach students how to spread the Dharma, nor do they provide opportunities to put this into practice.</w:t>
      </w:r>
    </w:p>
  </w:comment>
  <w:comment w:author="Wade" w:id="112" w:date="2026-06-20T01:48:1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is that students only study each course on the surface</w:t>
      </w:r>
    </w:p>
  </w:comment>
  <w:comment w:author="Wade" w:id="114" w:date="2026-06-20T01:54:57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192866"/>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调整为2句</w:t>
          </w:r>
        </w:sdtContent>
      </w:sdt>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issue is that Buddhist colleges follow the model of secular schools. They mainly focus on teaching knowledge, instead of developing students’ ability to spread the Buddha Dharma.</w:t>
      </w:r>
    </w:p>
  </w:comment>
  <w:comment w:author="Wade" w:id="29" w:date="2026-06-19T03:12:5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8869139"/>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9" w:date="2026-06-19T08:26:2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3014654"/>
          <w:tag w:val="goog_rdk_1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用简单的词</w:t>
          </w:r>
        </w:sdtContent>
      </w:sdt>
    </w:p>
  </w:comment>
  <w:comment w:author="Wade" w:id="64" w:date="2026-06-19T11:57:33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certainly an encouraging phenomenon,” is correct but sounds quite formal and academic.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it to sound more conversational and natural, here are a few smoother alternatives: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Most natural and balanced (recommended)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really an encouraging sign.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58621960"/>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“sign” feels more natural than “phenomenon” in everyday English.</w:t>
          </w:r>
        </w:sdtContent>
      </w:sdt>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8533453"/>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“really” softens the tone and makes it conversational but still respectful.</w:t>
          </w:r>
        </w:sdtContent>
      </w:sdt>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Slightly more positive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great to see this happening.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1747986"/>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Very natural, friendly, and spoken.</w:t>
          </w:r>
        </w:sdtContent>
      </w:sdt>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4442243"/>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Works well in interviews or speeches.</w:t>
          </w:r>
        </w:sdtContent>
      </w:sdt>
    </w:p>
  </w:comment>
  <w:comment w:author="Wade" w:id="79" w:date="2026-06-19T12:59:32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w:t>
      </w:r>
    </w:p>
  </w:comment>
  <w:comment w:author="Wade" w:id="76" w:date="2026-06-19T12:57:2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“staying true to the fundamental principles” reads smoother than “to remain faithful to the fundamental teachings.”</w:t>
      </w:r>
    </w:p>
  </w:comment>
  <w:comment w:author="Wade" w:id="66" w:date="2026-06-19T11:59:37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6084634"/>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这里很多名词 要调整词性 </w:t>
          </w:r>
        </w:sdtContent>
      </w:sdt>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94671455"/>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w:t>
          </w:r>
        </w:sdtContent>
      </w:sdt>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place too much emphasis on engaging with the world, it may have a negative impact on the healthy development of Buddhism.</w:t>
      </w:r>
    </w:p>
  </w:comment>
  <w:comment w:author="Wade" w:id="41" w:date="2026-06-19T08:37:4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89514139"/>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出世乐，和前面提到的 supreme bliss of Nirvana 保持一致。 </w:t>
          </w:r>
        </w:sdtContent>
      </w:sdt>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1944821"/>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taught in Buddhism 实际可以不体现的</w:t>
          </w:r>
        </w:sdtContent>
      </w:sdt>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39571365"/>
          <w:tag w:val="goog_rdk_2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戒定慧有点重复，可以合并一起表达</w:t>
          </w:r>
        </w:sdtContent>
      </w:sdt>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5570916"/>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调整如下</w:t>
          </w:r>
        </w:sdtContent>
      </w:sdt>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for the supreme bliss of Nirvana, it is attained through cultivating the threefold undefiled studies: observing precepts, developing concentration, and ultimately awakening wisdom. In this way, we become free from afflictions and realize the truth.</w:t>
      </w:r>
    </w:p>
  </w:comment>
  <w:comment w:author="Wade" w:id="62" w:date="2026-06-19T11:47:56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4676800"/>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这个句子太长了。从这里可以另起一句</w:t>
          </w:r>
        </w:sdtContent>
      </w:sdt>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visited......</w:t>
      </w:r>
    </w:p>
  </w:comment>
  <w:comment w:author="Wade" w:id="65" w:date="2026-06-19T11:57:5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realize</w:t>
      </w:r>
    </w:p>
  </w:comment>
  <w:comment w:author="Wade" w:id="68" w:date="2026-06-19T12:06:13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3538107"/>
          <w:tag w:val="goog_rdk_2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Dharma outreach. 更简洁</w:t>
          </w:r>
        </w:sdtContent>
      </w:sdt>
    </w:p>
  </w:comment>
  <w:comment w:author="Wade" w:id="55" w:date="2026-06-19T10:04:29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7012427"/>
          <w:tag w:val="goog_rdk_2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用个动词就好了 比如 emphasizes</w:t>
          </w:r>
        </w:sdtContent>
      </w:sdt>
    </w:p>
  </w:comment>
  <w:comment w:author="Wade" w:id="80" w:date="2026-06-19T13:03:42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5881209"/>
          <w:tag w:val="goog_rdk_2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用we 做主语 重新架构下句子</w:t>
          </w:r>
        </w:sdtContent>
      </w:sdt>
    </w:p>
  </w:comment>
  <w:comment w:author="Wade" w:id="35" w:date="2026-06-19T08:17:3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6232588"/>
          <w:tag w:val="goog_rdk_2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include 逻辑上不大合适</w:t>
          </w:r>
        </w:sdtContent>
      </w:sdt>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00113517"/>
          <w:tag w:val="goog_rdk_2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这句和下面一句有重复，可以合并一下</w:t>
          </w:r>
        </w:sdtContent>
      </w:sdt>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kind of happiness encouraged in Buddhism brings harmony to oneself and others, and benefits both the present and the future.</w:t>
      </w:r>
    </w:p>
  </w:comment>
  <w:comment w:author="Wade" w:id="67" w:date="2026-06-19T12:01:06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66984166"/>
          <w:tag w:val="goog_rdk_2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从这里开始另起一句</w:t>
          </w:r>
        </w:sdtContent>
      </w:sdt>
    </w:p>
  </w:comment>
  <w:comment w:author="Wade" w:id="56" w:date="2026-06-19T10:08: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72789"/>
          <w:tag w:val="goog_rdk_2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这些罗列一起，可能读者读起来不是很清楚啥意思，可以调整下结构</w:t>
          </w:r>
        </w:sdtContent>
      </w:sdt>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Besides, Humanistic Buddhism also emphasizes the path of cultivating precepts, concentration, and wisdom; the approach of listening, contemplating, and practicing; and the process of believing, understanding, practicing, and realizing.</w:t>
      </w:r>
    </w:p>
  </w:comment>
  <w:comment w:author="Wade" w:id="70" w:date="2026-06-19T12:09:14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4907773"/>
          <w:tag w:val="goog_rdk_2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这个地方是说导致的结果，such as不大合适</w:t>
          </w:r>
        </w:sdtContent>
      </w:sdt>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0153326"/>
          <w:tag w:val="goog_rdk_2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另起一句</w:t>
          </w:r>
        </w:sdtContent>
      </w:sdt>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we may gain academic degrees but lose spiritual growth.</w:t>
      </w:r>
    </w:p>
  </w:comment>
  <w:comment w:author="Wade" w:id="54" w:date="2026-06-19T10:02:46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46261314"/>
          <w:tag w:val="goog_rdk_2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这个中文在语意上可以重新整理，关键是不丢失原有信息，在这个基础上，可以根据英语表达习惯来重新整理中文语意</w:t>
          </w:r>
        </w:sdtContent>
      </w:sdt>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6033809"/>
          <w:tag w:val="goog_rdk_2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w:t>
          </w:r>
        </w:sdtContent>
      </w:sdt>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Buddhism offers right views that guide spiritual practice. For example, Yogacara teaches that the three realms exist only within the mind and that all things arise from the mind, while Madhyamaka teaches that everything is dependently arising and empty in nature.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69527546"/>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像缘起性空，可以用简单易懂的词来表达，有时候直接术语，尤其母语读者可能看不懂</w:t>
          </w:r>
        </w:sdtContent>
      </w:sdt>
    </w:p>
  </w:comment>
  <w:comment w:author="Wade" w:id="61" w:date="2026-06-19T11:44:2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“households” for formal, sociological tone.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“families” for warmer, people-centered tone.</w:t>
      </w:r>
    </w:p>
  </w:comment>
  <w:comment w:author="Wade" w:id="120" w:date="2026-06-20T02:43:36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5753020"/>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让AI 润色 more conversational, easier to follow</w:t>
          </w:r>
        </w:sdtContent>
      </w:sdt>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2058646"/>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参考版本</w:t>
          </w:r>
        </w:sdtContent>
      </w:sdt>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How did you first start on the path of spreading the Dharma? You often say that you teach according to circumstances, but karmic conditions can also be created. After so many years of Dharma work, apart from responding to society’s needs, has your own effort also played a part?</w:t>
      </w:r>
    </w:p>
  </w:comment>
  <w:comment w:author="Wade" w:id="53" w:date="2026-06-19T09:44:45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w:t>
      </w:r>
    </w:p>
  </w:comment>
  <w:comment w:author="Wade" w:id="58" w:date="2026-06-19T10:16:0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71077947"/>
          <w:tag w:val="goog_rdk_2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原有语气有些重</w:t>
          </w:r>
        </w:sdtContent>
      </w:sdt>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569340"/>
          <w:tag w:val="goog_rdk_2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Apart from that, there is really no way to set Humanistic Buddhism in opposition to traditional Buddhism.</w:t>
      </w:r>
    </w:p>
  </w:comment>
  <w:comment w:author="Wade" w:id="60" w:date="2026-06-19T11:44:3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“welcomed” if you want a calm, objective tone (e.g., academic writing).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“embraced” if you want a positive, lively tone (e.g., a speech or article praising their success).</w:t>
      </w:r>
    </w:p>
  </w:comment>
  <w:comment w:author="Wade" w:id="82" w:date="2026-06-19T13:11:51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77824605"/>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这样的有些长，加入完整的句子</w:t>
          </w:r>
        </w:sdtContent>
      </w:sdt>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modernisation of Buddhism, while we must stay grounded in the principle of aligning with both the Dharma and the needs of the people, we should also pay attention to inheriting and discerning our traditions.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96292017"/>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后面的inheritance and discernment，改为了动词</w:t>
          </w:r>
        </w:sdtContent>
      </w:sdt>
    </w:p>
  </w:comment>
  <w:comment w:author="Wade" w:id="78" w:date="2026-06-19T12:59:12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51616048"/>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“From the perspective of Buddhist history” → more formal or academic; emphasizes a point of view or analytical lens.</w:t>
          </w:r>
        </w:sdtContent>
      </w:sdt>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17837569"/>
          <w:tag w:val="goog_rdk_2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Buddhist history” → simpler and more direct; means within the course of Buddhist history or throughout Buddhist history.</w:t>
          </w:r>
        </w:sdtContent>
      </w:sdt>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7383847"/>
          <w:tag w:val="goog_rdk_2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 if you’re writing for general readers or a conversational tone (like an interview or article), use “In Buddhist history.”</w:t>
          </w:r>
        </w:sdtContent>
      </w:sdt>
    </w:p>
  </w:comment>
  <w:comment w:author="Wade" w:id="14" w:date="2026-06-19T02:04:0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“Briefly” and “summarise” (or summarize) do overlap in meaning — both imply conciseness.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them together sounds slightly redundant.</w:t>
      </w:r>
    </w:p>
  </w:comment>
  <w:comment w:author="Wade" w:id="0" w:date="2026-06-19T01:22:47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83344619"/>
          <w:tag w:val="goog_rdk_2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为了区分人生佛教和人间佛教</w:t>
          </w:r>
        </w:sdtContent>
      </w:sdt>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52662514"/>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在坐看云起的这本书里面，区分了下他们翻译</w:t>
          </w:r>
        </w:sdtContent>
      </w:sdt>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57337842"/>
          <w:tag w:val="goog_rdk_2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人生佛教 Buddhism of Human Life.</w:t>
          </w:r>
        </w:sdtContent>
      </w:sdt>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8122523"/>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人间佛教 Humanistic Buddhism</w:t>
          </w:r>
        </w:sdtContent>
      </w:sdt>
    </w:p>
  </w:comment>
  <w:comment w:author="Wade" w:id="102" w:date="2026-06-20T01:15:21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Buddhism becomes more academic</w:t>
      </w:r>
    </w:p>
  </w:comment>
  <w:comment w:author="Wade" w:id="108" w:date="2026-06-20T01:35:2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01371544"/>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根据上句，这里可以换个表达，如果直接翻译，还是有点抽象，专业论文里面用词</w:t>
          </w:r>
        </w:sdtContent>
      </w:sdt>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understand what temples are truly for, it becomes clear that over‑commercialization is unhealthy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9781736"/>
          <w:tag w:val="goog_rdk_2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像这里. phenomenon 可以不用体现。</w:t>
          </w:r>
        </w:sdtContent>
      </w:sdt>
    </w:p>
  </w:comment>
  <w:comment w:author="Wade" w:id="109" w:date="2026-06-20T01:39:28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40534817"/>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调整下句子结构</w:t>
          </w:r>
        </w:sdtContent>
      </w:sdt>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religious policies were implemented, the Buddhist community in mainland China has gradually established dozens of Buddhist colleges and trained many new graduates.</w:t>
      </w:r>
    </w:p>
  </w:comment>
  <w:comment w:author="Wade" w:id="52" w:date="2026-06-19T09:43:35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805224"/>
          <w:tag w:val="goog_rdk_2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本段 one 改为we</w:t>
          </w:r>
        </w:sdtContent>
      </w:sdt>
    </w:p>
  </w:comment>
  <w:comment w:author="Wade" w:id="63" w:date="2026-06-19T11:56:07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74026175"/>
          <w:tag w:val="goog_rdk_2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句子比较长，改短，让读者有点喘口气的时间</w:t>
          </w:r>
        </w:sdtContent>
      </w:sdt>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30618030"/>
          <w:tag w:val="goog_rdk_2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里面一些名词 可以调整他们词性</w:t>
          </w:r>
        </w:sdtContent>
      </w:sdt>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religious policies were restored in mainland China, many temples have devoted themselves to promoting Buddhism through education, charity, and other social activities. They seek to carry forward the Mahayana spirit by actively engaging with the world and changing the negative image of Buddhism in people’s minds.</w:t>
      </w:r>
    </w:p>
  </w:comment>
  <w:comment w:author="Wade" w:id="2" w:date="2026-06-19T01:27:46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58968496"/>
          <w:tag w:val="goog_rdk_2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2个wisdom 稍有重复 可以换个表达 比如</w:t>
          </w:r>
        </w:sdtContent>
      </w:sdt>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Buddhism is the wisdom of human life, guiding the way we live.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Buddhism is the wisdom of human life, guiding our way of living.</w:t>
      </w:r>
    </w:p>
  </w:comment>
  <w:comment w:author="Wade" w:id="3" w:date="2026-06-19T01:24:5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1247504"/>
          <w:tag w:val="goog_rdk_2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如果是指前面这些书，应该用复数</w:t>
          </w:r>
        </w:sdtContent>
      </w:sdt>
    </w:p>
  </w:comment>
  <w:comment w:author="Wade" w:id="81" w:date="2026-06-19T13:05:02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 idea</w:t>
      </w:r>
    </w:p>
  </w:comment>
  <w:comment w:author="Wade" w:id="1" w:date="2026-06-19T01:31:23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parentheses — Ren Shijian (The Human World) — is the better and more standard form in English writing, especially in academic or publication contexts.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dash (–) can look informal or visually cluttered when mixing languages.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Parentheses clearly show that The Human World is the English translation or explanation of Ren Shijian.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style is consistent with how bilingual titles are presented in academic, journalistic, and translation contexts.</w:t>
      </w:r>
    </w:p>
  </w:comment>
  <w:comment w:author="Wade" w:id="4" w:date="2026-06-19T01:29:3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9981769"/>
          <w:tag w:val="goog_rdk_2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读起来有点平淡</w:t>
          </w:r>
        </w:sdtContent>
      </w:sdt>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33407593"/>
          <w:tag w:val="goog_rdk_2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试调整为</w:t>
          </w:r>
        </w:sdtContent>
      </w:sdt>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readers’ questions.</w:t>
      </w:r>
    </w:p>
  </w:comment>
  <w:comment w:author="Wade" w:id="100" w:date="2026-06-20T01:11:54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4428320"/>
          <w:tag w:val="goog_rdk_2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改为动词 to spread</w:t>
          </w:r>
        </w:sdtContent>
      </w:sdt>
    </w:p>
  </w:comment>
  <w:comment w:author="Wade" w:id="85" w:date="2026-06-19T13:05:37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1824135"/>
          <w:tag w:val="goog_rdk_2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这个没有翻译完整</w:t>
          </w:r>
        </w:sdtContent>
      </w:sdt>
    </w:p>
  </w:comment>
  <w:comment w:author="Wade" w:id="51" w:date="2026-06-19T09:49:50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5287756"/>
          <w:tag w:val="goog_rdk_2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被动的可以调整为主动的</w:t>
          </w:r>
        </w:sdtContent>
      </w:sdt>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0101420"/>
          <w:tag w:val="goog_rdk_2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这里人乘佛教是说的人天乘里面的人乘 </w:t>
          </w:r>
        </w:sdtContent>
      </w:sdt>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38326965"/>
          <w:tag w:val="goog_rdk_2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英文句子结构可以调整的更清晰一点</w:t>
          </w:r>
        </w:sdtContent>
      </w:sdt>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0153448"/>
          <w:tag w:val="goog_rdk_2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understand that the Buddhism of Human Life is not the same as the Human Vehicle of Buddhism; it should not remain limited to this present life alone. Instead, we must further develop the mind of renunciation.</w:t>
      </w:r>
    </w:p>
  </w:comment>
  <w:comment w:author="Wade" w:id="101" w:date="2026-06-20T01:13:24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5924517"/>
          <w:tag w:val="goog_rdk_2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改为we引导的主语 simple and direct</w:t>
          </w:r>
        </w:sdtContent>
      </w:sdt>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get too caught up in academic research, we may lose our faith.</w:t>
      </w:r>
    </w:p>
  </w:comment>
  <w:comment w:author="Wade" w:id="99" w:date="2026-06-20T01:10:54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0308821"/>
          <w:tag w:val="goog_rdk_2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调整主语</w:t>
          </w:r>
        </w:sdtContent>
      </w:sdt>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use academic standards to handle everything, Buddhism will end up being seen only as a form of culture.</w:t>
      </w:r>
    </w:p>
  </w:comment>
  <w:comment w:author="Wade" w:id="20" w:date="2026-06-19T03:01:47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8370238"/>
          <w:tag w:val="goog_rdk_2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调成主动</w:t>
          </w:r>
        </w:sdtContent>
      </w:sdt>
    </w:p>
  </w:comment>
  <w:comment w:author="Wade" w:id="21" w:date="2026-06-19T03:02:38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50938169"/>
          <w:tag w:val="goog_rdk_2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可以稍微简洁点</w:t>
          </w:r>
        </w:sdtContent>
      </w:sdt>
    </w:p>
  </w:comment>
  <w:comment w:author="Wade" w:id="91" w:date="2026-06-19T14:02:3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0213313"/>
          <w:tag w:val="goog_rdk_2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调成we 引导的主动语句</w:t>
          </w:r>
        </w:sdtContent>
      </w:sdt>
    </w:p>
  </w:comment>
  <w:comment w:author="Wade" w:id="59" w:date="2026-06-19T11:42:39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4042155"/>
          <w:tag w:val="goog_rdk_2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23" w:date="2026-06-19T03:06:19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92174121"/>
          <w:tag w:val="goog_rdk_2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compared with 简洁点</w:t>
          </w:r>
        </w:sdtContent>
      </w:sdt>
    </w:p>
  </w:comment>
  <w:comment w:author="Wade" w:id="22" w:date="2026-06-19T03:05:3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26436211"/>
          <w:tag w:val="goog_rdk_2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主动</w:t>
          </w:r>
        </w:sdtContent>
      </w:sdt>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0795231"/>
          <w:tag w:val="goog_rdk_2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可以用Master Taixu做主语</w:t>
          </w:r>
        </w:sdtContent>
      </w:sdt>
    </w:p>
  </w:comment>
  <w:comment w:author="Wade" w:id="18" w:date="2026-06-19T03:00: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4720873"/>
          <w:tag w:val="goog_rdk_2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翻译一气呵成 很精彩</w:t>
          </w:r>
        </w:sdtContent>
      </w:sdt>
    </w:p>
  </w:comment>
  <w:comment w:author="Wade" w:id="90" w:date="2026-06-19T14:01:21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643536"/>
          <w:tag w:val="goog_rdk_2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调成主动</w:t>
          </w:r>
        </w:sdtContent>
      </w:sdt>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modernization we promote today</w:t>
      </w:r>
    </w:p>
  </w:comment>
  <w:comment w:author="Wade" w:id="6" w:date="2026-06-19T01:37:1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series of works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00298232"/>
          <w:tag w:val="goog_rdk_2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related可以省略</w:t>
          </w:r>
        </w:sdtContent>
      </w:sdt>
    </w:p>
  </w:comment>
  <w:comment w:author="Wade" w:id="117" w:date="2026-06-20T02:06:56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6670148"/>
          <w:tag w:val="goog_rdk_2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有点heavy  可以简练点 </w:t>
          </w:r>
        </w:sdtContent>
      </w:sdt>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broader sense, the Buddhist community has yet to develop an atmosphere for spreading the Dharma.</w:t>
      </w:r>
    </w:p>
  </w:comment>
  <w:comment w:author="Wade" w:id="96" w:date="2026-06-19T14:08:07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31602276"/>
          <w:tag w:val="goog_rdk_2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从语意上 这里最好另起一句</w:t>
          </w:r>
        </w:sdtContent>
      </w:sdt>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people in the Republic of China era once discussed the idea of “taking Chinese learning as the foundation, Western learning for practical use,” Buddhism too should stay rooted in its own fine traditions. On that foundation, we can make use of modern tools to serve its development.</w:t>
      </w:r>
    </w:p>
  </w:comment>
  <w:comment w:author="Wade" w:id="28" w:date="2026-06-19T03:18:29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established” is correct, but it sounds a bit formal or institutional. For a gentler, more natural tone, you can use simpler verbs like “taught,” “gave,” “shared,” or “set forth.”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18910409"/>
          <w:tag w:val="goog_rdk_2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比较倾向shared.</w:t>
          </w:r>
        </w:sdtContent>
      </w:sdt>
    </w:p>
  </w:comment>
  <w:comment w:author="Wade" w:id="107" w:date="2026-06-20T01:31:41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uphold and spread</w:t>
      </w:r>
    </w:p>
  </w:comment>
  <w:comment w:author="Wade" w:id="25" w:date="2026-06-19T03:06:51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00767019"/>
          <w:tag w:val="goog_rdk_2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换个简单的词 或者删去</w:t>
          </w:r>
        </w:sdtContent>
      </w:sdt>
    </w:p>
  </w:comment>
  <w:comment w:author="Wade" w:id="110" w:date="2026-06-20T01:42:09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981108"/>
          <w:tag w:val="goog_rdk_2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调整下句子架构</w:t>
          </w:r>
        </w:sdtContent>
      </w:sdt>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 very small number of monks actually go out to spread the Buddha Dharma.</w:t>
      </w:r>
    </w:p>
  </w:comment>
  <w:comment w:author="Wade" w:id="19" w:date="2026-06-19T03:04:42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4932487"/>
          <w:tag w:val="goog_rdk_2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这个翻译是可以的</w:t>
          </w:r>
        </w:sdtContent>
      </w:sdt>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82728307"/>
          <w:tag w:val="goog_rdk_2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也可以换个表达</w:t>
          </w:r>
        </w:sdtContent>
      </w:sdt>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1364394"/>
          <w:tag w:val="goog_rdk_2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w:t>
          </w:r>
        </w:sdtContent>
      </w:sdt>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often find it difficult to connect...... with......</w:t>
      </w:r>
    </w:p>
  </w:comment>
  <w:comment w:author="Wade" w:id="24" w:date="2026-06-19T03:06:34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7355309"/>
          <w:tag w:val="goog_rdk_2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简单点 ideas</w:t>
          </w:r>
        </w:sdtContent>
      </w:sdt>
    </w:p>
  </w:comment>
  <w:comment w:author="Wade" w:id="111" w:date="2026-06-20T01:43:51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are correct — choose based on tone: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 written: What do you think is the reason for this?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Conversational / spoken: Why do you think that is?</w:t>
      </w:r>
    </w:p>
  </w:comment>
  <w:comment w:author="Wade" w:id="106" w:date="2026-06-20T01:31:19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9757006"/>
          <w:tag w:val="goog_rdk_2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monastics 含比丘，比丘尼，更全面</w:t>
          </w:r>
        </w:sdtContent>
      </w:sdt>
    </w:p>
  </w:comment>
  <w:comment w:author="Wade" w:id="87" w:date="2026-06-19T13:19:31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2915813"/>
          <w:tag w:val="goog_rdk_2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另起一句</w:t>
          </w:r>
        </w:sdtContent>
      </w:sdt>
    </w:p>
  </w:comment>
  <w:comment w:author="Wade" w:id="104" w:date="2026-06-20T01:29:19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322165"/>
          <w:tag w:val="goog_rdk_2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w:t>
          </w:r>
        </w:sdtContent>
      </w:sdt>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see society today, we can clearly notice the negative side effects of this guiding idea</w:t>
      </w:r>
    </w:p>
  </w:comment>
  <w:comment w:author="Wade" w:id="48" w:date="2026-06-19T09:01:43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30662953"/>
          <w:tag w:val="goog_rdk_2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换个词 enlightenment</w:t>
          </w:r>
        </w:sdtContent>
      </w:sdt>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95683731"/>
          <w:tag w:val="goog_rdk_2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要不就出现 Buddha, Buddhahood 这样</w:t>
          </w:r>
        </w:sdtContent>
      </w:sdt>
    </w:p>
  </w:comment>
  <w:comment w:author="Wade" w:id="17" w:date="2026-06-19T02:49:11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40330780"/>
          <w:tag w:val="goog_rdk_2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0" w:date="2026-06-19T03:15:48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0919771"/>
          <w:tag w:val="goog_rdk_2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evoke语气有些重</w:t>
          </w:r>
        </w:sdtContent>
      </w:sdt>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18419529"/>
          <w:tag w:val="goog_rdk_2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corresponding 有点长</w:t>
          </w:r>
        </w:sdtContent>
      </w:sdt>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cause brings forth its own natural result.</w:t>
      </w:r>
    </w:p>
  </w:comment>
  <w:comment w:author="Wade" w:id="105" w:date="2026-06-20T01:30:29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3532420"/>
          <w:tag w:val="goog_rdk_2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46" w:date="2026-06-19T08:58:47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4114400"/>
          <w:tag w:val="goog_rdk_2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调整名词</w:t>
          </w:r>
        </w:sdtContent>
      </w:sdt>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28161505"/>
          <w:tag w:val="goog_rdk_2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句子结构再清晰点</w:t>
          </w:r>
        </w:sdtContent>
      </w:sdt>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engages with worldly affairs, but that is only one aspect of it; its meaning goes far beyond that.</w:t>
      </w:r>
    </w:p>
  </w:comment>
  <w:comment w:author="Wade" w:id="47" w:date="2026-06-19T09:00:02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4110391"/>
          <w:tag w:val="goog_rdk_2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一本写作书里提到的 不用ly</w:t>
          </w:r>
        </w:sdtContent>
      </w:sdt>
    </w:p>
  </w:comment>
  <w:comment w:author="Wade" w:id="88" w:date="2026-06-19T13:20:52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sutras or texts</w:t>
      </w:r>
    </w:p>
  </w:comment>
  <w:comment w:author="Wade" w:id="16" w:date="2026-06-19T02:48:3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76292025"/>
          <w:tag w:val="goog_rdk_2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可以另起一句</w:t>
          </w:r>
        </w:sdtContent>
      </w:sdt>
    </w:p>
  </w:comment>
  <w:comment w:author="Wade" w:id="98" w:date="2026-06-20T01:09:04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1265151"/>
          <w:tag w:val="goog_rdk_2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有些重复</w:t>
          </w:r>
        </w:sdtContent>
      </w:sdt>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when it comes to the Dharma, especially its realization, academic methods offer little help.</w:t>
      </w:r>
    </w:p>
  </w:comment>
  <w:comment w:author="Wade" w:id="83" w:date="2026-06-19T13:17:13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6899429"/>
          <w:tag w:val="goog_rdk_2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重新起一个句子</w:t>
          </w:r>
        </w:sdtContent>
      </w:sdt>
    </w:p>
  </w:comment>
  <w:comment w:author="Wade" w:id="15" w:date="2026-06-19T02:56:04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73136440"/>
          <w:tag w:val="goog_rdk_2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这个翻译还是很好的</w:t>
          </w:r>
        </w:sdtContent>
      </w:sdt>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now make it a bit smoother and easier to read in English, especially for a general audience (while keeping the tone respectful and thoughtful).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6052228"/>
          <w:tag w:val="goog_rdk_2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today’s Buddhist community, four major misconceptions stand out: turning Buddhism into spirit worship, focusing too much on the afterlife, over‑philosophizing its teachings, and over‑academicizing them.</w:t>
      </w:r>
    </w:p>
  </w:comment>
  <w:comment w:author="Wade" w:id="84" w:date="2026-06-19T13:18:12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33936182"/>
          <w:tag w:val="goog_rdk_2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fine 就可以了</w:t>
          </w:r>
        </w:sdtContent>
      </w:sdt>
    </w:p>
  </w:comment>
  <w:comment w:author="Wade" w:id="93" w:date="2026-06-19T14:03:14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1727063"/>
          <w:tag w:val="goog_rdk_2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改为we引导的主动句</w:t>
          </w:r>
        </w:sdtContent>
      </w:sdt>
    </w:p>
  </w:comment>
  <w:comment w:author="Wade" w:id="103" w:date="2026-06-20T01:18:2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34677800"/>
          <w:tag w:val="goog_rdk_2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调整词性</w:t>
          </w:r>
        </w:sdtContent>
      </w:sdt>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8679642"/>
          <w:tag w:val="goog_rdk_2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引入人称做主语，更好的架构句子，尽量多用动词</w:t>
          </w:r>
        </w:sdtContent>
      </w:sdt>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72804044"/>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对话润色方向是简单易懂 口头化</w:t>
          </w:r>
        </w:sdtContent>
      </w:sdt>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major change that modernization has brought is that society has become increasingly commercialized. Today, as people pursue profit above all else, have temples also been affected to some extent?</w:t>
      </w:r>
    </w:p>
  </w:comment>
  <w:comment w:author="Wade" w:id="86" w:date="2026-06-19T13:19:13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mentioned earlier, we need to....</w:t>
      </w:r>
    </w:p>
  </w:comment>
  <w:comment w:author="Wade" w:id="113" w:date="2026-06-20T01:50:03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bits and pieces of Buddhist knowledge,</w:t>
      </w:r>
    </w:p>
  </w:comment>
  <w:comment w:author="Wade" w:id="92" w:date="2026-06-19T14:02:5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7278591"/>
          <w:tag w:val="goog_rdk_2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加个连接词</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Ex w15:paraId="000000A5" w15:done="0"/>
  <w15:commentEx w15:paraId="000000A6" w15:done="0"/>
  <w15:commentEx w15:paraId="000000A7" w15:done="0"/>
  <w15:commentEx w15:paraId="000000A8" w15:done="0"/>
  <w15:commentEx w15:paraId="000000AF" w15:done="0"/>
  <w15:commentEx w15:paraId="000000B0" w15:done="0"/>
  <w15:commentEx w15:paraId="000000B3" w15:done="0"/>
  <w15:commentEx w15:paraId="000000B8" w15:done="0"/>
  <w15:commentEx w15:paraId="000000BB" w15:done="0"/>
  <w15:commentEx w15:paraId="000000BC" w15:done="0"/>
  <w15:commentEx w15:paraId="000000BF" w15:done="0"/>
  <w15:commentEx w15:paraId="000000C0" w15:done="0"/>
  <w15:commentEx w15:paraId="000000C1" w15:done="0"/>
  <w15:commentEx w15:paraId="000000C4" w15:done="0"/>
  <w15:commentEx w15:paraId="000000C6" w15:done="0"/>
  <w15:commentEx w15:paraId="000000CD" w15:done="0"/>
  <w15:commentEx w15:paraId="000000CE" w15:done="0"/>
  <w15:commentEx w15:paraId="000000D1" w15:done="0"/>
  <w15:commentEx w15:paraId="000000D6" w15:done="0"/>
  <w15:commentEx w15:paraId="000000DA" w15:done="0"/>
  <w15:commentEx w15:paraId="000000DB" w15:done="0"/>
  <w15:commentEx w15:paraId="000000DC" w15:done="0"/>
  <w15:commentEx w15:paraId="000000DD" w15:done="0"/>
  <w15:commentEx w15:paraId="000000DE" w15:done="0"/>
  <w15:commentEx w15:paraId="000000E2" w15:done="0"/>
  <w15:commentEx w15:paraId="000000E3" w15:done="0"/>
  <w15:commentEx w15:paraId="000000E7" w15:done="0"/>
  <w15:commentEx w15:paraId="000000E8" w15:done="0"/>
  <w15:commentEx w15:paraId="000000EA" w15:done="0"/>
  <w15:commentEx w15:paraId="000000F3" w15:done="0"/>
  <w15:commentEx w15:paraId="000000F6" w15:done="0"/>
  <w15:commentEx w15:paraId="000000F8" w15:done="0"/>
  <w15:commentEx w15:paraId="000000FC" w15:done="0"/>
  <w15:commentEx w15:paraId="000000FD" w15:done="0"/>
  <w15:commentEx w15:paraId="000000FE" w15:done="0"/>
  <w15:commentEx w15:paraId="000000FF" w15:done="0"/>
  <w15:commentEx w15:paraId="00000102" w15:done="0"/>
  <w15:commentEx w15:paraId="00000104" w15:done="0"/>
  <w15:commentEx w15:paraId="00000107" w15:done="0"/>
  <w15:commentEx w15:paraId="00000108" w15:done="0"/>
  <w15:commentEx w15:paraId="0000010B" w15:done="0"/>
  <w15:commentEx w15:paraId="0000010C" w15:done="0"/>
  <w15:commentEx w15:paraId="0000010D" w15:done="0"/>
  <w15:commentEx w15:paraId="00000119" w15:done="0"/>
  <w15:commentEx w15:paraId="0000011A" w15:done="0"/>
  <w15:commentEx w15:paraId="0000011B" w15:done="0"/>
  <w15:commentEx w15:paraId="00000120" w15:done="0"/>
  <w15:commentEx w15:paraId="00000127" w15:done="0"/>
  <w15:commentEx w15:paraId="0000012A" w15:done="0"/>
  <w15:commentEx w15:paraId="0000012B" w15:done="0"/>
  <w15:commentEx w15:paraId="0000012C" w15:done="0"/>
  <w15:commentEx w15:paraId="0000012D" w15:done="0"/>
  <w15:commentEx w15:paraId="0000012E" w15:done="0"/>
  <w15:commentEx w15:paraId="00000132" w15:done="0"/>
  <w15:commentEx w15:paraId="00000133" w15:done="0"/>
  <w15:commentEx w15:paraId="00000136" w15:done="0"/>
  <w15:commentEx w15:paraId="00000139" w15:done="0"/>
  <w15:commentEx w15:paraId="00000140" w15:done="0"/>
  <w15:commentEx w15:paraId="00000142" w15:done="0"/>
  <w15:commentEx w15:paraId="00000146" w15:done="0"/>
  <w15:commentEx w15:paraId="00000147" w15:done="0"/>
  <w15:commentEx w15:paraId="0000014B" w15:done="0"/>
  <w15:commentEx w15:paraId="0000014D" w15:done="0"/>
  <w15:commentEx w15:paraId="00000152" w15:done="0"/>
  <w15:commentEx w15:paraId="00000155" w15:done="0"/>
  <w15:commentEx w15:paraId="00000157" w15:done="0"/>
  <w15:commentEx w15:paraId="0000015C" w15:done="0"/>
  <w15:commentEx w15:paraId="0000015D" w15:done="0"/>
  <w15:commentEx w15:paraId="00000162" w15:done="0"/>
  <w15:commentEx w15:paraId="00000165" w15:done="0"/>
  <w15:commentEx w15:paraId="00000166" w15:done="0"/>
  <w15:commentEx w15:paraId="0000016A" w15:done="0"/>
  <w15:commentEx w15:paraId="0000016E" w15:done="0"/>
  <w15:commentEx w15:paraId="0000016F" w15:done="0"/>
  <w15:commentEx w15:paraId="00000170" w15:done="0"/>
  <w15:commentEx w15:paraId="00000177" w15:done="0"/>
  <w15:commentEx w15:paraId="0000017A" w15:done="0"/>
  <w15:commentEx w15:paraId="0000017B" w15:done="0"/>
  <w15:commentEx w15:paraId="0000017C" w15:done="0"/>
  <w15:commentEx w15:paraId="00000183" w15:done="0"/>
  <w15:commentEx w15:paraId="00000186" w15:done="0"/>
  <w15:commentEx w15:paraId="00000188" w15:done="0"/>
  <w15:commentEx w15:paraId="00000189" w15:done="0"/>
  <w15:commentEx w15:paraId="0000018A" w15:done="0"/>
  <w15:commentEx w15:paraId="0000018B" w15:done="0"/>
  <w15:commentEx w15:paraId="0000018C" w15:done="0"/>
  <w15:commentEx w15:paraId="0000018D" w15:done="0"/>
  <w15:commentEx w15:paraId="0000018F" w15:done="0"/>
  <w15:commentEx w15:paraId="00000190" w15:done="0"/>
  <w15:commentEx w15:paraId="00000192" w15:done="0"/>
  <w15:commentEx w15:paraId="00000194" w15:done="0"/>
  <w15:commentEx w15:paraId="00000197" w15:done="0"/>
  <w15:commentEx w15:paraId="0000019B" w15:done="0"/>
  <w15:commentEx w15:paraId="0000019E" w15:done="0"/>
  <w15:commentEx w15:paraId="0000019F" w15:done="0"/>
  <w15:commentEx w15:paraId="000001A0" w15:done="0"/>
  <w15:commentEx w15:paraId="000001A3" w15:done="0"/>
  <w15:commentEx w15:paraId="000001A8" w15:done="0"/>
  <w15:commentEx w15:paraId="000001A9" w15:done="0"/>
  <w15:commentEx w15:paraId="000001AD" w15:done="0"/>
  <w15:commentEx w15:paraId="000001AE" w15:done="0"/>
  <w15:commentEx w15:paraId="000001AF" w15:done="0"/>
  <w15:commentEx w15:paraId="000001B2" w15:done="0"/>
  <w15:commentEx w15:paraId="000001B4" w15:done="0"/>
  <w15:commentEx w15:paraId="000001B5" w15:done="0"/>
  <w15:commentEx w15:paraId="000001BA" w15:done="0"/>
  <w15:commentEx w15:paraId="000001BB" w15:done="0"/>
  <w15:commentEx w15:paraId="000001BF" w15:done="0"/>
  <w15:commentEx w15:paraId="000001C0" w15:done="0"/>
  <w15:commentEx w15:paraId="000001C1" w15:done="0"/>
  <w15:commentEx w15:paraId="000001C2" w15:done="0"/>
  <w15:commentEx w15:paraId="000001C5" w15:done="0"/>
  <w15:commentEx w15:paraId="000001C6" w15:done="0"/>
  <w15:commentEx w15:paraId="000001CC" w15:done="0"/>
  <w15:commentEx w15:paraId="000001CD" w15:done="0"/>
  <w15:commentEx w15:paraId="000001CE" w15:done="0"/>
  <w15:commentEx w15:paraId="000001D3" w15:done="0"/>
  <w15:commentEx w15:paraId="000001D4" w15:done="0"/>
  <w15:commentEx w15:paraId="000001D5" w15:done="0"/>
  <w15:commentEx w15:paraId="000001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KaiTi"/>
  <w:font w:name="Times New Roman"/>
  <w:font w:name="Microsoft Yahei"/>
  <w:font w:name="Arial Unicode MS"/>
  <w:font w:name="等线"/>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360"/>
      <w:jc w:val="center"/>
      <w:rPr/>
    </w:pPr>
    <w:r w:rsidDel="00000000" w:rsidR="00000000" w:rsidRPr="00000000">
      <w:rPr>
        <w:rFonts w:ascii="等线" w:cs="等线" w:eastAsia="等线" w:hAnsi="等线"/>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360"/>
      <w:jc w:val="cente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36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spacing w:line="360" w:lineRule="auto"/>
        <w:ind w:firstLine="2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576" w:lineRule="auto"/>
      <w:jc w:val="center"/>
    </w:pPr>
    <w:rPr>
      <w:sz w:val="36"/>
      <w:szCs w:val="36"/>
    </w:rPr>
  </w:style>
  <w:style w:type="paragraph" w:styleId="Heading2">
    <w:name w:val="heading 2"/>
    <w:basedOn w:val="Normal"/>
    <w:next w:val="Normal"/>
    <w:pPr>
      <w:keepNext w:val="1"/>
      <w:keepLines w:val="1"/>
      <w:spacing w:after="260" w:before="260" w:line="413" w:lineRule="auto"/>
      <w:jc w:val="center"/>
    </w:pPr>
    <w:rPr>
      <w:rFonts w:ascii="Arial" w:cs="Arial" w:eastAsia="Arial" w:hAnsi="Arial"/>
      <w:b w:val="1"/>
      <w:bCs w:val="1"/>
      <w:sz w:val="28"/>
      <w:szCs w:val="28"/>
    </w:rPr>
  </w:style>
  <w:style w:type="paragraph" w:styleId="Heading3">
    <w:name w:val="heading 3"/>
    <w:basedOn w:val="Normal"/>
    <w:next w:val="Normal"/>
    <w:pPr>
      <w:keepNext w:val="1"/>
      <w:keepLines w:val="1"/>
      <w:spacing w:after="260" w:before="260" w:line="413"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9" w:default="1">
    <w:name w:val="Default Paragraph Font"/>
    <w:uiPriority w:val="1"/>
    <w:semiHidden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5">
    <w:name w:val="Balloon Text"/>
    <w:basedOn w:val="1"/>
    <w:link w:val="14"/>
    <w:uiPriority w:val="99"/>
    <w:semiHidden w:val="1"/>
    <w:unhideWhenUsed w:val="1"/>
    <w:qFormat w:val="1"/>
    <w:rPr>
      <w:sz w:val="18"/>
      <w:szCs w:val="18"/>
    </w:rPr>
  </w:style>
  <w:style w:type="paragraph" w:styleId="6">
    <w:name w:val="footer"/>
    <w:basedOn w:val="1"/>
    <w:link w:val="12"/>
    <w:uiPriority w:val="99"/>
    <w:unhideWhenUsed w:val="1"/>
    <w:qFormat w:val="1"/>
    <w:pPr>
      <w:tabs>
        <w:tab w:val="center" w:pos="4153"/>
        <w:tab w:val="right" w:pos="8306"/>
      </w:tabs>
      <w:snapToGrid w:val="0"/>
      <w:jc w:val="left"/>
    </w:pPr>
    <w:rPr>
      <w:sz w:val="18"/>
      <w:szCs w:val="18"/>
    </w:rPr>
  </w:style>
  <w:style w:type="paragraph" w:styleId="7">
    <w:name w:val="header"/>
    <w:basedOn w:val="1"/>
    <w:link w:val="11"/>
    <w:uiPriority w:val="99"/>
    <w:unhideWhenUsed w:val="1"/>
    <w:pPr>
      <w:pBdr>
        <w:bottom w:color="auto" w:space="1" w:sz="6" w:val="single"/>
      </w:pBdr>
      <w:tabs>
        <w:tab w:val="center" w:pos="4153"/>
        <w:tab w:val="right" w:pos="8306"/>
      </w:tabs>
      <w:snapToGrid w:val="0"/>
      <w:jc w:val="center"/>
    </w:pPr>
    <w:rPr>
      <w:sz w:val="18"/>
      <w:szCs w:val="18"/>
    </w:rPr>
  </w:style>
  <w:style w:type="character" w:styleId="10" w:customStyle="1">
    <w:name w:val="标题 1 字符"/>
    <w:link w:val="2"/>
    <w:uiPriority w:val="9"/>
    <w:qFormat w:val="1"/>
    <w:rPr>
      <w:rFonts w:eastAsia="黑体"/>
      <w:kern w:val="44"/>
      <w:sz w:val="36"/>
      <w:szCs w:val="22"/>
    </w:rPr>
  </w:style>
  <w:style w:type="character" w:styleId="11" w:customStyle="1">
    <w:name w:val="页眉 字符"/>
    <w:basedOn w:val="9"/>
    <w:link w:val="7"/>
    <w:uiPriority w:val="99"/>
    <w:qFormat w:val="1"/>
    <w:rPr>
      <w:kern w:val="2"/>
      <w:sz w:val="18"/>
      <w:szCs w:val="18"/>
    </w:rPr>
  </w:style>
  <w:style w:type="character" w:styleId="12" w:customStyle="1">
    <w:name w:val="页脚 字符"/>
    <w:basedOn w:val="9"/>
    <w:link w:val="6"/>
    <w:uiPriority w:val="99"/>
    <w:rPr>
      <w:kern w:val="2"/>
      <w:sz w:val="18"/>
      <w:szCs w:val="18"/>
    </w:rPr>
  </w:style>
  <w:style w:type="character" w:styleId="13" w:customStyle="1">
    <w:name w:val="摘要"/>
    <w:basedOn w:val="9"/>
    <w:uiPriority w:val="31"/>
    <w:qFormat w:val="1"/>
    <w:rPr>
      <w:rFonts w:ascii="等线" w:eastAsia="楷体" w:hAnsi="等线"/>
      <w:smallCaps w:val="1"/>
      <w:color w:val="595959" w:themeColor="text1" w:themeTint="0000A6"/>
      <w14:textFill>
        <w14:solidFill>
          <w14:schemeClr w14:val="tx1">
            <w14:lumMod w14:val="65000"/>
            <w14:lumOff w14:val="35000"/>
          </w14:schemeClr>
        </w14:solidFill>
      </w14:textFill>
    </w:rPr>
  </w:style>
  <w:style w:type="character" w:styleId="14" w:customStyle="1">
    <w:name w:val="批注框文本 字符"/>
    <w:basedOn w:val="9"/>
    <w:link w:val="5"/>
    <w:uiPriority w:val="99"/>
    <w:semiHidden w:val="1"/>
    <w:rPr>
      <w:kern w:val="2"/>
      <w:sz w:val="18"/>
      <w:szCs w:val="18"/>
    </w:rPr>
  </w:style>
  <w:style w:type="paragraph" w:styleId="15" w:customStyle="1">
    <w:name w:val="Revision"/>
    <w:hidden w:val="1"/>
    <w:uiPriority w:val="99"/>
    <w:semiHidden w:val="1"/>
    <w:rPr>
      <w:rFonts w:asciiTheme="minorHAnsi" w:cstheme="minorBidi" w:eastAsiaTheme="minorEastAsia" w:hAnsiTheme="minorHAnsi"/>
      <w:kern w:val="2"/>
      <w:sz w:val="21"/>
      <w:szCs w:val="22"/>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1WuZiGY/0w8YxYOl17sldUXpow==">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2022-01-17T07:39:00Z</dcterms:created>
  <dc:creator>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C354A6B606ED468B8BB7C402F1E5BE75</vt:lpwstr>
  </property>
</Properties>
</file>