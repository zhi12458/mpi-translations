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11.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10.odttf" ContentType="application/vnd.openxmlformats-officedocument.obfuscatedFont"/>
  <Override PartName="/word/fonts/font8.odttf" ContentType="application/vnd.openxmlformats-officedocument.obfuscatedFont"/>
  <Override PartName="/word/fonts/font12.odttf" ContentType="application/vnd.openxmlformats-officedocument.obfuscatedFont"/>
  <Override PartName="/word/fonts/font9.odttf" ContentType="application/vnd.openxmlformats-officedocument.obfuscatedFont"/>
  <Override PartName="/word/document.xml" ContentType="application/vnd.openxmlformats-officedocument.wordprocessingml.document.main+xml"/>
  <Override PartName="/word/comments.xml" ContentType="application/vnd.openxmlformats-officedocument.wordprocessingml.comment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18" w:before="93" w:after="0"/>
        <w:ind w:hanging="0" w:start="1644"/>
        <w:rPr>
          <w:rFonts w:ascii="Times New Roman" w:hAnsi="Times New Roman" w:eastAsia="Times New Roman" w:cs="Times New Roman"/>
          <w:sz w:val="36"/>
          <w:szCs w:val="36"/>
        </w:rPr>
      </w:pPr>
      <w:r>
        <w:rPr>
          <w:rFonts w:ascii="Microsoft Yahei" w:hAnsi="Microsoft Yahei" w:cs="Microsoft Yahei" w:eastAsia="Microsoft Yahei"/>
          <w:sz w:val="36"/>
          <w:szCs w:val="36"/>
        </w:rPr>
        <w:t xml:space="preserve">觉醒的艺术 </w:t>
      </w:r>
      <w:r>
        <w:rPr>
          <w:rFonts w:eastAsia="Times New Roman" w:cs="Times New Roman" w:ascii="Times New Roman" w:hAnsi="Times New Roman"/>
          <w:sz w:val="36"/>
          <w:szCs w:val="36"/>
        </w:rPr>
        <w:t>The Art of Awakening</w:t>
      </w:r>
    </w:p>
    <w:p>
      <w:pPr>
        <w:pStyle w:val="normal1"/>
        <w:keepNext w:val="false"/>
        <w:keepLines w:val="false"/>
        <w:pageBreakBefore w:val="false"/>
        <w:widowControl/>
        <w:pBdr/>
        <w:shd w:val="clear" w:fill="auto"/>
        <w:spacing w:lineRule="auto" w:line="310"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p>
    <w:p>
      <w:pPr>
        <w:pStyle w:val="normal1"/>
        <w:keepNext w:val="false"/>
        <w:keepLines w:val="false"/>
        <w:pageBreakBefore w:val="false"/>
        <w:widowControl/>
        <w:pBdr/>
        <w:shd w:val="clear" w:fill="auto"/>
        <w:spacing w:lineRule="auto" w:line="312"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p>
    <w:p>
      <w:pPr>
        <w:pStyle w:val="normal1"/>
        <w:keepNext w:val="false"/>
        <w:keepLines w:val="false"/>
        <w:pageBreakBefore w:val="false"/>
        <w:widowControl/>
        <w:pBdr/>
        <w:shd w:val="clear" w:fill="auto"/>
        <w:spacing w:lineRule="auto" w:line="312"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p>
    <w:p>
      <w:pPr>
        <w:pStyle w:val="normal1"/>
        <w:spacing w:lineRule="auto" w:line="209" w:before="90" w:after="0"/>
        <w:ind w:hanging="0" w:start="2753"/>
        <w:rPr>
          <w:rFonts w:ascii="Courier New" w:hAnsi="Courier New" w:eastAsia="Courier New" w:cs="Courier New"/>
          <w:sz w:val="21"/>
          <w:szCs w:val="21"/>
        </w:rPr>
      </w:pPr>
      <w:r>
        <w:rPr>
          <w:rFonts w:eastAsia="Courier New" w:cs="Courier New" w:ascii="Courier New" w:hAnsi="Courier New"/>
          <w:sz w:val="21"/>
          <w:szCs w:val="21"/>
        </w:rPr>
        <w:t>——</w:t>
      </w:r>
      <w:r>
        <w:rPr>
          <w:rFonts w:eastAsia="Courier New" w:cs="Courier New" w:ascii="Courier New" w:hAnsi="Courier New"/>
          <w:sz w:val="21"/>
          <w:szCs w:val="21"/>
        </w:rPr>
        <w:t xml:space="preserve">2017 </w:t>
      </w:r>
      <w:r>
        <w:rPr>
          <w:rFonts w:ascii="Microsoft Yahei" w:hAnsi="Microsoft Yahei" w:cs="Microsoft Yahei" w:eastAsia="Microsoft Yahei"/>
          <w:sz w:val="21"/>
          <w:szCs w:val="21"/>
        </w:rPr>
        <w:t>年暮春讲于上海</w:t>
      </w:r>
      <w:r>
        <w:rPr>
          <w:rFonts w:ascii="Courier New" w:hAnsi="Courier New" w:cs="Courier New" w:eastAsia="Courier New"/>
          <w:sz w:val="21"/>
          <w:szCs w:val="21"/>
        </w:rPr>
        <w:t>“</w:t>
      </w:r>
      <w:r>
        <w:rPr>
          <w:rFonts w:ascii="Microsoft Yahei" w:hAnsi="Microsoft Yahei" w:cs="Microsoft Yahei" w:eastAsia="Microsoft Yahei"/>
          <w:sz w:val="21"/>
          <w:szCs w:val="21"/>
        </w:rPr>
        <w:t xml:space="preserve">厢 </w:t>
      </w:r>
      <w:r>
        <w:rPr>
          <w:rFonts w:ascii="Courier New" w:hAnsi="Courier New" w:cs="Courier New" w:eastAsia="Courier New"/>
          <w:sz w:val="21"/>
          <w:szCs w:val="21"/>
        </w:rPr>
        <w:t>”</w:t>
      </w:r>
    </w:p>
    <w:p>
      <w:pPr>
        <w:pStyle w:val="normal1"/>
        <w:spacing w:lineRule="auto" w:line="276" w:before="62" w:after="0"/>
        <w:ind w:hanging="0" w:start="2025"/>
        <w:rPr>
          <w:rFonts w:ascii="Times New Roman" w:hAnsi="Times New Roman" w:eastAsia="Times New Roman" w:cs="Times New Roman"/>
          <w:sz w:val="21"/>
          <w:szCs w:val="21"/>
        </w:rPr>
      </w:pPr>
      <w:r>
        <w:rPr>
          <w:rFonts w:eastAsia="Times New Roman" w:cs="Times New Roman" w:ascii="Times New Roman" w:hAnsi="Times New Roman"/>
          <w:position w:val="0"/>
          <w:sz w:val="21"/>
          <w:szCs w:val="21"/>
          <w:vertAlign w:val="baseline"/>
        </w:rPr>
        <w:t>Delivered in late spring 2017 at ‘‘Xiang’’ Shanghai</w:t>
      </w:r>
    </w:p>
    <w:p>
      <w:pPr>
        <w:pStyle w:val="normal1"/>
        <w:keepNext w:val="false"/>
        <w:keepLines w:val="false"/>
        <w:pageBreakBefore w:val="false"/>
        <w:widowControl/>
        <w:pBdr/>
        <w:shd w:val="clear" w:fill="auto"/>
        <w:spacing w:lineRule="auto" w:line="422"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p>
    <w:p>
      <w:pPr>
        <w:pStyle w:val="normal1"/>
        <w:spacing w:lineRule="auto" w:line="209" w:before="91" w:after="0"/>
        <w:ind w:hanging="0" w:start="3755"/>
        <w:rPr>
          <w:rFonts w:ascii="Microsoft Yahei" w:hAnsi="Microsoft Yahei" w:eastAsia="Microsoft Yahei" w:cs="Microsoft Yahei"/>
          <w:sz w:val="21"/>
          <w:szCs w:val="21"/>
        </w:rPr>
      </w:pPr>
      <w:r>
        <w:rPr>
          <w:rFonts w:ascii="Microsoft Yahei" w:hAnsi="Microsoft Yahei" w:cs="Microsoft Yahei" w:eastAsia="Microsoft Yahei"/>
          <w:sz w:val="21"/>
          <w:szCs w:val="21"/>
        </w:rPr>
        <w:t>济群法师</w:t>
      </w:r>
    </w:p>
    <w:p>
      <w:pPr>
        <w:pStyle w:val="normal1"/>
        <w:spacing w:lineRule="auto" w:line="190" w:before="128" w:after="0"/>
        <w:ind w:hanging="0" w:start="3474"/>
        <w:rPr>
          <w:rFonts w:ascii="Times New Roman" w:hAnsi="Times New Roman" w:eastAsia="Times New Roman" w:cs="Times New Roman"/>
          <w:sz w:val="21"/>
          <w:szCs w:val="21"/>
        </w:rPr>
      </w:pPr>
      <w:r>
        <w:rPr>
          <w:rFonts w:eastAsia="Times New Roman" w:cs="Times New Roman" w:ascii="Times New Roman" w:hAnsi="Times New Roman"/>
          <w:sz w:val="21"/>
          <w:szCs w:val="21"/>
        </w:rPr>
        <w:t>By Master Jiqun</w:t>
      </w:r>
    </w:p>
    <w:p>
      <w:pPr>
        <w:pStyle w:val="normal1"/>
        <w:keepNext w:val="false"/>
        <w:keepLines w:val="false"/>
        <w:pageBreakBefore w:val="false"/>
        <w:widowControl/>
        <w:pBdr/>
        <w:shd w:val="clear" w:fill="auto"/>
        <w:spacing w:lineRule="auto" w:line="245"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p>
    <w:p>
      <w:pPr>
        <w:pStyle w:val="normal1"/>
        <w:keepNext w:val="false"/>
        <w:keepLines w:val="false"/>
        <w:pageBreakBefore w:val="false"/>
        <w:widowControl/>
        <w:pBdr/>
        <w:shd w:val="clear" w:fill="auto"/>
        <w:spacing w:lineRule="auto" w:line="245"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p>
    <w:p>
      <w:pPr>
        <w:pStyle w:val="normal1"/>
        <w:keepNext w:val="false"/>
        <w:keepLines w:val="false"/>
        <w:pageBreakBefore w:val="false"/>
        <w:widowControl/>
        <w:pBdr/>
        <w:shd w:val="clear" w:fill="auto"/>
        <w:spacing w:lineRule="auto" w:line="245"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p>
    <w:p>
      <w:pPr>
        <w:pStyle w:val="normal1"/>
        <w:keepNext w:val="false"/>
        <w:keepLines w:val="false"/>
        <w:pageBreakBefore w:val="false"/>
        <w:widowControl/>
        <w:pBdr/>
        <w:shd w:val="clear" w:fill="auto"/>
        <w:spacing w:lineRule="auto" w:line="245"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p>
    <w:p>
      <w:pPr>
        <w:pStyle w:val="normal1"/>
        <w:keepNext w:val="false"/>
        <w:keepLines w:val="false"/>
        <w:pageBreakBefore w:val="false"/>
        <w:widowControl/>
        <w:pBdr/>
        <w:shd w:val="clear" w:fill="auto"/>
        <w:spacing w:lineRule="auto" w:line="245"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p>
    <w:p>
      <w:pPr>
        <w:pStyle w:val="normal1"/>
        <w:keepNext w:val="false"/>
        <w:keepLines w:val="false"/>
        <w:pageBreakBefore w:val="false"/>
        <w:widowControl/>
        <w:pBdr/>
        <w:shd w:val="clear" w:fill="auto"/>
        <w:tabs>
          <w:tab w:val="clear" w:pos="720"/>
          <w:tab w:val="right" w:pos="8294" w:leader="none"/>
        </w:tabs>
        <w:spacing w:lineRule="auto" w:line="163" w:before="103" w:after="0"/>
        <w:ind w:hanging="0" w:start="231" w:end="0"/>
        <w:jc w:val="start"/>
        <w:rPr>
          <w:rFonts w:ascii="Arial" w:hAnsi="Arial" w:eastAsia="Arial" w:cs="Arial"/>
          <w:b w:val="false"/>
          <w:bCs w:val="false"/>
          <w:i w:val="false"/>
          <w:iCs w:val="false"/>
          <w:caps w:val="false"/>
          <w:smallCaps w:val="false"/>
          <w:strike w:val="false"/>
          <w:dstrike w:val="false"/>
          <w:color w:val="000000"/>
          <w:position w:val="0"/>
          <w:sz w:val="24"/>
          <w:szCs w:val="24"/>
          <w:u w:val="none"/>
          <w:shd w:fill="auto" w:val="clear"/>
          <w:vertAlign w:val="baseline"/>
        </w:rPr>
      </w:pPr>
      <w:hyperlink w:anchor="bookmark=id.s394fhrshkb2">
        <w:r>
          <w:rPr>
            <w:rStyle w:val="Style3"/>
            <w:rFonts w:ascii="Microsoft Yahei" w:hAnsi="Microsoft Yahei" w:cs="Microsoft Yahei" w:eastAsia="Microsoft Yahei"/>
            <w:b/>
            <w:bCs/>
            <w:i w:val="false"/>
            <w:iCs w:val="false"/>
            <w:caps w:val="false"/>
            <w:smallCaps w:val="false"/>
            <w:strike w:val="false"/>
            <w:dstrike w:val="false"/>
            <w:color w:val="000000"/>
            <w:position w:val="0"/>
            <w:sz w:val="24"/>
            <w:szCs w:val="24"/>
            <w:u w:val="none"/>
            <w:shd w:fill="auto" w:val="clear"/>
            <w:vertAlign w:val="baseline"/>
          </w:rPr>
          <w:t xml:space="preserve">觉醒的艺术 </w:t>
        </w:r>
      </w:hyperlink>
      <w:hyperlink w:anchor="bookmark=id.s394fhrshkb2">
        <w:r>
          <w:rPr>
            <w:rStyle w:val="Style3"/>
            <w:rFonts w:eastAsia="Arial" w:cs="Arial"/>
            <w:b/>
            <w:bCs/>
            <w:i/>
            <w:iCs/>
            <w:caps w:val="false"/>
            <w:smallCaps w:val="false"/>
            <w:strike w:val="false"/>
            <w:dstrike w:val="false"/>
            <w:color w:val="000000"/>
            <w:position w:val="0"/>
            <w:sz w:val="24"/>
            <w:szCs w:val="24"/>
            <w:u w:val="none"/>
            <w:shd w:fill="auto" w:val="clear"/>
            <w:vertAlign w:val="baseline"/>
          </w:rPr>
          <w:t xml:space="preserve">The Art of Awakening  </w:t>
        </w:r>
      </w:hyperlink>
      <w:hyperlink w:anchor="bookmark=id.s394fhrshkb2">
        <w:r>
          <w:rPr>
            <w:rStyle w:val="Style3"/>
            <w:rFonts w:eastAsia="Arial" w:cs="Arial"/>
            <w:b/>
            <w:bCs/>
            <w:i w:val="false"/>
            <w:iCs w:val="false"/>
            <w:caps w:val="false"/>
            <w:smallCaps w:val="false"/>
            <w:strike w:val="false"/>
            <w:dstrike w:val="false"/>
            <w:color w:val="000000"/>
            <w:position w:val="0"/>
            <w:sz w:val="24"/>
            <w:szCs w:val="24"/>
            <w:u w:val="none"/>
            <w:shd w:fill="auto" w:val="clear"/>
            <w:vertAlign w:val="baseline"/>
          </w:rPr>
          <w:tab/>
        </w:r>
      </w:hyperlink>
      <w:hyperlink w:anchor="bookmark=id.s394fhrshkb2">
        <w:r>
          <w:rPr>
            <w:rStyle w:val="Style3"/>
            <w:rFonts w:eastAsia="Arial" w:cs="Arial"/>
            <w:b/>
            <w:bCs/>
            <w:i/>
            <w:iCs/>
            <w:caps w:val="false"/>
            <w:smallCaps w:val="false"/>
            <w:strike w:val="false"/>
            <w:dstrike w:val="false"/>
            <w:color w:val="000000"/>
            <w:position w:val="0"/>
            <w:sz w:val="24"/>
            <w:szCs w:val="24"/>
            <w:u w:val="none"/>
            <w:shd w:fill="auto" w:val="clear"/>
            <w:vertAlign w:val="baseline"/>
          </w:rPr>
          <w:t xml:space="preserve"> 1</w:t>
        </w:r>
      </w:hyperlink>
    </w:p>
    <w:p>
      <w:pPr>
        <w:pStyle w:val="normal1"/>
        <w:keepNext w:val="false"/>
        <w:keepLines w:val="false"/>
        <w:pageBreakBefore w:val="false"/>
        <w:widowControl/>
        <w:pBdr/>
        <w:shd w:val="clear" w:fill="auto"/>
        <w:spacing w:lineRule="auto" w:line="259"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p>
    <w:p>
      <w:pPr>
        <w:pStyle w:val="normal1"/>
        <w:keepNext w:val="false"/>
        <w:keepLines w:val="false"/>
        <w:pageBreakBefore w:val="false"/>
        <w:widowControl/>
        <w:pBdr/>
        <w:shd w:val="clear" w:fill="auto"/>
        <w:tabs>
          <w:tab w:val="clear" w:pos="720"/>
          <w:tab w:val="right" w:pos="8294" w:leader="none"/>
        </w:tabs>
        <w:spacing w:lineRule="auto" w:line="163" w:before="95" w:after="0"/>
        <w:ind w:hanging="0" w:start="674"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bookmark=id.68n81r98pb80">
        <w:r>
          <w:rPr>
            <w:rStyle w:val="Style3"/>
            <w:rFonts w:ascii="Microsoft Yahei" w:hAnsi="Microsoft Yahei" w:cs="Microsoft Yahei" w:eastAsia="Microsoft Yahei"/>
            <w:b/>
            <w:bCs/>
            <w:i w:val="false"/>
            <w:iCs w:val="false"/>
            <w:caps w:val="false"/>
            <w:smallCaps w:val="false"/>
            <w:strike w:val="false"/>
            <w:dstrike w:val="false"/>
            <w:color w:val="000000"/>
            <w:position w:val="0"/>
            <w:sz w:val="22"/>
            <w:szCs w:val="22"/>
            <w:u w:val="none"/>
            <w:shd w:fill="auto" w:val="clear"/>
            <w:vertAlign w:val="baseline"/>
          </w:rPr>
          <w:t xml:space="preserve">一、佛教与艺术 </w:t>
        </w:r>
      </w:hyperlink>
      <w:hyperlink w:anchor="bookmark=id.68n81r98pb80">
        <w:r>
          <w:rPr>
            <w:rStyle w:val="Style3"/>
            <w:rFonts w:eastAsia="Arial" w:cs="Arial"/>
            <w:b/>
            <w:bCs/>
            <w:i w:val="false"/>
            <w:iCs w:val="false"/>
            <w:caps w:val="false"/>
            <w:smallCaps w:val="false"/>
            <w:strike w:val="false"/>
            <w:dstrike w:val="false"/>
            <w:color w:val="000000"/>
            <w:position w:val="0"/>
            <w:sz w:val="22"/>
            <w:szCs w:val="22"/>
            <w:u w:val="none"/>
            <w:shd w:fill="auto" w:val="clear"/>
            <w:vertAlign w:val="baseline"/>
          </w:rPr>
          <w:t xml:space="preserve">Buddhism and Art </w:t>
          <w:tab/>
          <w:t>3</w:t>
        </w:r>
      </w:hyperlink>
    </w:p>
    <w:p>
      <w:pPr>
        <w:pStyle w:val="normal1"/>
        <w:keepNext w:val="false"/>
        <w:keepLines w:val="false"/>
        <w:pageBreakBefore w:val="false"/>
        <w:widowControl/>
        <w:pBdr/>
        <w:shd w:val="clear" w:fill="auto"/>
        <w:tabs>
          <w:tab w:val="clear" w:pos="720"/>
          <w:tab w:val="right" w:pos="8294" w:leader="none"/>
        </w:tabs>
        <w:spacing w:lineRule="auto" w:line="163" w:before="49" w:after="0"/>
        <w:ind w:hanging="0" w:start="854" w:end="0"/>
        <w:jc w:val="start"/>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bCs w:val="false"/>
          <w:i w:val="false"/>
          <w:iCs w:val="false"/>
          <w:caps w:val="false"/>
          <w:smallCaps w:val="false"/>
          <w:strike w:val="false"/>
          <w:dstrike w:val="false"/>
          <w:position w:val="0"/>
          <w:sz w:val="20"/>
          <w:szCs w:val="20"/>
          <w:shd w:fill="auto" w:val="clear"/>
          <w:vertAlign w:val="baseline"/>
        </w:rPr>
        <w:t xml:space="preserve">1. </w:t>
      </w:r>
      <w:r>
        <w:rPr>
          <w:rFonts w:ascii="Microsoft Yahei" w:hAnsi="Microsoft Yahei" w:cs="Microsoft Yahei" w:eastAsia="Microsoft Yahei"/>
          <w:b w:val="false"/>
          <w:bCs w:val="false"/>
          <w:i w:val="false"/>
          <w:iCs w:val="false"/>
          <w:caps w:val="false"/>
          <w:smallCaps w:val="false"/>
          <w:strike w:val="false"/>
          <w:dstrike w:val="false"/>
          <w:position w:val="0"/>
          <w:sz w:val="20"/>
          <w:szCs w:val="20"/>
          <w:shd w:fill="auto" w:val="clear"/>
          <w:vertAlign w:val="baseline"/>
        </w:rPr>
        <w:t xml:space="preserve">无相和有相 </w:t>
      </w:r>
      <w:r>
        <w:rPr>
          <w:rFonts w:eastAsia="Arial" w:cs="Arial"/>
          <w:b w:val="false"/>
          <w:bCs w:val="false"/>
          <w:i w:val="false"/>
          <w:iCs w:val="false"/>
          <w:caps w:val="false"/>
          <w:smallCaps w:val="false"/>
          <w:strike w:val="false"/>
          <w:dstrike w:val="false"/>
          <w:position w:val="0"/>
          <w:sz w:val="20"/>
          <w:szCs w:val="20"/>
          <w:shd w:fill="auto" w:val="clear"/>
          <w:vertAlign w:val="baseline"/>
        </w:rPr>
        <w:t xml:space="preserve">The Formless and the Form </w:t>
        <w:tab/>
        <w:t>3</w:t>
      </w:r>
    </w:p>
    <w:p>
      <w:pPr>
        <w:pStyle w:val="normal1"/>
        <w:keepNext w:val="false"/>
        <w:keepLines w:val="false"/>
        <w:pageBreakBefore w:val="false"/>
        <w:widowControl/>
        <w:pBdr/>
        <w:shd w:val="clear" w:fill="auto"/>
        <w:tabs>
          <w:tab w:val="clear" w:pos="720"/>
          <w:tab w:val="right" w:pos="8294" w:leader="none"/>
        </w:tabs>
        <w:spacing w:lineRule="auto" w:line="163" w:before="47" w:after="0"/>
        <w:ind w:hanging="0" w:start="841" w:end="0"/>
        <w:jc w:val="start"/>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hyperlink w:anchor="bookmark=id.7my2hh8yqjpz">
        <w:r>
          <w:rPr>
            <w:rStyle w:val="Style3"/>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 xml:space="preserve">2. </w:t>
        </w:r>
      </w:hyperlink>
      <w:hyperlink w:anchor="bookmark=id.7my2hh8yqjpz">
        <w:r>
          <w:rPr>
            <w:rStyle w:val="Style3"/>
            <w:rFonts w:ascii="Microsoft Yahei" w:hAnsi="Microsoft Yahei" w:cs="Microsoft Yahei" w:eastAsia="Microsoft Yahei"/>
            <w:b w:val="false"/>
            <w:bCs w:val="false"/>
            <w:i w:val="false"/>
            <w:iCs w:val="false"/>
            <w:caps w:val="false"/>
            <w:smallCaps w:val="false"/>
            <w:strike w:val="false"/>
            <w:dstrike w:val="false"/>
            <w:color w:val="000000"/>
            <w:position w:val="0"/>
            <w:sz w:val="20"/>
            <w:szCs w:val="20"/>
            <w:u w:val="none"/>
            <w:shd w:fill="auto" w:val="clear"/>
            <w:vertAlign w:val="baseline"/>
          </w:rPr>
          <w:t xml:space="preserve">以意境为先导 </w:t>
        </w:r>
      </w:hyperlink>
      <w:hyperlink w:anchor="bookmark=id.7my2hh8yqjpz">
        <w:r>
          <w:rPr>
            <w:rStyle w:val="Style3"/>
            <w:rFonts w:eastAsia="Arial" w:cs="Arial"/>
            <w:b w:val="false"/>
            <w:bCs w:val="false"/>
            <w:i w:val="false"/>
            <w:iCs w:val="false"/>
            <w:caps w:val="false"/>
            <w:smallCaps w:val="false"/>
            <w:strike w:val="false"/>
            <w:dstrike w:val="false"/>
            <w:color w:val="000000"/>
            <w:position w:val="0"/>
            <w:sz w:val="20"/>
            <w:szCs w:val="20"/>
            <w:highlight w:val="yellow"/>
            <w:u w:val="none"/>
            <w:vertAlign w:val="baseline"/>
          </w:rPr>
          <w:t>Artistic Conception</w:t>
        </w:r>
      </w:hyperlink>
      <w:hyperlink w:anchor="bookmark=id.7my2hh8yqjpz">
        <w:r>
          <w:rPr>
            <w:rStyle w:val="Style3"/>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 xml:space="preserve"> as the Guiding Principle </w:t>
          <w:tab/>
          <w:t>4</w:t>
        </w:r>
      </w:hyperlink>
    </w:p>
    <w:p>
      <w:pPr>
        <w:pStyle w:val="normal1"/>
        <w:keepNext w:val="false"/>
        <w:keepLines w:val="false"/>
        <w:pageBreakBefore w:val="false"/>
        <w:widowControl/>
        <w:pBdr/>
        <w:shd w:val="clear" w:fill="auto"/>
        <w:tabs>
          <w:tab w:val="clear" w:pos="720"/>
          <w:tab w:val="right" w:pos="8294" w:leader="none"/>
        </w:tabs>
        <w:spacing w:lineRule="auto" w:line="163" w:before="46" w:after="0"/>
        <w:ind w:hanging="0" w:start="839" w:end="0"/>
        <w:jc w:val="start"/>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bookmarkStart w:id="0" w:name="_heading=h.wyt7sgw1lim"/>
      <w:bookmarkEnd w:id="0"/>
      <w:r>
        <w:rPr>
          <w:rFonts w:eastAsia="Arial" w:cs="Arial"/>
          <w:b w:val="false"/>
          <w:bCs w:val="false"/>
          <w:i w:val="false"/>
          <w:iCs w:val="false"/>
          <w:caps w:val="false"/>
          <w:smallCaps w:val="false"/>
          <w:strike w:val="false"/>
          <w:dstrike w:val="false"/>
          <w:position w:val="0"/>
          <w:sz w:val="20"/>
          <w:szCs w:val="20"/>
          <w:shd w:fill="auto" w:val="clear"/>
          <w:vertAlign w:val="baseline"/>
        </w:rPr>
        <w:t xml:space="preserve">3. </w:t>
      </w:r>
      <w:r>
        <w:rPr>
          <w:rFonts w:ascii="Microsoft Yahei" w:hAnsi="Microsoft Yahei" w:cs="Microsoft Yahei" w:eastAsia="Microsoft Yahei"/>
          <w:b w:val="false"/>
          <w:bCs w:val="false"/>
          <w:i w:val="false"/>
          <w:iCs w:val="false"/>
          <w:caps w:val="false"/>
          <w:smallCaps w:val="false"/>
          <w:strike w:val="false"/>
          <w:dstrike w:val="false"/>
          <w:position w:val="0"/>
          <w:sz w:val="20"/>
          <w:szCs w:val="20"/>
          <w:shd w:fill="auto" w:val="clear"/>
          <w:vertAlign w:val="baseline"/>
        </w:rPr>
        <w:t xml:space="preserve">法无定法论自由 </w:t>
      </w:r>
      <w:r>
        <w:rPr>
          <w:rFonts w:eastAsia="Arial" w:cs="Arial"/>
          <w:b w:val="false"/>
          <w:bCs w:val="false"/>
          <w:i w:val="false"/>
          <w:iCs w:val="false"/>
          <w:caps w:val="false"/>
          <w:smallCaps w:val="false"/>
          <w:strike w:val="false"/>
          <w:dstrike w:val="false"/>
          <w:position w:val="0"/>
          <w:sz w:val="20"/>
          <w:szCs w:val="20"/>
          <w:highlight w:val="yellow"/>
          <w:vertAlign w:val="baseline"/>
        </w:rPr>
        <w:t>No Fixed Dharma</w:t>
      </w:r>
      <w:r>
        <w:rPr>
          <w:rFonts w:eastAsia="Arial" w:cs="Arial"/>
          <w:b w:val="false"/>
          <w:bCs w:val="false"/>
          <w:i w:val="false"/>
          <w:iCs w:val="false"/>
          <w:caps w:val="false"/>
          <w:smallCaps w:val="false"/>
          <w:strike w:val="false"/>
          <w:dstrike w:val="false"/>
          <w:position w:val="0"/>
          <w:sz w:val="20"/>
          <w:szCs w:val="20"/>
          <w:shd w:fill="auto" w:val="clear"/>
          <w:vertAlign w:val="baseline"/>
        </w:rPr>
        <w:t xml:space="preserve">: on Freedom </w:t>
      </w:r>
      <w:r>
        <w:rPr>
          <w:rFonts w:eastAsia="Arial" w:cs="Arial"/>
          <w:b w:val="false"/>
          <w:bCs w:val="false"/>
          <w:i w:val="false"/>
          <w:iCs w:val="false"/>
          <w:caps w:val="false"/>
          <w:smallCaps w:val="false"/>
          <w:strike w:val="false"/>
          <w:dstrike w:val="false"/>
          <w:position w:val="0"/>
          <w:sz w:val="20"/>
          <w:szCs w:val="20"/>
          <w:highlight w:val="green"/>
          <w:vertAlign w:val="baseline"/>
        </w:rPr>
        <w:t xml:space="preserve">Freedom </w:t>
      </w:r>
      <w:r>
        <w:rPr>
          <w:sz w:val="20"/>
          <w:szCs w:val="20"/>
          <w:highlight w:val="green"/>
        </w:rPr>
        <w:t>Beyond Fixed Dharma</w:t>
      </w:r>
      <w:r>
        <w:rPr>
          <w:rFonts w:eastAsia="Arial" w:cs="Arial"/>
          <w:b w:val="false"/>
          <w:bCs w:val="false"/>
          <w:i w:val="false"/>
          <w:iCs w:val="false"/>
          <w:caps w:val="false"/>
          <w:smallCaps w:val="false"/>
          <w:strike w:val="false"/>
          <w:dstrike w:val="false"/>
          <w:position w:val="0"/>
          <w:sz w:val="20"/>
          <w:szCs w:val="20"/>
          <w:highlight w:val="darkBlue"/>
          <w:vertAlign w:val="baseline"/>
        </w:rPr>
        <w:tab/>
      </w:r>
      <w:r>
        <w:rPr>
          <w:rFonts w:eastAsia="Arial" w:cs="Arial"/>
          <w:b w:val="false"/>
          <w:bCs w:val="false"/>
          <w:i w:val="false"/>
          <w:iCs w:val="false"/>
          <w:caps w:val="false"/>
          <w:smallCaps w:val="false"/>
          <w:strike w:val="false"/>
          <w:dstrike w:val="false"/>
          <w:position w:val="0"/>
          <w:sz w:val="20"/>
          <w:szCs w:val="20"/>
          <w:shd w:fill="auto" w:val="clear"/>
          <w:vertAlign w:val="baseline"/>
        </w:rPr>
        <w:t>5</w:t>
      </w:r>
    </w:p>
    <w:p>
      <w:pPr>
        <w:pStyle w:val="normal1"/>
        <w:keepNext w:val="false"/>
        <w:keepLines w:val="false"/>
        <w:pageBreakBefore w:val="false"/>
        <w:widowControl/>
        <w:pBdr/>
        <w:shd w:val="clear" w:fill="auto"/>
        <w:tabs>
          <w:tab w:val="clear" w:pos="720"/>
          <w:tab w:val="right" w:pos="8294" w:leader="none"/>
        </w:tabs>
        <w:spacing w:lineRule="auto" w:line="163" w:before="180" w:after="0"/>
        <w:ind w:hanging="0" w:start="675"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r>
        <w:rPr>
          <w:rFonts w:ascii="Microsoft Yahei" w:hAnsi="Microsoft Yahei" w:cs="Microsoft Yahei" w:eastAsia="Microsoft Yahei"/>
          <w:b/>
          <w:bCs/>
          <w:i w:val="false"/>
          <w:iCs w:val="false"/>
          <w:caps w:val="false"/>
          <w:smallCaps w:val="false"/>
          <w:strike w:val="false"/>
          <w:dstrike w:val="false"/>
          <w:position w:val="0"/>
          <w:sz w:val="22"/>
          <w:szCs w:val="22"/>
          <w:shd w:fill="auto" w:val="clear"/>
          <w:vertAlign w:val="baseline"/>
        </w:rPr>
        <w:t xml:space="preserve">二、觉醒艺术的提出 </w:t>
      </w:r>
      <w:r>
        <w:rPr>
          <w:rFonts w:eastAsia="Arial" w:cs="Arial"/>
          <w:b/>
          <w:bCs/>
          <w:i w:val="false"/>
          <w:iCs w:val="false"/>
          <w:caps w:val="false"/>
          <w:smallCaps w:val="false"/>
          <w:strike w:val="false"/>
          <w:dstrike w:val="false"/>
          <w:position w:val="0"/>
          <w:sz w:val="22"/>
          <w:szCs w:val="22"/>
          <w:shd w:fill="auto" w:val="clear"/>
          <w:vertAlign w:val="baseline"/>
        </w:rPr>
        <w:t xml:space="preserve">The Proposal of Awakening as Art </w:t>
        <w:tab/>
        <w:t>7</w:t>
      </w:r>
    </w:p>
    <w:p>
      <w:pPr>
        <w:pStyle w:val="normal1"/>
        <w:keepNext w:val="false"/>
        <w:keepLines w:val="false"/>
        <w:pageBreakBefore w:val="false"/>
        <w:widowControl/>
        <w:pBdr/>
        <w:shd w:val="clear" w:fill="auto"/>
        <w:tabs>
          <w:tab w:val="clear" w:pos="720"/>
          <w:tab w:val="right" w:pos="8294" w:leader="none"/>
        </w:tabs>
        <w:spacing w:lineRule="auto" w:line="163" w:before="49" w:after="0"/>
        <w:ind w:hanging="0" w:start="854" w:end="0"/>
        <w:jc w:val="start"/>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bCs w:val="false"/>
          <w:i w:val="false"/>
          <w:iCs w:val="false"/>
          <w:caps w:val="false"/>
          <w:smallCaps w:val="false"/>
          <w:strike w:val="false"/>
          <w:dstrike w:val="false"/>
          <w:position w:val="0"/>
          <w:sz w:val="20"/>
          <w:szCs w:val="20"/>
          <w:shd w:fill="auto" w:val="clear"/>
          <w:vertAlign w:val="baseline"/>
        </w:rPr>
        <w:t xml:space="preserve">1. </w:t>
      </w:r>
      <w:r>
        <w:rPr>
          <w:rFonts w:ascii="Microsoft Yahei" w:hAnsi="Microsoft Yahei" w:cs="Microsoft Yahei" w:eastAsia="Microsoft Yahei"/>
          <w:b w:val="false"/>
          <w:bCs w:val="false"/>
          <w:i w:val="false"/>
          <w:iCs w:val="false"/>
          <w:caps w:val="false"/>
          <w:smallCaps w:val="false"/>
          <w:strike w:val="false"/>
          <w:dstrike w:val="false"/>
          <w:position w:val="0"/>
          <w:sz w:val="20"/>
          <w:szCs w:val="20"/>
          <w:shd w:fill="auto" w:val="clear"/>
          <w:vertAlign w:val="baseline"/>
        </w:rPr>
        <w:t xml:space="preserve">次品还是艺术品 </w:t>
      </w:r>
      <w:r>
        <w:rPr>
          <w:rFonts w:eastAsia="Arial" w:cs="Arial"/>
          <w:b w:val="false"/>
          <w:bCs w:val="false"/>
          <w:i w:val="false"/>
          <w:iCs w:val="false"/>
          <w:caps w:val="false"/>
          <w:smallCaps w:val="false"/>
          <w:strike w:val="false"/>
          <w:dstrike w:val="false"/>
          <w:position w:val="0"/>
          <w:sz w:val="20"/>
          <w:szCs w:val="20"/>
          <w:shd w:fill="auto" w:val="clear"/>
          <w:vertAlign w:val="baseline"/>
        </w:rPr>
        <w:t xml:space="preserve">An </w:t>
      </w:r>
      <w:r>
        <w:rPr>
          <w:sz w:val="20"/>
          <w:szCs w:val="20"/>
        </w:rPr>
        <w:t>I</w:t>
      </w:r>
      <w:r>
        <w:rPr>
          <w:rFonts w:eastAsia="Arial" w:cs="Arial"/>
          <w:b w:val="false"/>
          <w:bCs w:val="false"/>
          <w:i w:val="false"/>
          <w:iCs w:val="false"/>
          <w:caps w:val="false"/>
          <w:smallCaps w:val="false"/>
          <w:strike w:val="false"/>
          <w:dstrike w:val="false"/>
          <w:position w:val="0"/>
          <w:sz w:val="20"/>
          <w:szCs w:val="20"/>
          <w:shd w:fill="auto" w:val="clear"/>
          <w:vertAlign w:val="baseline"/>
        </w:rPr>
        <w:t xml:space="preserve">nferior Product or a Work of Art </w:t>
        <w:tab/>
        <w:t>8</w:t>
      </w:r>
    </w:p>
    <w:p>
      <w:pPr>
        <w:pStyle w:val="normal1"/>
        <w:keepNext w:val="false"/>
        <w:keepLines w:val="false"/>
        <w:pageBreakBefore w:val="false"/>
        <w:widowControl/>
        <w:pBdr/>
        <w:shd w:val="clear" w:fill="auto"/>
        <w:tabs>
          <w:tab w:val="clear" w:pos="720"/>
          <w:tab w:val="right" w:pos="8294" w:leader="none"/>
        </w:tabs>
        <w:spacing w:lineRule="auto" w:line="163" w:before="47" w:after="0"/>
        <w:ind w:hanging="0" w:start="841" w:end="0"/>
        <w:jc w:val="start"/>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hyperlink w:anchor="bookmark=id.z8hwrgi89wb0">
        <w:r>
          <w:rPr>
            <w:rStyle w:val="Style3"/>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 xml:space="preserve">2. </w:t>
        </w:r>
      </w:hyperlink>
      <w:hyperlink w:anchor="bookmark=id.z8hwrgi89wb0">
        <w:r>
          <w:rPr>
            <w:rStyle w:val="Style3"/>
            <w:rFonts w:ascii="Microsoft Yahei" w:hAnsi="Microsoft Yahei" w:cs="Microsoft Yahei" w:eastAsia="Microsoft Yahei"/>
            <w:b w:val="false"/>
            <w:bCs w:val="false"/>
            <w:i w:val="false"/>
            <w:iCs w:val="false"/>
            <w:caps w:val="false"/>
            <w:smallCaps w:val="false"/>
            <w:strike w:val="false"/>
            <w:dstrike w:val="false"/>
            <w:color w:val="000000"/>
            <w:position w:val="0"/>
            <w:sz w:val="20"/>
            <w:szCs w:val="20"/>
            <w:u w:val="none"/>
            <w:shd w:fill="auto" w:val="clear"/>
            <w:vertAlign w:val="baseline"/>
          </w:rPr>
          <w:t xml:space="preserve">从认知到创作 </w:t>
        </w:r>
      </w:hyperlink>
      <w:hyperlink w:anchor="bookmark=id.z8hwrgi89wb0">
        <w:r>
          <w:rPr>
            <w:rStyle w:val="Style3"/>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 xml:space="preserve">From Cognition to Creation </w:t>
          <w:tab/>
          <w:t>9</w:t>
        </w:r>
      </w:hyperlink>
    </w:p>
    <w:p>
      <w:pPr>
        <w:pStyle w:val="normal1"/>
        <w:keepNext w:val="false"/>
        <w:keepLines w:val="false"/>
        <w:pageBreakBefore w:val="false"/>
        <w:widowControl/>
        <w:pBdr/>
        <w:shd w:val="clear" w:fill="auto"/>
        <w:tabs>
          <w:tab w:val="clear" w:pos="720"/>
          <w:tab w:val="right" w:pos="8294" w:leader="none"/>
        </w:tabs>
        <w:spacing w:lineRule="auto" w:line="163" w:before="179" w:after="0"/>
        <w:ind w:hanging="0" w:start="675"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bookmark=id.w22voxmcqwbh">
        <w:r>
          <w:rPr>
            <w:rStyle w:val="Style3"/>
            <w:rFonts w:ascii="Microsoft Yahei" w:hAnsi="Microsoft Yahei" w:cs="Microsoft Yahei" w:eastAsia="Microsoft Yahei"/>
            <w:b/>
            <w:bCs/>
            <w:i w:val="false"/>
            <w:iCs w:val="false"/>
            <w:caps w:val="false"/>
            <w:smallCaps w:val="false"/>
            <w:strike w:val="false"/>
            <w:dstrike w:val="false"/>
            <w:color w:val="000000"/>
            <w:position w:val="0"/>
            <w:sz w:val="22"/>
            <w:szCs w:val="22"/>
            <w:u w:val="none"/>
            <w:shd w:fill="auto" w:val="clear"/>
            <w:vertAlign w:val="baseline"/>
          </w:rPr>
          <w:t xml:space="preserve">三、从唯识谈觉醒 </w:t>
        </w:r>
      </w:hyperlink>
      <w:hyperlink w:anchor="bookmark=id.w22voxmcqwbh">
        <w:r>
          <w:rPr>
            <w:rStyle w:val="Style3"/>
            <w:rFonts w:eastAsia="Arial" w:cs="Arial"/>
            <w:b/>
            <w:bCs/>
            <w:i w:val="false"/>
            <w:iCs w:val="false"/>
            <w:caps w:val="false"/>
            <w:smallCaps w:val="false"/>
            <w:strike w:val="false"/>
            <w:dstrike w:val="false"/>
            <w:color w:val="000000"/>
            <w:position w:val="0"/>
            <w:sz w:val="22"/>
            <w:szCs w:val="22"/>
            <w:u w:val="none"/>
            <w:shd w:fill="auto" w:val="clear"/>
            <w:vertAlign w:val="baseline"/>
          </w:rPr>
          <w:t xml:space="preserve">Awakening from the Yogacara Perspective </w:t>
          <w:tab/>
          <w:t xml:space="preserve"> 11</w:t>
        </w:r>
      </w:hyperlink>
    </w:p>
    <w:p>
      <w:pPr>
        <w:pStyle w:val="normal1"/>
        <w:keepNext w:val="false"/>
        <w:keepLines w:val="false"/>
        <w:pageBreakBefore w:val="false"/>
        <w:widowControl/>
        <w:pBdr/>
        <w:shd w:val="clear" w:fill="auto"/>
        <w:tabs>
          <w:tab w:val="clear" w:pos="720"/>
          <w:tab w:val="right" w:pos="8294" w:leader="none"/>
        </w:tabs>
        <w:spacing w:lineRule="auto" w:line="163" w:before="48" w:after="0"/>
        <w:ind w:hanging="0" w:start="854" w:end="0"/>
        <w:jc w:val="start"/>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hyperlink w:anchor="bookmark=id.8lbss9jw95mj">
        <w:r>
          <w:rPr>
            <w:rStyle w:val="Style3"/>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 xml:space="preserve">1. </w:t>
        </w:r>
      </w:hyperlink>
      <w:hyperlink w:anchor="bookmark=id.8lbss9jw95mj">
        <w:r>
          <w:rPr>
            <w:rStyle w:val="Style3"/>
            <w:rFonts w:ascii="Microsoft Yahei" w:hAnsi="Microsoft Yahei" w:cs="Microsoft Yahei" w:eastAsia="Microsoft Yahei"/>
            <w:b w:val="false"/>
            <w:bCs w:val="false"/>
            <w:i w:val="false"/>
            <w:iCs w:val="false"/>
            <w:caps w:val="false"/>
            <w:smallCaps w:val="false"/>
            <w:strike w:val="false"/>
            <w:dstrike w:val="false"/>
            <w:color w:val="000000"/>
            <w:position w:val="0"/>
            <w:sz w:val="20"/>
            <w:szCs w:val="20"/>
            <w:u w:val="none"/>
            <w:shd w:fill="auto" w:val="clear"/>
            <w:vertAlign w:val="baseline"/>
          </w:rPr>
          <w:t xml:space="preserve">种子 </w:t>
        </w:r>
      </w:hyperlink>
      <w:hyperlink w:anchor="bookmark=id.8lbss9jw95mj">
        <w:r>
          <w:rPr>
            <w:rStyle w:val="Style3"/>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Seeds</w:t>
          <w:tab/>
          <w:t xml:space="preserve"> 11</w:t>
        </w:r>
      </w:hyperlink>
    </w:p>
    <w:p>
      <w:pPr>
        <w:pStyle w:val="normal1"/>
        <w:keepNext w:val="false"/>
        <w:keepLines w:val="false"/>
        <w:pageBreakBefore w:val="false"/>
        <w:widowControl/>
        <w:pBdr/>
        <w:shd w:val="clear" w:fill="auto"/>
        <w:tabs>
          <w:tab w:val="clear" w:pos="720"/>
          <w:tab w:val="right" w:pos="8294" w:leader="none"/>
        </w:tabs>
        <w:spacing w:lineRule="auto" w:line="163" w:before="47" w:after="0"/>
        <w:ind w:hanging="0" w:start="841" w:end="0"/>
        <w:jc w:val="start"/>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hyperlink w:anchor="bookmark=id.hclvlhl0eqxo">
        <w:r>
          <w:rPr>
            <w:rStyle w:val="Style3"/>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 xml:space="preserve">2. </w:t>
        </w:r>
      </w:hyperlink>
      <w:hyperlink w:anchor="bookmark=id.hclvlhl0eqxo">
        <w:r>
          <w:rPr>
            <w:rStyle w:val="Style3"/>
            <w:rFonts w:ascii="Microsoft Yahei" w:hAnsi="Microsoft Yahei" w:cs="Microsoft Yahei" w:eastAsia="Microsoft Yahei"/>
            <w:b w:val="false"/>
            <w:bCs w:val="false"/>
            <w:i w:val="false"/>
            <w:iCs w:val="false"/>
            <w:caps w:val="false"/>
            <w:smallCaps w:val="false"/>
            <w:strike w:val="false"/>
            <w:dstrike w:val="false"/>
            <w:color w:val="000000"/>
            <w:position w:val="0"/>
            <w:sz w:val="20"/>
            <w:szCs w:val="20"/>
            <w:u w:val="none"/>
            <w:shd w:fill="auto" w:val="clear"/>
            <w:vertAlign w:val="baseline"/>
          </w:rPr>
          <w:t xml:space="preserve">三性 </w:t>
        </w:r>
      </w:hyperlink>
      <w:hyperlink w:anchor="bookmark=id.hclvlhl0eqxo">
        <w:r>
          <w:rPr>
            <w:rStyle w:val="Style3"/>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 xml:space="preserve">Three Natures </w:t>
          <w:tab/>
          <w:t xml:space="preserve"> 13</w:t>
        </w:r>
      </w:hyperlink>
    </w:p>
    <w:p>
      <w:pPr>
        <w:pStyle w:val="normal1"/>
        <w:keepNext w:val="false"/>
        <w:keepLines w:val="false"/>
        <w:pageBreakBefore w:val="false"/>
        <w:widowControl/>
        <w:pBdr/>
        <w:shd w:val="clear" w:fill="auto"/>
        <w:tabs>
          <w:tab w:val="clear" w:pos="720"/>
          <w:tab w:val="right" w:pos="8294" w:leader="none"/>
        </w:tabs>
        <w:spacing w:lineRule="auto" w:line="199" w:before="47" w:after="0"/>
        <w:ind w:hanging="0" w:start="839" w:end="0"/>
        <w:jc w:val="start"/>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hyperlink w:anchor="bookmark=id.b2arc0r3w4ol">
        <w:r>
          <w:rPr>
            <w:rStyle w:val="Style3"/>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3.</w:t>
        </w:r>
      </w:hyperlink>
      <w:hyperlink w:anchor="bookmark=id.b2arc0r3w4ol">
        <w:r>
          <w:rPr>
            <w:rStyle w:val="Style3"/>
            <w:rFonts w:eastAsia="Arial" w:cs="Arial"/>
            <w:b w:val="false"/>
            <w:bCs w:val="false"/>
            <w:i w:val="false"/>
            <w:iCs w:val="false"/>
            <w:caps w:val="false"/>
            <w:smallCaps w:val="false"/>
            <w:strike w:val="false"/>
            <w:dstrike w:val="false"/>
            <w:color w:val="000000"/>
            <w:position w:val="0"/>
            <w:sz w:val="20"/>
            <w:szCs w:val="20"/>
            <w:highlight w:val="yellow"/>
            <w:u w:val="none"/>
            <w:vertAlign w:val="baseline"/>
          </w:rPr>
          <w:t xml:space="preserve"> </w:t>
        </w:r>
      </w:hyperlink>
      <w:hyperlink w:anchor="bookmark=id.b2arc0r3w4ol">
        <w:r>
          <w:rPr>
            <w:rStyle w:val="Style3"/>
            <w:rFonts w:ascii="Microsoft Yahei" w:hAnsi="Microsoft Yahei" w:cs="Microsoft Yahei" w:eastAsia="Microsoft Yahei"/>
            <w:b w:val="false"/>
            <w:bCs w:val="false"/>
            <w:i w:val="false"/>
            <w:iCs w:val="false"/>
            <w:caps w:val="false"/>
            <w:smallCaps w:val="false"/>
            <w:strike w:val="false"/>
            <w:dstrike w:val="false"/>
            <w:color w:val="000000"/>
            <w:position w:val="0"/>
            <w:sz w:val="20"/>
            <w:szCs w:val="20"/>
            <w:highlight w:val="yellow"/>
            <w:u w:val="none"/>
            <w:vertAlign w:val="baseline"/>
          </w:rPr>
          <w:t xml:space="preserve">转依 </w:t>
        </w:r>
      </w:hyperlink>
      <w:hyperlink w:anchor="bookmark=id.b2arc0r3w4ol">
        <w:r>
          <w:rPr>
            <w:rStyle w:val="Style3"/>
            <w:rFonts w:eastAsia="Arial" w:cs="Arial"/>
            <w:b w:val="false"/>
            <w:bCs w:val="false"/>
            <w:i w:val="false"/>
            <w:iCs w:val="false"/>
            <w:caps w:val="false"/>
            <w:smallCaps w:val="false"/>
            <w:strike w:val="false"/>
            <w:dstrike w:val="false"/>
            <w:color w:val="000000"/>
            <w:position w:val="0"/>
            <w:sz w:val="20"/>
            <w:szCs w:val="20"/>
            <w:highlight w:val="yellow"/>
            <w:u w:val="none"/>
            <w:vertAlign w:val="baseline"/>
          </w:rPr>
          <w:t xml:space="preserve">Turning the Basis  </w:t>
        </w:r>
      </w:hyperlink>
      <w:hyperlink w:anchor="bookmark=id.b2arc0r3w4ol">
        <w:r>
          <w:rPr>
            <w:rStyle w:val="Style3"/>
            <w:rFonts w:eastAsia="Arial" w:cs="Arial"/>
            <w:b w:val="false"/>
            <w:bCs w:val="false"/>
            <w:i w:val="false"/>
            <w:iCs w:val="false"/>
            <w:caps w:val="false"/>
            <w:smallCaps w:val="false"/>
            <w:strike w:val="false"/>
            <w:dstrike w:val="false"/>
            <w:color w:val="000000"/>
            <w:position w:val="0"/>
            <w:sz w:val="20"/>
            <w:szCs w:val="20"/>
            <w:highlight w:val="green"/>
            <w:u w:val="none"/>
            <w:vertAlign w:val="baseline"/>
          </w:rPr>
          <w:t>Transformat</w:t>
        </w:r>
      </w:hyperlink>
      <w:hyperlink w:anchor="bookmark=id.b2arc0r3w4ol">
        <w:r>
          <w:rPr>
            <w:rStyle w:val="Style3"/>
            <w:sz w:val="20"/>
            <w:szCs w:val="20"/>
            <w:highlight w:val="green"/>
          </w:rPr>
          <w:t>ion of the Basis</w:t>
        </w:r>
      </w:hyperlink>
      <w:hyperlink w:anchor="bookmark=id.b2arc0r3w4ol">
        <w:r>
          <w:rPr>
            <w:rStyle w:val="Style3"/>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drawing>
            <wp:anchor distT="0" distB="0" distL="0" distR="0" simplePos="0" relativeHeight="2" behindDoc="1" locked="0" layoutInCell="1" allowOverlap="1">
              <wp:simplePos x="0" y="0"/>
              <wp:positionH relativeFrom="column">
                <wp:posOffset>136525</wp:posOffset>
              </wp:positionH>
              <wp:positionV relativeFrom="paragraph">
                <wp:posOffset>187325</wp:posOffset>
              </wp:positionV>
              <wp:extent cx="5219700" cy="457200"/>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2"/>
                      <a:stretch>
                        <a:fillRect/>
                      </a:stretch>
                    </pic:blipFill>
                    <pic:spPr bwMode="auto">
                      <a:xfrm>
                        <a:off x="0" y="0"/>
                        <a:ext cx="5219700" cy="457200"/>
                      </a:xfrm>
                      <a:prstGeom prst="rect">
                        <a:avLst/>
                      </a:prstGeom>
                      <a:noFill/>
                    </pic:spPr>
                  </pic:pic>
                </a:graphicData>
              </a:graphic>
            </wp:anchor>
          </w:drawing>
        </w:r>
      </w:hyperlink>
      <w:r>
        <w:rPr>
          <w:rStyle w:val="Style3"/>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ab/>
        <w:t xml:space="preserve"> 15</w:t>
      </w:r>
    </w:p>
    <w:p>
      <w:pPr>
        <w:pStyle w:val="normal1"/>
        <w:keepNext w:val="false"/>
        <w:keepLines w:val="false"/>
        <w:pageBreakBefore w:val="false"/>
        <w:widowControl/>
        <w:pBdr/>
        <w:shd w:val="clear" w:fill="auto"/>
        <w:spacing w:lineRule="auto" w:line="199" w:before="131" w:after="0"/>
        <w:ind w:hanging="0" w:start="681"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bookmark=id.u3oorasp3c39">
        <w:r>
          <w:rPr>
            <w:rStyle w:val="Style3"/>
            <w:rFonts w:ascii="Microsoft Yahei" w:hAnsi="Microsoft Yahei" w:cs="Microsoft Yahei" w:eastAsia="Microsoft Yahei"/>
            <w:b/>
            <w:bCs/>
            <w:i w:val="false"/>
            <w:iCs w:val="false"/>
            <w:caps w:val="false"/>
            <w:smallCaps w:val="false"/>
            <w:strike w:val="false"/>
            <w:dstrike w:val="false"/>
            <w:color w:val="000000"/>
            <w:position w:val="0"/>
            <w:sz w:val="22"/>
            <w:szCs w:val="22"/>
            <w:u w:val="none"/>
            <w:shd w:fill="auto" w:val="clear"/>
            <w:vertAlign w:val="baseline"/>
          </w:rPr>
          <w:t xml:space="preserve">四、从中观谈觉醒 </w:t>
        </w:r>
      </w:hyperlink>
      <w:hyperlink w:anchor="bookmark=id.u3oorasp3c39">
        <w:r>
          <w:rPr>
            <w:rStyle w:val="Style3"/>
            <w:rFonts w:eastAsia="Arial" w:cs="Arial"/>
            <w:b/>
            <w:bCs/>
            <w:i w:val="false"/>
            <w:iCs w:val="false"/>
            <w:caps w:val="false"/>
            <w:smallCaps w:val="false"/>
            <w:strike w:val="false"/>
            <w:dstrike w:val="false"/>
            <w:color w:val="000000"/>
            <w:position w:val="0"/>
            <w:sz w:val="22"/>
            <w:szCs w:val="22"/>
            <w:u w:val="none"/>
            <w:shd w:fill="auto" w:val="clear"/>
            <w:vertAlign w:val="baseline"/>
          </w:rPr>
          <w:t>Awakening from the Madhyamaka (Middle</w:t>
        </w:r>
      </w:hyperlink>
    </w:p>
    <w:p>
      <w:pPr>
        <w:pStyle w:val="normal1"/>
        <w:keepNext w:val="false"/>
        <w:keepLines w:val="false"/>
        <w:pageBreakBefore w:val="false"/>
        <w:widowControl/>
        <w:pBdr/>
        <w:shd w:val="clear" w:fill="auto"/>
        <w:tabs>
          <w:tab w:val="clear" w:pos="720"/>
          <w:tab w:val="right" w:pos="8294" w:leader="none"/>
        </w:tabs>
        <w:spacing w:lineRule="auto" w:line="197" w:before="21" w:after="0"/>
        <w:ind w:hanging="0" w:start="228"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bookmark=id.u3oorasp3c39">
        <w:r>
          <w:rPr>
            <w:rStyle w:val="Style3"/>
            <w:rFonts w:eastAsia="Arial" w:cs="Arial"/>
            <w:b/>
            <w:bCs/>
            <w:i w:val="false"/>
            <w:iCs w:val="false"/>
            <w:caps w:val="false"/>
            <w:smallCaps w:val="false"/>
            <w:strike w:val="false"/>
            <w:dstrike w:val="false"/>
            <w:color w:val="000000"/>
            <w:position w:val="0"/>
            <w:sz w:val="22"/>
            <w:szCs w:val="22"/>
            <w:u w:val="none"/>
            <w:shd w:fill="auto" w:val="clear"/>
            <w:vertAlign w:val="baseline"/>
          </w:rPr>
          <w:t xml:space="preserve">Way) Perspective </w:t>
          <w:tab/>
          <w:t>16</w:t>
        </w:r>
      </w:hyperlink>
    </w:p>
    <w:p>
      <w:pPr>
        <w:pStyle w:val="normal1"/>
        <w:keepNext w:val="false"/>
        <w:keepLines w:val="false"/>
        <w:pageBreakBefore w:val="false"/>
        <w:widowControl/>
        <w:pBdr/>
        <w:shd w:val="clear" w:fill="auto"/>
        <w:tabs>
          <w:tab w:val="clear" w:pos="720"/>
          <w:tab w:val="right" w:pos="8294" w:leader="none"/>
        </w:tabs>
        <w:spacing w:lineRule="auto" w:line="163" w:before="25" w:after="0"/>
        <w:ind w:hanging="0" w:start="854" w:end="0"/>
        <w:jc w:val="start"/>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hyperlink w:anchor="bookmark=id.9v5mskzhjxl">
        <w:r>
          <w:rPr>
            <w:rStyle w:val="Style3"/>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 xml:space="preserve">1. </w:t>
        </w:r>
      </w:hyperlink>
      <w:hyperlink w:anchor="bookmark=id.9v5mskzhjxl">
        <w:r>
          <w:rPr>
            <w:rStyle w:val="Style3"/>
            <w:rFonts w:ascii="Microsoft Yahei" w:hAnsi="Microsoft Yahei" w:cs="Microsoft Yahei" w:eastAsia="Microsoft Yahei"/>
            <w:b w:val="false"/>
            <w:bCs w:val="false"/>
            <w:i w:val="false"/>
            <w:iCs w:val="false"/>
            <w:caps w:val="false"/>
            <w:smallCaps w:val="false"/>
            <w:strike w:val="false"/>
            <w:dstrike w:val="false"/>
            <w:color w:val="000000"/>
            <w:position w:val="0"/>
            <w:sz w:val="20"/>
            <w:szCs w:val="20"/>
            <w:u w:val="none"/>
            <w:shd w:fill="auto" w:val="clear"/>
            <w:vertAlign w:val="baseline"/>
          </w:rPr>
          <w:t xml:space="preserve">不、空、无 </w:t>
        </w:r>
      </w:hyperlink>
      <w:hyperlink w:anchor="bookmark=id.9v5mskzhjxl">
        <w:r>
          <w:rPr>
            <w:rStyle w:val="Style3"/>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 xml:space="preserve">Not, Emptiness, Nonexistence </w:t>
          <w:tab/>
          <w:t xml:space="preserve"> 17</w:t>
        </w:r>
      </w:hyperlink>
    </w:p>
    <w:p>
      <w:pPr>
        <w:pStyle w:val="normal1"/>
        <w:keepNext w:val="false"/>
        <w:keepLines w:val="false"/>
        <w:pageBreakBefore w:val="false"/>
        <w:widowControl/>
        <w:pBdr/>
        <w:shd w:val="clear" w:fill="auto"/>
        <w:tabs>
          <w:tab w:val="clear" w:pos="720"/>
          <w:tab w:val="right" w:pos="8294" w:leader="none"/>
        </w:tabs>
        <w:spacing w:lineRule="auto" w:line="163" w:before="47" w:after="0"/>
        <w:ind w:hanging="0" w:start="841" w:end="0"/>
        <w:jc w:val="start"/>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hyperlink w:anchor="bookmark=id.ww8ys2b1muse">
        <w:r>
          <w:rPr>
            <w:rStyle w:val="Style3"/>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 xml:space="preserve">2. </w:t>
        </w:r>
      </w:hyperlink>
      <w:hyperlink w:anchor="bookmark=id.ww8ys2b1muse">
        <w:r>
          <w:rPr>
            <w:rStyle w:val="Style3"/>
            <w:rFonts w:ascii="Microsoft Yahei" w:hAnsi="Microsoft Yahei" w:cs="Microsoft Yahei" w:eastAsia="Microsoft Yahei"/>
            <w:b w:val="false"/>
            <w:bCs w:val="false"/>
            <w:i w:val="false"/>
            <w:iCs w:val="false"/>
            <w:caps w:val="false"/>
            <w:smallCaps w:val="false"/>
            <w:strike w:val="false"/>
            <w:dstrike w:val="false"/>
            <w:color w:val="000000"/>
            <w:position w:val="0"/>
            <w:sz w:val="20"/>
            <w:szCs w:val="20"/>
            <w:highlight w:val="yellow"/>
            <w:u w:val="none"/>
            <w:vertAlign w:val="baseline"/>
          </w:rPr>
          <w:t xml:space="preserve">假和幻  </w:t>
        </w:r>
      </w:hyperlink>
      <w:hyperlink w:anchor="bookmark=id.ww8ys2b1muse">
        <w:r>
          <w:rPr>
            <w:rStyle w:val="Style3"/>
            <w:rFonts w:eastAsia="Arial" w:cs="Arial"/>
            <w:b w:val="false"/>
            <w:bCs w:val="false"/>
            <w:i w:val="false"/>
            <w:iCs w:val="false"/>
            <w:caps w:val="false"/>
            <w:smallCaps w:val="false"/>
            <w:strike w:val="false"/>
            <w:dstrike w:val="false"/>
            <w:color w:val="000000"/>
            <w:position w:val="0"/>
            <w:sz w:val="20"/>
            <w:szCs w:val="20"/>
            <w:highlight w:val="yellow"/>
            <w:u w:val="none"/>
            <w:vertAlign w:val="baseline"/>
          </w:rPr>
          <w:t>The Concepts of “Apparent”</w:t>
        </w:r>
      </w:hyperlink>
      <w:hyperlink w:anchor="bookmark=id.ww8ys2b1muse">
        <w:r>
          <w:rPr>
            <w:rStyle w:val="Style3"/>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 xml:space="preserve"> and “Illusory” </w:t>
        </w:r>
      </w:hyperlink>
      <w:hyperlink w:anchor="bookmark=id.ww8ys2b1muse">
        <w:r>
          <w:rPr>
            <w:rStyle w:val="Style3"/>
            <w:rFonts w:eastAsia="Arial" w:cs="Arial"/>
            <w:b w:val="false"/>
            <w:bCs w:val="false"/>
            <w:i w:val="false"/>
            <w:iCs w:val="false"/>
            <w:caps w:val="false"/>
            <w:smallCaps w:val="false"/>
            <w:strike w:val="false"/>
            <w:dstrike w:val="false"/>
            <w:color w:val="000000"/>
            <w:position w:val="0"/>
            <w:sz w:val="20"/>
            <w:szCs w:val="20"/>
            <w:highlight w:val="green"/>
            <w:u w:val="none"/>
            <w:vertAlign w:val="baseline"/>
          </w:rPr>
          <w:t xml:space="preserve">The Conventional and the </w:t>
        </w:r>
      </w:hyperlink>
      <w:hyperlink w:anchor="bookmark=id.ww8ys2b1muse">
        <w:r>
          <w:rPr>
            <w:rStyle w:val="Style3"/>
            <w:sz w:val="20"/>
            <w:szCs w:val="20"/>
            <w:highlight w:val="green"/>
          </w:rPr>
          <w:t>...</w:t>
        </w:r>
      </w:hyperlink>
      <w:hyperlink w:anchor="bookmark=id.ww8ys2b1muse">
        <w:r>
          <w:rPr>
            <w:rStyle w:val="Style3"/>
            <w:rFonts w:eastAsia="Arial" w:cs="Arial"/>
            <w:b w:val="false"/>
            <w:bCs w:val="false"/>
            <w:i w:val="false"/>
            <w:iCs w:val="false"/>
            <w:caps w:val="false"/>
            <w:smallCaps w:val="false"/>
            <w:strike w:val="false"/>
            <w:dstrike w:val="false"/>
            <w:color w:val="000000"/>
            <w:position w:val="0"/>
            <w:sz w:val="20"/>
            <w:szCs w:val="20"/>
            <w:highlight w:val="green"/>
            <w:u w:val="none"/>
            <w:vertAlign w:val="baseline"/>
          </w:rPr>
          <w:tab/>
          <w:t xml:space="preserve"> </w:t>
        </w:r>
      </w:hyperlink>
      <w:hyperlink w:anchor="bookmark=id.ww8ys2b1muse">
        <w:r>
          <w:rPr>
            <w:rStyle w:val="Style3"/>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18</w:t>
        </w:r>
      </w:hyperlink>
    </w:p>
    <w:p>
      <w:pPr>
        <w:pStyle w:val="normal1"/>
        <w:keepNext w:val="false"/>
        <w:keepLines w:val="false"/>
        <w:pageBreakBefore w:val="false"/>
        <w:widowControl/>
        <w:pBdr/>
        <w:shd w:val="clear" w:fill="auto"/>
        <w:tabs>
          <w:tab w:val="clear" w:pos="720"/>
          <w:tab w:val="right" w:pos="8294" w:leader="none"/>
        </w:tabs>
        <w:spacing w:lineRule="auto" w:line="163" w:before="46" w:after="0"/>
        <w:ind w:hanging="0" w:start="839" w:end="0"/>
        <w:jc w:val="start"/>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hyperlink w:anchor="bookmark=id.s2bkdloruovj">
        <w:r>
          <w:rPr>
            <w:rStyle w:val="Style3"/>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 xml:space="preserve">3. </w:t>
        </w:r>
      </w:hyperlink>
      <w:hyperlink w:anchor="bookmark=id.s2bkdloruovj">
        <w:r>
          <w:rPr>
            <w:rStyle w:val="Style3"/>
            <w:rFonts w:ascii="Microsoft Yahei" w:hAnsi="Microsoft Yahei" w:cs="Microsoft Yahei" w:eastAsia="Microsoft Yahei"/>
            <w:b w:val="false"/>
            <w:bCs w:val="false"/>
            <w:i w:val="false"/>
            <w:iCs w:val="false"/>
            <w:caps w:val="false"/>
            <w:smallCaps w:val="false"/>
            <w:strike w:val="false"/>
            <w:dstrike w:val="false"/>
            <w:color w:val="000000"/>
            <w:position w:val="0"/>
            <w:sz w:val="20"/>
            <w:szCs w:val="20"/>
            <w:u w:val="none"/>
            <w:shd w:fill="auto" w:val="clear"/>
            <w:vertAlign w:val="baseline"/>
          </w:rPr>
          <w:t xml:space="preserve">三句式 </w:t>
        </w:r>
      </w:hyperlink>
      <w:hyperlink w:anchor="bookmark=id.s2bkdloruovj">
        <w:r>
          <w:rPr>
            <w:rStyle w:val="Style3"/>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 xml:space="preserve">The Three-Part Formula  </w:t>
          <w:tab/>
          <w:t>20</w:t>
        </w:r>
      </w:hyperlink>
    </w:p>
    <w:p>
      <w:pPr>
        <w:pStyle w:val="normal1"/>
        <w:keepNext w:val="false"/>
        <w:keepLines w:val="false"/>
        <w:pageBreakBefore w:val="false"/>
        <w:widowControl/>
        <w:pBdr/>
        <w:shd w:val="clear" w:fill="auto"/>
        <w:tabs>
          <w:tab w:val="clear" w:pos="720"/>
          <w:tab w:val="right" w:pos="8294" w:leader="none"/>
        </w:tabs>
        <w:spacing w:lineRule="auto" w:line="163" w:before="181" w:after="0"/>
        <w:ind w:hanging="0" w:start="676"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bookmark=id.8830v5uiho3s">
        <w:r>
          <w:rPr>
            <w:rStyle w:val="Style3"/>
            <w:rFonts w:ascii="Microsoft Yahei" w:hAnsi="Microsoft Yahei" w:cs="Microsoft Yahei" w:eastAsia="Microsoft Yahei"/>
            <w:b/>
            <w:bCs/>
            <w:i w:val="false"/>
            <w:iCs w:val="false"/>
            <w:caps w:val="false"/>
            <w:smallCaps w:val="false"/>
            <w:strike w:val="false"/>
            <w:dstrike w:val="false"/>
            <w:color w:val="000000"/>
            <w:position w:val="0"/>
            <w:sz w:val="22"/>
            <w:szCs w:val="22"/>
            <w:u w:val="none"/>
            <w:shd w:fill="auto" w:val="clear"/>
            <w:vertAlign w:val="baseline"/>
          </w:rPr>
          <w:t xml:space="preserve">五、从禅宗谈觉醒 </w:t>
        </w:r>
      </w:hyperlink>
      <w:hyperlink w:anchor="bookmark=id.8830v5uiho3s">
        <w:r>
          <w:rPr>
            <w:rStyle w:val="Style3"/>
            <w:rFonts w:eastAsia="Arial" w:cs="Arial"/>
            <w:b/>
            <w:bCs/>
            <w:i w:val="false"/>
            <w:iCs w:val="false"/>
            <w:caps w:val="false"/>
            <w:smallCaps w:val="false"/>
            <w:strike w:val="false"/>
            <w:dstrike w:val="false"/>
            <w:color w:val="000000"/>
            <w:position w:val="0"/>
            <w:sz w:val="22"/>
            <w:szCs w:val="22"/>
            <w:u w:val="none"/>
            <w:shd w:fill="auto" w:val="clear"/>
            <w:vertAlign w:val="baseline"/>
          </w:rPr>
          <w:t xml:space="preserve">Awakening from the Chan Perspective  </w:t>
          <w:tab/>
          <w:t>21</w:t>
        </w:r>
      </w:hyperlink>
    </w:p>
    <w:p>
      <w:pPr>
        <w:pStyle w:val="normal1"/>
        <w:keepNext w:val="false"/>
        <w:keepLines w:val="false"/>
        <w:pageBreakBefore w:val="false"/>
        <w:widowControl/>
        <w:pBdr/>
        <w:shd w:val="clear" w:fill="auto"/>
        <w:tabs>
          <w:tab w:val="clear" w:pos="720"/>
          <w:tab w:val="right" w:pos="8294" w:leader="none"/>
        </w:tabs>
        <w:spacing w:lineRule="auto" w:line="163" w:before="48" w:after="0"/>
        <w:ind w:hanging="0" w:start="854" w:end="0"/>
        <w:jc w:val="start"/>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hyperlink w:anchor="bookmark=id.7dn7uah7ogr9">
        <w:r>
          <w:rPr>
            <w:rStyle w:val="Style3"/>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 xml:space="preserve">1. </w:t>
        </w:r>
      </w:hyperlink>
      <w:hyperlink w:anchor="bookmark=id.7dn7uah7ogr9">
        <w:r>
          <w:rPr>
            <w:rStyle w:val="Style3"/>
            <w:rFonts w:ascii="Microsoft Yahei" w:hAnsi="Microsoft Yahei" w:cs="Microsoft Yahei" w:eastAsia="Microsoft Yahei"/>
            <w:b w:val="false"/>
            <w:bCs w:val="false"/>
            <w:i w:val="false"/>
            <w:iCs w:val="false"/>
            <w:caps w:val="false"/>
            <w:smallCaps w:val="false"/>
            <w:strike w:val="false"/>
            <w:dstrike w:val="false"/>
            <w:color w:val="000000"/>
            <w:position w:val="0"/>
            <w:sz w:val="20"/>
            <w:szCs w:val="20"/>
            <w:u w:val="none"/>
            <w:shd w:fill="auto" w:val="clear"/>
            <w:vertAlign w:val="baseline"/>
          </w:rPr>
          <w:t xml:space="preserve">利和钝 </w:t>
        </w:r>
      </w:hyperlink>
      <w:hyperlink w:anchor="bookmark=id.7dn7uah7ogr9">
        <w:r>
          <w:rPr>
            <w:rStyle w:val="Style3"/>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 xml:space="preserve">Sharp and Dull Faculties </w:t>
          <w:tab/>
          <w:t>22</w:t>
        </w:r>
      </w:hyperlink>
    </w:p>
    <w:p>
      <w:pPr>
        <w:pStyle w:val="normal1"/>
        <w:keepNext w:val="false"/>
        <w:keepLines w:val="false"/>
        <w:pageBreakBefore w:val="false"/>
        <w:widowControl/>
        <w:pBdr/>
        <w:shd w:val="clear" w:fill="auto"/>
        <w:tabs>
          <w:tab w:val="clear" w:pos="720"/>
          <w:tab w:val="right" w:pos="8294" w:leader="none"/>
        </w:tabs>
        <w:spacing w:lineRule="auto" w:line="163" w:before="47" w:after="0"/>
        <w:ind w:hanging="0" w:start="841" w:end="0"/>
        <w:jc w:val="start"/>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hyperlink w:anchor="bookmark=id.b8yid42zqa2y">
        <w:r>
          <w:rPr>
            <w:rStyle w:val="Style3"/>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 xml:space="preserve">2. </w:t>
        </w:r>
      </w:hyperlink>
      <w:hyperlink w:anchor="bookmark=id.b8yid42zqa2y">
        <w:r>
          <w:rPr>
            <w:rStyle w:val="Style3"/>
            <w:rFonts w:ascii="Microsoft Yahei" w:hAnsi="Microsoft Yahei" w:cs="Microsoft Yahei" w:eastAsia="Microsoft Yahei"/>
            <w:b w:val="false"/>
            <w:bCs w:val="false"/>
            <w:i w:val="false"/>
            <w:iCs w:val="false"/>
            <w:caps w:val="false"/>
            <w:smallCaps w:val="false"/>
            <w:strike w:val="false"/>
            <w:dstrike w:val="false"/>
            <w:color w:val="000000"/>
            <w:position w:val="0"/>
            <w:sz w:val="20"/>
            <w:szCs w:val="20"/>
            <w:u w:val="none"/>
            <w:shd w:fill="auto" w:val="clear"/>
            <w:vertAlign w:val="baseline"/>
          </w:rPr>
          <w:t xml:space="preserve">顿和渐 </w:t>
        </w:r>
      </w:hyperlink>
      <w:hyperlink w:anchor="bookmark=id.b8yid42zqa2y">
        <w:r>
          <w:rPr>
            <w:rStyle w:val="Style3"/>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 xml:space="preserve">Sudden and Gradual </w:t>
          <w:tab/>
          <w:t>23</w:t>
        </w:r>
      </w:hyperlink>
    </w:p>
    <w:p>
      <w:pPr>
        <w:pStyle w:val="normal1"/>
        <w:keepNext w:val="false"/>
        <w:keepLines w:val="false"/>
        <w:pageBreakBefore w:val="false"/>
        <w:widowControl/>
        <w:pBdr/>
        <w:shd w:val="clear" w:fill="auto"/>
        <w:tabs>
          <w:tab w:val="clear" w:pos="720"/>
          <w:tab w:val="right" w:pos="8294" w:leader="none"/>
        </w:tabs>
        <w:spacing w:lineRule="auto" w:line="163" w:before="182" w:after="0"/>
        <w:ind w:hanging="0" w:start="675"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hyperlink w:anchor="bookmark=id.vnbg6ymbfin8">
        <w:r>
          <w:rPr>
            <w:rStyle w:val="Style3"/>
            <w:rFonts w:ascii="Microsoft Yahei" w:hAnsi="Microsoft Yahei" w:cs="Microsoft Yahei" w:eastAsia="Microsoft Yahei"/>
            <w:b/>
            <w:bCs/>
            <w:i w:val="false"/>
            <w:iCs w:val="false"/>
            <w:caps w:val="false"/>
            <w:smallCaps w:val="false"/>
            <w:strike w:val="false"/>
            <w:dstrike w:val="false"/>
            <w:color w:val="000000"/>
            <w:position w:val="0"/>
            <w:sz w:val="22"/>
            <w:szCs w:val="22"/>
            <w:u w:val="none"/>
            <w:shd w:fill="auto" w:val="clear"/>
            <w:vertAlign w:val="baseline"/>
          </w:rPr>
          <w:t xml:space="preserve">六、觉醒生命的美妙 </w:t>
        </w:r>
      </w:hyperlink>
      <w:hyperlink w:anchor="bookmark=id.vnbg6ymbfin8">
        <w:r>
          <w:rPr>
            <w:rStyle w:val="Style3"/>
            <w:rFonts w:eastAsia="Arial" w:cs="Arial"/>
            <w:b/>
            <w:bCs/>
            <w:i w:val="false"/>
            <w:iCs w:val="false"/>
            <w:caps w:val="false"/>
            <w:smallCaps w:val="false"/>
            <w:strike w:val="false"/>
            <w:dstrike w:val="false"/>
            <w:color w:val="000000"/>
            <w:position w:val="0"/>
            <w:sz w:val="22"/>
            <w:szCs w:val="22"/>
            <w:u w:val="none"/>
            <w:shd w:fill="auto" w:val="clear"/>
            <w:vertAlign w:val="baseline"/>
          </w:rPr>
          <w:t xml:space="preserve">The Beauty of an Awakened Life </w:t>
          <w:tab/>
          <w:t>26</w:t>
        </w:r>
      </w:hyperlink>
    </w:p>
    <w:p>
      <w:pPr>
        <w:pStyle w:val="normal1"/>
        <w:keepNext w:val="false"/>
        <w:keepLines w:val="false"/>
        <w:pageBreakBefore w:val="false"/>
        <w:widowControl/>
        <w:pBdr/>
        <w:shd w:val="clear" w:fill="auto"/>
        <w:tabs>
          <w:tab w:val="clear" w:pos="720"/>
          <w:tab w:val="right" w:pos="8294" w:leader="none"/>
        </w:tabs>
        <w:spacing w:lineRule="auto" w:line="209" w:before="17" w:after="0"/>
        <w:ind w:hanging="0" w:start="854" w:end="0"/>
        <w:jc w:val="start"/>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 xml:space="preserve">1. </w:t>
      </w:r>
      <w:hyperlink w:anchor="bookmark=id.u6yghrlfynzm">
        <w:r>
          <w:rPr>
            <w:rStyle w:val="Style3"/>
            <w:rFonts w:ascii="Microsoft Yahei" w:hAnsi="Microsoft Yahei" w:cs="Microsoft Yahei" w:eastAsia="Microsoft Yahei"/>
            <w:b w:val="false"/>
            <w:bCs w:val="false"/>
            <w:i w:val="false"/>
            <w:iCs w:val="false"/>
            <w:caps w:val="false"/>
            <w:smallCaps w:val="false"/>
            <w:strike w:val="false"/>
            <w:dstrike w:val="false"/>
            <w:color w:val="000000"/>
            <w:position w:val="0"/>
            <w:sz w:val="20"/>
            <w:szCs w:val="20"/>
            <w:u w:val="none"/>
            <w:shd w:fill="auto" w:val="clear"/>
            <w:vertAlign w:val="baseline"/>
          </w:rPr>
          <w:t xml:space="preserve">佛菩萨之美 </w:t>
        </w:r>
      </w:hyperlink>
      <w:hyperlink w:anchor="bookmark=id.u6yghrlfynzm">
        <w:r>
          <w:rPr>
            <w:rStyle w:val="Style3"/>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 xml:space="preserve">The Beauty of Buddhas and Bodhisattvas </w:t>
          <w:tab/>
          <w:t>26</w:t>
        </w:r>
      </w:hyperlink>
    </w:p>
    <w:p>
      <w:pPr>
        <w:pStyle w:val="normal1"/>
        <w:keepNext w:val="false"/>
        <w:keepLines w:val="false"/>
        <w:pageBreakBefore w:val="false"/>
        <w:widowControl/>
        <w:pBdr/>
        <w:shd w:val="clear" w:fill="auto"/>
        <w:tabs>
          <w:tab w:val="clear" w:pos="720"/>
          <w:tab w:val="right" w:pos="8294" w:leader="none"/>
        </w:tabs>
        <w:spacing w:lineRule="auto" w:line="209" w:before="12" w:after="0"/>
        <w:ind w:hanging="0" w:start="841" w:end="0"/>
        <w:jc w:val="start"/>
        <w:rPr>
          <w:rFonts w:ascii="Arial" w:hAnsi="Arial"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pPr>
      <w:hyperlink w:anchor="bookmark=id.771ikcanlg5n">
        <w:r>
          <w:rPr>
            <w:rStyle w:val="Style3"/>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 xml:space="preserve">2. </w:t>
        </w:r>
      </w:hyperlink>
      <w:hyperlink w:anchor="bookmark=id.771ikcanlg5n">
        <w:r>
          <w:rPr>
            <w:rStyle w:val="Style3"/>
            <w:rFonts w:ascii="Microsoft Yahei" w:hAnsi="Microsoft Yahei" w:cs="Microsoft Yahei" w:eastAsia="Microsoft Yahei"/>
            <w:b w:val="false"/>
            <w:bCs w:val="false"/>
            <w:i w:val="false"/>
            <w:iCs w:val="false"/>
            <w:caps w:val="false"/>
            <w:smallCaps w:val="false"/>
            <w:strike w:val="false"/>
            <w:dstrike w:val="false"/>
            <w:color w:val="000000"/>
            <w:position w:val="0"/>
            <w:sz w:val="20"/>
            <w:szCs w:val="20"/>
            <w:u w:val="none"/>
            <w:shd w:fill="auto" w:val="clear"/>
            <w:vertAlign w:val="baseline"/>
          </w:rPr>
          <w:t xml:space="preserve">生命的创作 </w:t>
        </w:r>
      </w:hyperlink>
      <w:hyperlink w:anchor="bookmark=id.771ikcanlg5n">
        <w:r>
          <w:rPr>
            <w:rStyle w:val="Style3"/>
            <w:rFonts w:eastAsia="Arial" w:cs="Arial"/>
            <w:b w:val="false"/>
            <w:bCs w:val="false"/>
            <w:i w:val="false"/>
            <w:iCs w:val="false"/>
            <w:caps w:val="false"/>
            <w:smallCaps w:val="false"/>
            <w:strike w:val="false"/>
            <w:dstrike w:val="false"/>
            <w:color w:val="000000"/>
            <w:position w:val="0"/>
            <w:sz w:val="20"/>
            <w:szCs w:val="20"/>
            <w:highlight w:val="yellow"/>
            <w:u w:val="none"/>
            <w:vertAlign w:val="baseline"/>
          </w:rPr>
          <w:t xml:space="preserve">The Creation </w:t>
        </w:r>
      </w:hyperlink>
      <w:hyperlink w:anchor="bookmark=id.771ikcanlg5n">
        <w:r>
          <w:rPr>
            <w:rStyle w:val="Style3"/>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 xml:space="preserve">of Life </w:t>
        </w:r>
      </w:hyperlink>
      <w:hyperlink w:anchor="bookmark=id.771ikcanlg5n">
        <w:r>
          <w:rPr>
            <w:rStyle w:val="Style3"/>
            <w:rFonts w:eastAsia="Arial" w:cs="Arial"/>
            <w:b w:val="false"/>
            <w:bCs w:val="false"/>
            <w:i w:val="false"/>
            <w:iCs w:val="false"/>
            <w:caps w:val="false"/>
            <w:smallCaps w:val="false"/>
            <w:strike w:val="false"/>
            <w:dstrike w:val="false"/>
            <w:color w:val="000000"/>
            <w:position w:val="0"/>
            <w:sz w:val="20"/>
            <w:szCs w:val="20"/>
            <w:highlight w:val="green"/>
            <w:u w:val="none"/>
            <w:vertAlign w:val="baseline"/>
          </w:rPr>
          <w:t>The C</w:t>
        </w:r>
      </w:hyperlink>
      <w:hyperlink w:anchor="bookmark=id.771ikcanlg5n">
        <w:r>
          <w:rPr>
            <w:rStyle w:val="Style3"/>
            <w:sz w:val="20"/>
            <w:szCs w:val="20"/>
            <w:highlight w:val="green"/>
          </w:rPr>
          <w:t>reative Shaping of Life</w:t>
        </w:r>
      </w:hyperlink>
      <w:hyperlink w:anchor="bookmark=id.771ikcanlg5n">
        <w:r>
          <w:rPr>
            <w:rStyle w:val="Style3"/>
            <w:rFonts w:eastAsia="Arial" w:cs="Arial"/>
            <w:b w:val="false"/>
            <w:bCs w:val="false"/>
            <w:i w:val="false"/>
            <w:iCs w:val="false"/>
            <w:caps w:val="false"/>
            <w:smallCaps w:val="false"/>
            <w:strike w:val="false"/>
            <w:dstrike w:val="false"/>
            <w:color w:val="000000"/>
            <w:position w:val="0"/>
            <w:sz w:val="20"/>
            <w:szCs w:val="20"/>
            <w:u w:val="none"/>
            <w:shd w:fill="auto" w:val="clear"/>
            <w:vertAlign w:val="baseline"/>
          </w:rPr>
          <w:tab/>
          <w:t>28</w:t>
        </w:r>
      </w:hyperlink>
    </w:p>
    <w:p>
      <w:pPr>
        <w:pStyle w:val="normal1"/>
        <w:keepNext w:val="false"/>
        <w:keepLines w:val="false"/>
        <w:pageBreakBefore w:val="false"/>
        <w:widowControl/>
        <w:pBdr/>
        <w:shd w:val="clear" w:fill="auto"/>
        <w:spacing w:lineRule="auto" w:line="283" w:before="49" w:after="0"/>
        <w:ind w:firstLine="420" w:start="22" w:end="21"/>
        <w:jc w:val="both"/>
        <w:rPr>
          <w:rFonts w:ascii="Microsoft Yahei" w:hAnsi="Microsoft Yahei" w:eastAsia="Microsoft Yahei" w:cs="Microsoft Yahei"/>
          <w:b w:val="false"/>
          <w:bCs w:val="false"/>
          <w:i w:val="false"/>
          <w:iCs w:val="false"/>
          <w:caps w:val="false"/>
          <w:smallCaps w:val="false"/>
          <w:strike w:val="false"/>
          <w:dstrike w:val="false"/>
          <w:color w:val="000000"/>
          <w:position w:val="0"/>
          <w:sz w:val="21"/>
          <w:szCs w:val="21"/>
          <w:u w:val="none"/>
          <w:shd w:fill="auto" w:val="clear"/>
          <w:vertAlign w:val="baseline"/>
        </w:rPr>
      </w:pP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今天的因缘很特殊。这处叫作</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厢</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 xml:space="preserve">” </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的场地即将拆除，设计师希望面向艺术界的朋友做场活动作为纪念，并邀请我举办一场讲座。从佛法来说，这是无常的示现，因此，我将主题定为</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 xml:space="preserve">“ </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觉醒的艺术</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w:t>
      </w:r>
    </w:p>
    <w:p>
      <w:pPr>
        <w:pStyle w:val="normal1"/>
        <w:spacing w:lineRule="auto" w:line="312" w:before="2" w:after="0"/>
        <w:ind w:firstLine="559" w:start="21"/>
        <w:jc w:val="both"/>
        <w:rPr>
          <w:rFonts w:ascii="Times New Roman" w:hAnsi="Times New Roman" w:eastAsia="Times New Roman" w:cs="Times New Roman"/>
          <w:sz w:val="21"/>
          <w:szCs w:val="21"/>
        </w:rPr>
      </w:pPr>
      <w:sdt>
        <w:sdtPr>
          <w:tag w:val="goog_rdk_0"/>
          <w:id w:val="-1446560632"/>
        </w:sdtPr>
        <w:sdtContent>
          <w:r>
            <w:rPr/>
          </w:r>
          <w:r>
            <w:rPr/>
          </w:r>
        </w:sdtContent>
      </w:sdt>
      <w:r>
        <w:rPr>
          <w:rFonts w:eastAsia="Times New Roman" w:cs="Times New Roman" w:ascii="Times New Roman" w:hAnsi="Times New Roman"/>
          <w:sz w:val="21"/>
          <w:szCs w:val="21"/>
        </w:rPr>
        <w:t>Today’s  conditions  are  rather  special.</w:t>
      </w:r>
      <w:r>
        <w:rPr/>
        <w:commentReference w:id="0"/>
      </w:r>
      <w:r>
        <w:rPr>
          <w:rFonts w:eastAsia="Times New Roman" w:cs="Times New Roman" w:ascii="Times New Roman" w:hAnsi="Times New Roman"/>
          <w:sz w:val="21"/>
          <w:szCs w:val="21"/>
        </w:rPr>
        <w:t xml:space="preserve"> </w:t>
      </w:r>
      <w:r>
        <w:rPr>
          <w:rFonts w:eastAsia="Times New Roman" w:cs="Times New Roman" w:ascii="Times New Roman" w:hAnsi="Times New Roman"/>
        </w:rPr>
        <w:t xml:space="preserve"> / </w:t>
      </w:r>
      <w:r>
        <w:rPr>
          <w:rFonts w:eastAsia="Times New Roman" w:cs="Times New Roman" w:ascii="Times New Roman" w:hAnsi="Times New Roman"/>
          <w:shd w:fill="A4C2F4" w:val="clear"/>
        </w:rPr>
        <w:t>The conditions that have brought us together are quite special /</w:t>
      </w:r>
      <w:r>
        <w:rPr>
          <w:rFonts w:eastAsia="Times New Roman" w:cs="Times New Roman" w:ascii="Times New Roman" w:hAnsi="Times New Roman"/>
          <w:shd w:fill="B6D7A8" w:val="clear"/>
        </w:rPr>
        <w:t xml:space="preserve"> Today is a special day.</w:t>
      </w:r>
      <w:r>
        <w:rPr>
          <w:rFonts w:eastAsia="Times New Roman" w:cs="Times New Roman" w:ascii="Times New Roman" w:hAnsi="Times New Roman"/>
        </w:rPr>
        <w:t xml:space="preserve"> </w:t>
      </w:r>
      <w:r>
        <w:rPr>
          <w:rFonts w:eastAsia="Times New Roman" w:cs="Times New Roman" w:ascii="Times New Roman" w:hAnsi="Times New Roman"/>
          <w:sz w:val="21"/>
          <w:szCs w:val="21"/>
        </w:rPr>
        <w:t xml:space="preserve">This  venue,  known  as  “Xiang,”  is  about  to  be demolished. The designer wished to hold an event </w:t>
      </w:r>
      <w:r>
        <w:rPr>
          <w:rFonts w:eastAsia="Times New Roman" w:cs="Times New Roman" w:ascii="Times New Roman" w:hAnsi="Times New Roman"/>
          <w:sz w:val="21"/>
          <w:szCs w:val="21"/>
          <w:shd w:fill="A4C2F4" w:val="clear"/>
        </w:rPr>
        <w:t xml:space="preserve">to mark the </w:t>
      </w:r>
      <w:r>
        <w:rPr>
          <w:rFonts w:eastAsia="Times New Roman" w:cs="Times New Roman" w:ascii="Times New Roman" w:hAnsi="Times New Roman"/>
          <w:shd w:fill="A4C2F4" w:val="clear"/>
        </w:rPr>
        <w:t>occasion</w:t>
      </w:r>
      <w:r>
        <w:rPr>
          <w:rFonts w:eastAsia="Times New Roman" w:cs="Times New Roman" w:ascii="Times New Roman" w:hAnsi="Times New Roman"/>
          <w:sz w:val="21"/>
          <w:szCs w:val="21"/>
        </w:rPr>
        <w:t>, and invited me to offer a lecture.</w:t>
      </w:r>
    </w:p>
    <w:p>
      <w:pPr>
        <w:pStyle w:val="normal1"/>
        <w:spacing w:lineRule="auto" w:line="302" w:before="35" w:after="0"/>
        <w:ind w:firstLine="562" w:start="16" w:end="21"/>
        <w:rPr>
          <w:rFonts w:ascii="Times New Roman" w:hAnsi="Times New Roman" w:eastAsia="Times New Roman" w:cs="Times New Roman"/>
          <w:sz w:val="21"/>
          <w:szCs w:val="21"/>
        </w:rPr>
      </w:pPr>
      <w:r>
        <w:rPr>
          <w:rFonts w:eastAsia="Times New Roman" w:cs="Times New Roman" w:ascii="Times New Roman" w:hAnsi="Times New Roman"/>
        </w:rPr>
        <w:t>Buddhism teaches that</w:t>
      </w:r>
      <w:r>
        <w:rPr>
          <w:rFonts w:eastAsia="Times New Roman" w:cs="Times New Roman" w:ascii="Times New Roman" w:hAnsi="Times New Roman"/>
          <w:sz w:val="21"/>
          <w:szCs w:val="21"/>
          <w:shd w:fill="A4C2F4" w:val="clear"/>
        </w:rPr>
        <w:t xml:space="preserve"> all th</w:t>
      </w:r>
      <w:r>
        <w:rPr>
          <w:rFonts w:eastAsia="Times New Roman" w:cs="Times New Roman" w:ascii="Times New Roman" w:hAnsi="Times New Roman"/>
          <w:shd w:fill="A4C2F4" w:val="clear"/>
        </w:rPr>
        <w:t>ings are impermanent</w:t>
      </w:r>
      <w:r>
        <w:rPr>
          <w:rFonts w:eastAsia="Times New Roman" w:cs="Times New Roman" w:ascii="Times New Roman" w:hAnsi="Times New Roman"/>
          <w:sz w:val="21"/>
          <w:szCs w:val="21"/>
        </w:rPr>
        <w:t>. For this reason, I chose “The Art of Awakening” as the theme.</w:t>
      </w:r>
    </w:p>
    <w:p>
      <w:pPr>
        <w:pStyle w:val="normal1"/>
        <w:keepNext w:val="false"/>
        <w:keepLines w:val="false"/>
        <w:pageBreakBefore w:val="false"/>
        <w:widowControl/>
        <w:pBdr/>
        <w:shd w:val="clear" w:fill="auto"/>
        <w:spacing w:lineRule="auto" w:line="389"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p>
    <w:p>
      <w:pPr>
        <w:pStyle w:val="normal1"/>
        <w:keepNext w:val="false"/>
        <w:keepLines w:val="false"/>
        <w:pageBreakBefore w:val="false"/>
        <w:widowControl/>
        <w:pBdr/>
        <w:shd w:val="clear" w:fill="auto"/>
        <w:spacing w:lineRule="auto" w:line="288" w:before="90" w:after="0"/>
        <w:ind w:firstLine="421" w:start="25" w:end="21"/>
        <w:jc w:val="both"/>
        <w:rPr>
          <w:rFonts w:ascii="Microsoft Yahei" w:hAnsi="Microsoft Yahei" w:eastAsia="Microsoft Yahei" w:cs="Microsoft Yahei"/>
          <w:b w:val="false"/>
          <w:bCs w:val="false"/>
          <w:i w:val="false"/>
          <w:iCs w:val="false"/>
          <w:caps w:val="false"/>
          <w:smallCaps w:val="false"/>
          <w:strike w:val="false"/>
          <w:dstrike w:val="false"/>
          <w:color w:val="000000"/>
          <w:position w:val="0"/>
          <w:sz w:val="21"/>
          <w:szCs w:val="21"/>
          <w:u w:val="none"/>
          <w:shd w:fill="auto" w:val="clear"/>
          <w:vertAlign w:val="baseline"/>
        </w:rPr>
      </w:pP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无常是佛教的重要法义 ，为</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三法印</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之一 。所谓</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三法印</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 即简别是否佛法的三大特征 。一是诸行无常， 说明一切有为现象是无常变化的， 破除我们对恒常的设定 ；二是诸法无我， 否定凡夫对自己的错误认知， 引导我们认识自己 ，找回自己； 三是涅槃寂静 ，彻底平息内心的迷惑 、烦恼， 回归生命内在的寂静安乐 ，也就是觉醒。</w:t>
      </w:r>
    </w:p>
    <w:p>
      <w:pPr>
        <w:pStyle w:val="normal1"/>
        <w:spacing w:lineRule="auto" w:line="300" w:before="1" w:after="0"/>
        <w:ind w:firstLine="563" w:start="17" w:end="21"/>
        <w:rPr>
          <w:rFonts w:ascii="Times New Roman" w:hAnsi="Times New Roman" w:eastAsia="Times New Roman" w:cs="Times New Roman"/>
          <w:sz w:val="21"/>
          <w:szCs w:val="21"/>
        </w:rPr>
      </w:pPr>
      <w:r>
        <w:rPr>
          <w:rFonts w:eastAsia="Times New Roman" w:cs="Times New Roman" w:ascii="Times New Roman" w:hAnsi="Times New Roman"/>
          <w:sz w:val="21"/>
          <w:szCs w:val="21"/>
        </w:rPr>
        <w:t xml:space="preserve">Impermanence is a </w:t>
      </w:r>
      <w:sdt>
        <w:sdtPr>
          <w:tag w:val="goog_rdk_1"/>
          <w:id w:val="-1873314452"/>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central</w:t>
      </w:r>
      <w:r>
        <w:rPr/>
        <w:commentReference w:id="1"/>
      </w:r>
      <w:r>
        <w:rPr>
          <w:rFonts w:eastAsia="Times New Roman" w:cs="Times New Roman" w:ascii="Times New Roman" w:hAnsi="Times New Roman"/>
          <w:sz w:val="21"/>
          <w:szCs w:val="21"/>
        </w:rPr>
        <w:t xml:space="preserve"> /</w:t>
      </w:r>
      <w:r>
        <w:rPr>
          <w:rFonts w:eastAsia="Times New Roman" w:cs="Times New Roman" w:ascii="Times New Roman" w:hAnsi="Times New Roman"/>
        </w:rPr>
        <w:t xml:space="preserve"> </w:t>
      </w:r>
      <w:r>
        <w:rPr>
          <w:rFonts w:eastAsia="Times New Roman" w:cs="Times New Roman" w:ascii="Times New Roman" w:hAnsi="Times New Roman"/>
          <w:shd w:fill="A4C2F4" w:val="clear"/>
        </w:rPr>
        <w:t>core</w:t>
      </w:r>
      <w:r>
        <w:rPr>
          <w:rFonts w:eastAsia="Times New Roman" w:cs="Times New Roman" w:ascii="Times New Roman" w:hAnsi="Times New Roman"/>
        </w:rPr>
        <w:t xml:space="preserve"> </w:t>
      </w:r>
      <w:r>
        <w:rPr>
          <w:rFonts w:eastAsia="Times New Roman" w:cs="Times New Roman" w:ascii="Times New Roman" w:hAnsi="Times New Roman"/>
          <w:sz w:val="21"/>
          <w:szCs w:val="21"/>
        </w:rPr>
        <w:t xml:space="preserve"> teaching in Buddhism. It is one of the </w:t>
      </w:r>
      <w:r>
        <w:rPr>
          <w:rFonts w:eastAsia="Times New Roman" w:cs="Times New Roman" w:ascii="Times New Roman" w:hAnsi="Times New Roman"/>
          <w:i/>
          <w:iCs/>
          <w:sz w:val="21"/>
          <w:szCs w:val="21"/>
        </w:rPr>
        <w:t xml:space="preserve">Three Dharma Seals </w:t>
      </w:r>
      <w:r>
        <w:rPr>
          <w:rFonts w:eastAsia="Times New Roman" w:cs="Times New Roman" w:ascii="Times New Roman" w:hAnsi="Times New Roman"/>
          <w:sz w:val="21"/>
          <w:szCs w:val="21"/>
        </w:rPr>
        <w:t>- the three criteria that distinguish the Buddha’s teaching.</w:t>
      </w:r>
    </w:p>
    <w:p>
      <w:pPr>
        <w:pStyle w:val="normal1"/>
        <w:spacing w:lineRule="auto" w:line="302" w:before="46" w:after="0"/>
        <w:ind w:firstLine="556" w:start="22" w:end="21"/>
        <w:rPr>
          <w:rFonts w:ascii="Times New Roman" w:hAnsi="Times New Roman" w:eastAsia="Times New Roman" w:cs="Times New Roman"/>
          <w:sz w:val="21"/>
          <w:szCs w:val="21"/>
        </w:rPr>
      </w:pPr>
      <w:r>
        <w:rPr>
          <w:rFonts w:eastAsia="Times New Roman" w:cs="Times New Roman" w:ascii="Times New Roman" w:hAnsi="Times New Roman"/>
          <w:sz w:val="21"/>
          <w:szCs w:val="21"/>
        </w:rPr>
        <w:t xml:space="preserve">First, </w:t>
      </w:r>
      <w:sdt>
        <w:sdtPr>
          <w:tag w:val="goog_rdk_2"/>
          <w:id w:val="2076206562"/>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all conditioned phenomena</w:t>
      </w:r>
      <w:r>
        <w:rPr/>
        <w:commentReference w:id="2"/>
      </w:r>
      <w:r>
        <w:rPr>
          <w:rFonts w:eastAsia="Times New Roman" w:cs="Times New Roman" w:ascii="Times New Roman" w:hAnsi="Times New Roman"/>
          <w:sz w:val="21"/>
          <w:szCs w:val="21"/>
        </w:rPr>
        <w:t xml:space="preserve"> are impermanent. Everything that arises due to causes and conditions is subject to change. This</w:t>
      </w:r>
      <w:sdt>
        <w:sdtPr>
          <w:tag w:val="goog_rdk_3"/>
          <w:id w:val="556998453"/>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 xml:space="preserve"> dismantles our assumptions of permanence.</w:t>
      </w:r>
      <w:r>
        <w:rPr/>
        <w:commentReference w:id="3"/>
      </w:r>
    </w:p>
    <w:p>
      <w:pPr>
        <w:pStyle w:val="normal1"/>
        <w:spacing w:lineRule="auto" w:line="302" w:before="46" w:after="0"/>
        <w:ind w:firstLine="556" w:start="22" w:end="21"/>
        <w:rPr>
          <w:rFonts w:ascii="Times New Roman" w:hAnsi="Times New Roman" w:eastAsia="Times New Roman" w:cs="Times New Roman"/>
          <w:shd w:fill="6D9EEB" w:val="clear"/>
        </w:rPr>
      </w:pPr>
      <w:r>
        <w:rPr>
          <w:rFonts w:eastAsia="Times New Roman" w:cs="Times New Roman" w:ascii="Times New Roman" w:hAnsi="Times New Roman"/>
          <w:shd w:fill="A4C2F4" w:val="clear"/>
        </w:rPr>
        <w:t>First,  everything is impermanent, which means that all conditioned phenomena arise due to causes and conditions and are subject to change. This breaks our belief that things are permanent.</w:t>
      </w:r>
      <w:r>
        <w:rPr>
          <w:rFonts w:eastAsia="Times New Roman" w:cs="Times New Roman" w:ascii="Times New Roman" w:hAnsi="Times New Roman"/>
          <w:shd w:fill="6D9EEB" w:val="clear"/>
        </w:rPr>
        <w:t xml:space="preserve"> </w:t>
      </w:r>
    </w:p>
    <w:p>
      <w:pPr>
        <w:pStyle w:val="normal1"/>
        <w:spacing w:lineRule="auto" w:line="307" w:before="47" w:after="0"/>
        <w:ind w:firstLine="567" w:start="21" w:end="20"/>
        <w:jc w:val="both"/>
        <w:rPr>
          <w:rFonts w:ascii="Times New Roman" w:hAnsi="Times New Roman" w:eastAsia="Times New Roman" w:cs="Times New Roman"/>
          <w:sz w:val="21"/>
          <w:szCs w:val="21"/>
        </w:rPr>
      </w:pPr>
      <w:sdt>
        <w:sdtPr>
          <w:tag w:val="goog_rdk_4"/>
          <w:id w:val="-989077660"/>
        </w:sdtPr>
        <w:sdtContent>
          <w:r>
            <w:rPr/>
          </w:r>
          <w:r>
            <w:rPr/>
          </w:r>
        </w:sdtContent>
      </w:sdt>
      <w:r>
        <w:rPr>
          <w:rFonts w:eastAsia="Times New Roman" w:cs="Times New Roman" w:ascii="Times New Roman" w:hAnsi="Times New Roman"/>
          <w:sz w:val="21"/>
          <w:szCs w:val="21"/>
        </w:rPr>
        <w:t>Second, all phenomena are without a self. This challenges the ordinary person’s mistaken identification with a fixed self, guiding us to truly understand who we are and to rediscover our original nature.</w:t>
      </w:r>
      <w:r>
        <w:rPr/>
        <w:commentReference w:id="4"/>
      </w:r>
    </w:p>
    <w:p>
      <w:pPr>
        <w:pStyle w:val="normal1"/>
        <w:spacing w:lineRule="auto" w:line="307" w:before="47" w:after="0"/>
        <w:ind w:firstLine="567" w:start="21" w:end="20"/>
        <w:jc w:val="both"/>
        <w:rPr>
          <w:rFonts w:ascii="Times New Roman" w:hAnsi="Times New Roman" w:eastAsia="Times New Roman" w:cs="Times New Roman"/>
          <w:sz w:val="21"/>
          <w:szCs w:val="21"/>
        </w:rPr>
      </w:pPr>
      <w:r>
        <w:rPr>
          <w:rFonts w:eastAsia="Times New Roman" w:cs="Times New Roman" w:ascii="Times New Roman" w:hAnsi="Times New Roman"/>
          <w:shd w:fill="A4C2F4" w:val="clear"/>
        </w:rPr>
        <w:t>Second, everything is not fixed in its self-nature. This right view corrects our mistaken view of the self, guiding us to truly understand and rediscover our true selves / who we are.</w:t>
      </w:r>
    </w:p>
    <w:p>
      <w:pPr>
        <w:pStyle w:val="normal1"/>
        <w:spacing w:lineRule="auto" w:line="302" w:before="45" w:after="0"/>
        <w:ind w:firstLine="566" w:start="14" w:end="20"/>
        <w:rPr>
          <w:rFonts w:ascii="Times New Roman" w:hAnsi="Times New Roman" w:eastAsia="Times New Roman" w:cs="Times New Roman"/>
        </w:rPr>
      </w:pPr>
      <w:r>
        <w:rPr>
          <w:rFonts w:eastAsia="Times New Roman" w:cs="Times New Roman" w:ascii="Times New Roman" w:hAnsi="Times New Roman"/>
        </w:rPr>
        <w:t xml:space="preserve">Third, nirvana is the complete cessation of delusion and affliction, a return to the inner peace and joy within life itself. This is what we call awakening. </w:t>
      </w:r>
    </w:p>
    <w:p>
      <w:pPr>
        <w:pStyle w:val="normal1"/>
        <w:spacing w:lineRule="auto" w:line="305" w:before="90" w:after="0"/>
        <w:ind w:firstLine="427" w:start="23" w:end="21"/>
        <w:jc w:val="both"/>
        <w:rPr>
          <w:rFonts w:ascii="Times New Roman" w:hAnsi="Times New Roman" w:eastAsia="Times New Roman" w:cs="Times New Roman"/>
          <w:sz w:val="21"/>
          <w:szCs w:val="21"/>
        </w:rPr>
      </w:pPr>
      <w:r>
        <w:rPr>
          <w:rFonts w:ascii="Microsoft Yahei" w:hAnsi="Microsoft Yahei" w:cs="Microsoft Yahei" w:eastAsia="Microsoft Yahei"/>
          <w:sz w:val="21"/>
          <w:szCs w:val="21"/>
        </w:rPr>
        <w:t>觉醒，离不开对无常无我的认知。所以这个因缘本身也在说法，是万物在说无常法。虽然世间刹那生灭，迁流不定，但我们感觉迟钝，且总在选择性地忽略，还是会无常执常， 无我执我。藉由这座美妙建筑的即将消失，让人产生无常的幻灭感，相信对每个人都有触动。</w:t>
      </w:r>
    </w:p>
    <w:p>
      <w:pPr>
        <w:pStyle w:val="normal1"/>
        <w:spacing w:lineRule="auto" w:line="350" w:before="9" w:after="0"/>
        <w:ind w:firstLine="437" w:start="17"/>
        <w:jc w:val="both"/>
        <w:rPr>
          <w:rFonts w:ascii="Times New Roman" w:hAnsi="Times New Roman" w:eastAsia="Times New Roman" w:cs="Times New Roman"/>
          <w:shd w:fill="A4C2F4" w:val="clear"/>
        </w:rPr>
      </w:pPr>
      <w:r>
        <w:rPr>
          <w:rFonts w:eastAsia="Times New Roman" w:cs="Times New Roman" w:ascii="Times New Roman" w:hAnsi="Times New Roman"/>
          <w:shd w:fill="A4C2F4" w:val="clear"/>
        </w:rPr>
        <w:t xml:space="preserve">Awakening comes from understanding impermanence and non-self. Today, this very moment is teaching us that everything is impermanent. </w:t>
      </w:r>
    </w:p>
    <w:p>
      <w:pPr>
        <w:pStyle w:val="normal1"/>
        <w:spacing w:lineRule="auto" w:line="350" w:before="9" w:after="0"/>
        <w:ind w:firstLine="437" w:start="17"/>
        <w:jc w:val="both"/>
        <w:rPr>
          <w:rFonts w:ascii="Times New Roman" w:hAnsi="Times New Roman" w:eastAsia="Times New Roman" w:cs="Times New Roman"/>
          <w:shd w:fill="A4C2F4" w:val="clear"/>
        </w:rPr>
      </w:pPr>
      <w:r>
        <w:rPr>
          <w:rFonts w:eastAsia="Times New Roman" w:cs="Times New Roman" w:ascii="Times New Roman" w:hAnsi="Times New Roman"/>
          <w:shd w:fill="A4C2F4" w:val="clear"/>
        </w:rPr>
        <w:t xml:space="preserve">Although the world is in constant flux, arising and ceasing moment by moment, we remain dull and tend to ignore this reality. As a result, we cling to what is impermanent as if it were permanent, and to a self that is empty in nature as if it were real. </w:t>
      </w:r>
    </w:p>
    <w:p>
      <w:pPr>
        <w:pStyle w:val="normal1"/>
        <w:spacing w:lineRule="auto" w:line="350" w:before="9" w:after="0"/>
        <w:ind w:firstLine="437" w:start="17"/>
        <w:jc w:val="both"/>
        <w:rPr>
          <w:rFonts w:ascii="Times New Roman" w:hAnsi="Times New Roman" w:eastAsia="Times New Roman" w:cs="Times New Roman"/>
          <w:sz w:val="21"/>
          <w:szCs w:val="21"/>
          <w:shd w:fill="A4C2F4" w:val="clear"/>
        </w:rPr>
      </w:pPr>
      <w:r>
        <w:rPr>
          <w:rFonts w:eastAsia="Times New Roman" w:cs="Times New Roman" w:ascii="Times New Roman" w:hAnsi="Times New Roman"/>
          <w:shd w:fill="A4C2F4" w:val="clear"/>
        </w:rPr>
        <w:t xml:space="preserve">As this beautiful building is about to disappear, it evokes a sense of illusion - a reminder that everything is impermanent. </w:t>
      </w:r>
      <w:bookmarkStart w:id="1" w:name="bookmark=id.68n81r98pb80"/>
    </w:p>
    <w:p>
      <w:pPr>
        <w:pStyle w:val="normal1"/>
        <w:spacing w:lineRule="auto" w:line="230" w:before="72" w:after="0"/>
        <w:ind w:hanging="0" w:start="2137"/>
        <w:rPr>
          <w:rFonts w:ascii="Times New Roman" w:hAnsi="Times New Roman" w:eastAsia="Times New Roman" w:cs="Times New Roman"/>
          <w:sz w:val="28"/>
          <w:szCs w:val="28"/>
        </w:rPr>
      </w:pPr>
      <w:bookmarkEnd w:id="1"/>
      <w:r>
        <w:rPr>
          <w:rFonts w:ascii="Microsoft Yahei" w:hAnsi="Microsoft Yahei" w:cs="Microsoft Yahei" w:eastAsia="Microsoft Yahei"/>
          <w:sz w:val="28"/>
          <w:szCs w:val="28"/>
        </w:rPr>
        <w:t xml:space="preserve">一、佛教与艺术 </w:t>
      </w:r>
      <w:r>
        <w:rPr>
          <w:rFonts w:eastAsia="Times New Roman" w:cs="Times New Roman" w:ascii="Times New Roman" w:hAnsi="Times New Roman"/>
          <w:sz w:val="28"/>
          <w:szCs w:val="28"/>
        </w:rPr>
        <w:t>Buddhism and Art</w:t>
      </w:r>
    </w:p>
    <w:p>
      <w:pPr>
        <w:pStyle w:val="normal1"/>
        <w:keepNext w:val="false"/>
        <w:keepLines w:val="false"/>
        <w:pageBreakBefore w:val="false"/>
        <w:widowControl/>
        <w:pBdr/>
        <w:shd w:val="clear" w:fill="auto"/>
        <w:spacing w:lineRule="auto" w:line="420"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p>
    <w:p>
      <w:pPr>
        <w:pStyle w:val="normal1"/>
        <w:spacing w:lineRule="auto" w:line="206" w:before="90" w:after="0"/>
        <w:ind w:hanging="0" w:start="442"/>
        <w:rPr>
          <w:rFonts w:ascii="Microsoft Yahei" w:hAnsi="Microsoft Yahei" w:eastAsia="Microsoft Yahei" w:cs="Microsoft Yahei"/>
          <w:sz w:val="21"/>
          <w:szCs w:val="21"/>
        </w:rPr>
      </w:pPr>
      <w:r>
        <w:rPr>
          <w:rFonts w:ascii="Microsoft Yahei" w:hAnsi="Microsoft Yahei" w:cs="Microsoft Yahei" w:eastAsia="Microsoft Yahei"/>
          <w:sz w:val="21"/>
          <w:szCs w:val="21"/>
        </w:rPr>
        <w:t>今天的主题涉及佛教和艺术，二者都是人类重要的精神活动，关系密切，彼此成就。</w:t>
      </w:r>
    </w:p>
    <w:p>
      <w:pPr>
        <w:pStyle w:val="normal1"/>
        <w:spacing w:lineRule="auto" w:line="302" w:before="64" w:after="0"/>
        <w:ind w:firstLine="420" w:start="21" w:end="21"/>
        <w:rPr>
          <w:rFonts w:ascii="Times New Roman" w:hAnsi="Times New Roman" w:eastAsia="Times New Roman" w:cs="Times New Roman"/>
          <w:sz w:val="21"/>
          <w:szCs w:val="21"/>
        </w:rPr>
      </w:pPr>
      <w:r>
        <w:rPr>
          <w:rFonts w:eastAsia="Times New Roman" w:cs="Times New Roman" w:ascii="Times New Roman" w:hAnsi="Times New Roman"/>
          <w:sz w:val="21"/>
          <w:szCs w:val="21"/>
        </w:rPr>
        <w:t>Today’s theme concerns Buddhism and art. Both are significant forms of spiritual activity. They are closely related and mutually enriching.</w:t>
      </w:r>
    </w:p>
    <w:p>
      <w:pPr>
        <w:pStyle w:val="normal1"/>
        <w:keepNext w:val="false"/>
        <w:keepLines w:val="false"/>
        <w:pageBreakBefore w:val="false"/>
        <w:widowControl/>
        <w:pBdr/>
        <w:shd w:val="clear" w:fill="auto"/>
        <w:spacing w:lineRule="auto" w:line="269"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bookmarkStart w:id="2" w:name="bookmark=id.nykdiz3um4f9"/>
      <w:bookmarkStart w:id="3" w:name="bookmark=id.nykdiz3um4f9"/>
      <w:bookmarkEnd w:id="3"/>
    </w:p>
    <w:p>
      <w:pPr>
        <w:pStyle w:val="normal1"/>
        <w:keepNext w:val="false"/>
        <w:keepLines w:val="false"/>
        <w:pageBreakBefore w:val="false"/>
        <w:widowControl/>
        <w:pBdr/>
        <w:shd w:val="clear" w:fill="auto"/>
        <w:spacing w:lineRule="auto" w:line="209" w:before="90" w:after="0"/>
        <w:ind w:hanging="0" w:start="449"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bookmarkStart w:id="4" w:name="bookmark=id.nykdiz3um4f9"/>
      <w:bookmarkEnd w:id="4"/>
      <w:r>
        <w:rPr>
          <w:rFonts w:eastAsia="Arial" w:cs="Arial"/>
          <w:b/>
          <w:bCs/>
          <w:i w:val="false"/>
          <w:iCs w:val="false"/>
          <w:caps w:val="false"/>
          <w:smallCaps w:val="false"/>
          <w:strike w:val="false"/>
          <w:dstrike w:val="false"/>
          <w:color w:val="000000"/>
          <w:position w:val="0"/>
          <w:sz w:val="21"/>
          <w:szCs w:val="21"/>
          <w:u w:val="none"/>
          <w:shd w:fill="auto" w:val="clear"/>
          <w:vertAlign w:val="baseline"/>
        </w:rPr>
        <w:t xml:space="preserve">1. </w:t>
      </w:r>
      <w:r>
        <w:rPr>
          <w:rFonts w:ascii="Microsoft Yahei" w:hAnsi="Microsoft Yahei" w:cs="Microsoft Yahei" w:eastAsia="Microsoft Yahei"/>
          <w:b/>
          <w:bCs/>
          <w:i w:val="false"/>
          <w:iCs w:val="false"/>
          <w:caps w:val="false"/>
          <w:smallCaps w:val="false"/>
          <w:strike w:val="false"/>
          <w:dstrike w:val="false"/>
          <w:color w:val="000000"/>
          <w:position w:val="0"/>
          <w:sz w:val="21"/>
          <w:szCs w:val="21"/>
          <w:u w:val="none"/>
          <w:shd w:fill="auto" w:val="clear"/>
          <w:vertAlign w:val="baseline"/>
        </w:rPr>
        <w:t xml:space="preserve">无相和有相 </w:t>
      </w:r>
      <w:r>
        <w:rPr>
          <w:rFonts w:eastAsia="Arial" w:cs="Arial"/>
          <w:b/>
          <w:bCs/>
          <w:i w:val="false"/>
          <w:iCs w:val="false"/>
          <w:caps w:val="false"/>
          <w:smallCaps w:val="false"/>
          <w:strike w:val="false"/>
          <w:dstrike w:val="false"/>
          <w:color w:val="000000"/>
          <w:position w:val="0"/>
          <w:sz w:val="21"/>
          <w:szCs w:val="21"/>
          <w:u w:val="none"/>
          <w:shd w:fill="auto" w:val="clear"/>
          <w:vertAlign w:val="baseline"/>
        </w:rPr>
        <w:t xml:space="preserve">The Formless and the </w:t>
      </w:r>
      <w:sdt>
        <w:sdtPr>
          <w:tag w:val="goog_rdk_5"/>
          <w:id w:val="1536955637"/>
        </w:sdtPr>
        <w:sdtContent>
          <w:r>
            <w:rPr>
              <w:rFonts w:eastAsia="Arial" w:cs="Arial"/>
              <w:b/>
              <w:bCs/>
              <w:i w:val="false"/>
              <w:iCs w:val="false"/>
              <w:caps w:val="false"/>
              <w:smallCaps w:val="false"/>
              <w:strike w:val="false"/>
              <w:dstrike w:val="false"/>
              <w:color w:val="000000"/>
              <w:position w:val="0"/>
              <w:sz w:val="21"/>
              <w:szCs w:val="21"/>
              <w:u w:val="none"/>
              <w:shd w:fill="auto" w:val="clear"/>
              <w:vertAlign w:val="baseline"/>
            </w:rPr>
          </w:r>
          <w:r>
            <w:rPr>
              <w:rFonts w:eastAsia="Arial" w:cs="Arial"/>
              <w:b/>
              <w:bCs/>
              <w:i w:val="false"/>
              <w:iCs w:val="false"/>
              <w:caps w:val="false"/>
              <w:smallCaps w:val="false"/>
              <w:strike w:val="false"/>
              <w:dstrike w:val="false"/>
              <w:color w:val="000000"/>
              <w:position w:val="0"/>
              <w:sz w:val="21"/>
              <w:szCs w:val="21"/>
              <w:u w:val="none"/>
              <w:shd w:fill="auto" w:val="clear"/>
              <w:vertAlign w:val="baseline"/>
            </w:rPr>
          </w:r>
        </w:sdtContent>
      </w:sdt>
      <w:r>
        <w:rPr>
          <w:rFonts w:eastAsia="Arial" w:cs="Arial"/>
          <w:b/>
          <w:bCs/>
          <w:i w:val="false"/>
          <w:iCs w:val="false"/>
          <w:caps w:val="false"/>
          <w:smallCaps w:val="false"/>
          <w:strike w:val="false"/>
          <w:dstrike w:val="false"/>
          <w:color w:val="000000"/>
          <w:position w:val="0"/>
          <w:sz w:val="21"/>
          <w:szCs w:val="21"/>
          <w:u w:val="none"/>
          <w:shd w:fill="auto" w:val="clear"/>
          <w:vertAlign w:val="baseline"/>
        </w:rPr>
        <w:t>Form</w:t>
      </w:r>
      <w:r>
        <w:rPr/>
        <w:commentReference w:id="5"/>
      </w:r>
      <w:r>
        <w:rPr>
          <w:rFonts w:eastAsia="Arial" w:cs="Arial"/>
          <w:b/>
          <w:bCs/>
          <w:i w:val="false"/>
          <w:iCs w:val="false"/>
          <w:caps w:val="false"/>
          <w:smallCaps w:val="false"/>
          <w:strike w:val="false"/>
          <w:dstrike w:val="false"/>
          <w:color w:val="000000"/>
          <w:position w:val="0"/>
          <w:sz w:val="21"/>
          <w:szCs w:val="21"/>
          <w:u w:val="none"/>
          <w:shd w:fill="auto" w:val="clear"/>
          <w:vertAlign w:val="baseline"/>
        </w:rPr>
        <w:t xml:space="preserve"> </w:t>
      </w:r>
    </w:p>
    <w:p>
      <w:pPr>
        <w:pStyle w:val="normal1"/>
        <w:keepNext w:val="false"/>
        <w:keepLines w:val="false"/>
        <w:pageBreakBefore w:val="false"/>
        <w:widowControl/>
        <w:pBdr/>
        <w:shd w:val="clear" w:fill="auto"/>
        <w:spacing w:lineRule="auto" w:line="353"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p>
    <w:p>
      <w:pPr>
        <w:pStyle w:val="normal1"/>
        <w:keepNext w:val="false"/>
        <w:keepLines w:val="false"/>
        <w:pageBreakBefore w:val="false"/>
        <w:widowControl/>
        <w:pBdr/>
        <w:shd w:val="clear" w:fill="auto"/>
        <w:spacing w:lineRule="auto" w:line="288" w:before="90" w:after="0"/>
        <w:ind w:firstLine="423" w:start="22" w:end="21"/>
        <w:jc w:val="both"/>
        <w:rPr>
          <w:rFonts w:ascii="Microsoft Yahei" w:hAnsi="Microsoft Yahei" w:eastAsia="Microsoft Yahei" w:cs="Microsoft Yahei"/>
          <w:b w:val="false"/>
          <w:bCs w:val="false"/>
          <w:i w:val="false"/>
          <w:iCs w:val="false"/>
          <w:caps w:val="false"/>
          <w:smallCaps w:val="false"/>
          <w:strike w:val="false"/>
          <w:dstrike w:val="false"/>
          <w:color w:val="000000"/>
          <w:position w:val="0"/>
          <w:sz w:val="21"/>
          <w:szCs w:val="21"/>
          <w:u w:val="none"/>
          <w:shd w:fill="auto" w:val="clear"/>
          <w:vertAlign w:val="baseline"/>
        </w:rPr>
      </w:pP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虽说佛法是无我无相的，但为了</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令十方瞻仰慈容者，皆大欢喜，信受皈依，广种善根，潜消恶念</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，从印度到中国，乃至佛法所至的世界各地，都出现了大量造像。所以，佛教历来就与艺术有着不解之缘。如果说艺术是佛教传播的重要助缘，那么佛教也使艺术得到了极大发展。</w:t>
      </w:r>
    </w:p>
    <w:p>
      <w:pPr>
        <w:pStyle w:val="normal1"/>
        <w:spacing w:lineRule="auto" w:line="307" w:before="1" w:after="0"/>
        <w:ind w:firstLine="419" w:start="17" w:end="21"/>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Although the Dharma teaches non-self and non-form, images were created so that those in ten directions who behold the compassionate countenance may rejoice, generate faith, take refuge, cultivate wholesome roots, and gradually dispel unwholesome thoughts.</w:t>
      </w:r>
    </w:p>
    <w:p>
      <w:pPr>
        <w:pStyle w:val="normal1"/>
        <w:spacing w:lineRule="auto" w:line="312" w:before="47" w:after="0"/>
        <w:ind w:firstLine="422" w:start="16"/>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 xml:space="preserve">From India to China, and to every region where the Dharma spread, large numbers of sacred images </w:t>
      </w:r>
      <w:r>
        <w:rPr>
          <w:rFonts w:eastAsia="Times New Roman" w:cs="Times New Roman" w:ascii="Times New Roman" w:hAnsi="Times New Roman"/>
        </w:rPr>
        <w:t>were</w:t>
      </w:r>
      <w:sdt>
        <w:sdtPr>
          <w:tag w:val="goog_rdk_6"/>
          <w:id w:val="-710118070"/>
        </w:sdtPr>
        <w:sdtContent>
          <w:r>
            <w:rPr>
              <w:rFonts w:eastAsia="Times New Roman" w:cs="Times New Roman" w:ascii="Times New Roman" w:hAnsi="Times New Roman"/>
            </w:rPr>
          </w:r>
          <w:ins w:id="0" w:author="Wade" w:date="2026-04-18T01:37:23Z">
            <w:r>
              <w:rPr>
                <w:rFonts w:eastAsia="Times New Roman" w:cs="Times New Roman" w:ascii="Times New Roman" w:hAnsi="Times New Roman"/>
                <w:sz w:val="21"/>
                <w:szCs w:val="21"/>
              </w:rPr>
              <w:t xml:space="preserve"> </w:t>
            </w:r>
          </w:ins>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 xml:space="preserve">produced. For this reason, Buddhism has long shared an inseparable connection with art. If art served as an important supporting condition for transmission of Buddhism, Buddhism in turn has enabled art to flourish </w:t>
      </w:r>
      <w:r>
        <w:rPr>
          <w:rFonts w:eastAsia="Times New Roman" w:cs="Times New Roman" w:ascii="Times New Roman" w:hAnsi="Times New Roman"/>
        </w:rPr>
        <w:t>to a great extent</w:t>
      </w:r>
      <w:r>
        <w:rPr>
          <w:rFonts w:eastAsia="Times New Roman" w:cs="Times New Roman" w:ascii="Times New Roman" w:hAnsi="Times New Roman"/>
          <w:sz w:val="21"/>
          <w:szCs w:val="21"/>
        </w:rPr>
        <w:t>.</w:t>
      </w:r>
    </w:p>
    <w:p>
      <w:pPr>
        <w:pStyle w:val="normal1"/>
        <w:keepNext w:val="false"/>
        <w:keepLines w:val="false"/>
        <w:pageBreakBefore w:val="false"/>
        <w:widowControl/>
        <w:pBdr/>
        <w:shd w:val="clear" w:fill="auto"/>
        <w:spacing w:lineRule="auto" w:line="386"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p>
    <w:p>
      <w:pPr>
        <w:pStyle w:val="normal1"/>
        <w:spacing w:lineRule="auto" w:line="290" w:before="90" w:after="0"/>
        <w:ind w:firstLine="432" w:start="22" w:end="21"/>
        <w:jc w:val="both"/>
        <w:rPr>
          <w:rFonts w:ascii="Microsoft Yahei" w:hAnsi="Microsoft Yahei" w:eastAsia="Microsoft Yahei" w:cs="Microsoft Yahei"/>
          <w:sz w:val="21"/>
          <w:szCs w:val="21"/>
        </w:rPr>
      </w:pPr>
      <w:r>
        <w:rPr>
          <w:rFonts w:ascii="Microsoft Yahei" w:hAnsi="Microsoft Yahei" w:cs="Microsoft Yahei" w:eastAsia="Microsoft Yahei"/>
          <w:sz w:val="21"/>
          <w:szCs w:val="21"/>
        </w:rPr>
        <w:t>因为信仰的需求，印度出现了阿育王石柱、桑奇大塔、菩提伽耶、阿旃陀石窟等集雕塑、建筑于一身的艺术珍藏。 而佛教传入中国后，信众为表达虔诚纷纷造像。从早期的克孜尔、炳灵寺等石窟，到此后的敦煌、云冈、 龙门 、麦积山等，造型经历本土化的演变，地域更是横贯东西、纵穿南北。它们既是佛教史的重要组成，也是艺术史的辉煌篇章。很难想象，如果没有佛教，我们今天的艺术史会是怎样。</w:t>
      </w:r>
    </w:p>
    <w:p>
      <w:pPr>
        <w:pStyle w:val="normal1"/>
        <w:spacing w:lineRule="auto" w:line="307" w:before="2" w:after="0"/>
        <w:ind w:firstLine="419" w:start="19"/>
        <w:jc w:val="both"/>
        <w:rPr>
          <w:rFonts w:ascii="Times New Roman" w:hAnsi="Times New Roman" w:eastAsia="Times New Roman" w:cs="Times New Roman"/>
          <w:sz w:val="21"/>
          <w:szCs w:val="21"/>
        </w:rPr>
      </w:pPr>
      <w:sdt>
        <w:sdtPr>
          <w:tag w:val="goog_rdk_7"/>
          <w:id w:val="-2133879501"/>
        </w:sdtPr>
        <w:sdtContent>
          <w:r>
            <w:rPr/>
          </w:r>
          <w:r>
            <w:rPr/>
          </w:r>
        </w:sdtContent>
      </w:sdt>
      <w:r>
        <w:rPr>
          <w:rFonts w:eastAsia="Times New Roman" w:cs="Times New Roman" w:ascii="Times New Roman" w:hAnsi="Times New Roman"/>
          <w:sz w:val="21"/>
          <w:szCs w:val="21"/>
        </w:rPr>
        <w:t>Responding to the needs of faith</w:t>
      </w:r>
      <w:r>
        <w:rPr/>
        <w:commentReference w:id="6"/>
      </w:r>
      <w:r>
        <w:rPr>
          <w:rFonts w:eastAsia="Times New Roman" w:cs="Times New Roman" w:ascii="Times New Roman" w:hAnsi="Times New Roman"/>
          <w:sz w:val="21"/>
          <w:szCs w:val="21"/>
        </w:rPr>
        <w:t xml:space="preserve"> / </w:t>
      </w:r>
      <w:r>
        <w:rPr>
          <w:rFonts w:eastAsia="Times New Roman" w:cs="Times New Roman" w:ascii="Times New Roman" w:hAnsi="Times New Roman"/>
          <w:shd w:fill="A4C2F4" w:val="clear"/>
        </w:rPr>
        <w:t xml:space="preserve">As faith grew, new forms of artistic expression emerged. </w:t>
      </w:r>
      <w:r>
        <w:rPr>
          <w:rFonts w:eastAsia="Times New Roman" w:cs="Times New Roman" w:ascii="Times New Roman" w:hAnsi="Times New Roman"/>
          <w:sz w:val="21"/>
          <w:szCs w:val="21"/>
        </w:rPr>
        <w:t>India produced such artistic treasures as the pillars of Emperor Ashoka, the Great Stupa at Sanchi, Both Gaya, and the Ajanta Caves</w:t>
      </w:r>
      <w:r>
        <w:rPr>
          <w:rFonts w:eastAsia="Times New Roman" w:cs="Times New Roman" w:ascii="Times New Roman" w:hAnsi="Times New Roman"/>
        </w:rPr>
        <w:t xml:space="preserve">; they are all masterpieces that integrate </w:t>
      </w:r>
      <w:r>
        <w:rPr>
          <w:rFonts w:eastAsia="Times New Roman" w:cs="Times New Roman" w:ascii="Times New Roman" w:hAnsi="Times New Roman"/>
          <w:sz w:val="21"/>
          <w:szCs w:val="21"/>
        </w:rPr>
        <w:t>sculpture and architecture into unified forms.</w:t>
      </w:r>
    </w:p>
    <w:p>
      <w:pPr>
        <w:pStyle w:val="normal1"/>
        <w:spacing w:lineRule="auto" w:line="317" w:before="45" w:after="0"/>
        <w:ind w:firstLine="420" w:start="16"/>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After  Buddhism  was  introduced  to  China,  devotees  created  images  as  an  expression  of reverence. From the  early  cave  complexes  at  Kizil  and  Bingling  Temple to the  later  sites  at Dunhuang,  Yungang,  Longmont,  and  Maijishan,  the   sculptural   style  underwent a  process   of localisation. Geographically, these sites stretch across vast regions, from east to west and north to south. They are not only integral to the history of Buddhism, but also the luminous chapters in the history of art. It is difficult to imag</w:t>
      </w:r>
      <w:r>
        <w:rPr>
          <w:rFonts w:eastAsia="Times New Roman" w:cs="Times New Roman" w:ascii="Times New Roman" w:hAnsi="Times New Roman"/>
        </w:rPr>
        <w:t>ine</w:t>
      </w:r>
      <w:r>
        <w:rPr>
          <w:rFonts w:eastAsia="Times New Roman" w:cs="Times New Roman" w:ascii="Times New Roman" w:hAnsi="Times New Roman"/>
          <w:sz w:val="21"/>
          <w:szCs w:val="21"/>
        </w:rPr>
        <w:t xml:space="preserve"> what our artistic heritage would be today without Buddhism.</w:t>
      </w:r>
    </w:p>
    <w:p>
      <w:pPr>
        <w:pStyle w:val="normal1"/>
        <w:spacing w:lineRule="auto" w:line="310" w:before="90" w:after="0"/>
        <w:ind w:hanging="0" w:start="0" w:end="23"/>
        <w:rPr>
          <w:rFonts w:ascii="Microsoft Yahei" w:hAnsi="Microsoft Yahei" w:eastAsia="Microsoft Yahei" w:cs="Microsoft Yahei"/>
          <w:sz w:val="21"/>
          <w:szCs w:val="21"/>
        </w:rPr>
      </w:pPr>
      <w:r>
        <w:rPr/>
        <w:t xml:space="preserve">       </w:t>
      </w:r>
      <w:r>
        <w:rPr>
          <w:rFonts w:ascii="Microsoft Yahei" w:hAnsi="Microsoft Yahei" w:cs="Microsoft Yahei" w:eastAsia="Microsoft Yahei"/>
          <w:sz w:val="21"/>
          <w:szCs w:val="21"/>
        </w:rPr>
        <w:t>除了造像，为使广大信众理解佛教法义， 大量经变图应运而生。所谓经变图，就是将抽象的经文以图像方式呈现，如《西方净土变》《弥勒经变》《法华经变》《维摩经变</w:t>
      </w:r>
      <w:r>
        <w:rPr>
          <w:rFonts w:ascii="Microsoft Yahei" w:hAnsi="Microsoft Yahei" w:cs="Microsoft Yahei" w:eastAsia="Microsoft Yahei"/>
        </w:rPr>
        <w:t>》</w:t>
      </w:r>
    </w:p>
    <w:p>
      <w:pPr>
        <w:pStyle w:val="normal1"/>
        <w:spacing w:lineRule="auto" w:line="283" w:before="49" w:after="0"/>
        <w:ind w:hanging="0" w:start="0" w:end="21"/>
        <w:jc w:val="both"/>
        <w:rPr>
          <w:rFonts w:ascii="Microsoft Yahei" w:hAnsi="Microsoft Yahei" w:eastAsia="Microsoft Yahei" w:cs="Microsoft Yahei"/>
          <w:sz w:val="21"/>
          <w:szCs w:val="21"/>
        </w:rPr>
      </w:pPr>
      <w:r>
        <w:rPr>
          <w:rFonts w:ascii="Microsoft Yahei" w:hAnsi="Microsoft Yahei" w:cs="Microsoft Yahei" w:eastAsia="Microsoft Yahei"/>
          <w:sz w:val="21"/>
          <w:szCs w:val="21"/>
        </w:rPr>
        <w:t>《涅槃经变》《药师经变》《观音经变》等。这种寓教于形的生动展现，不仅作为壁画出现在佛窟、寺院，还被绘制为各种长卷。它们在弘扬佛法的同时，也成为珍贵的艺术遗产，被各大博物馆珍藏。</w:t>
      </w:r>
    </w:p>
    <w:p>
      <w:pPr>
        <w:pStyle w:val="normal1"/>
        <w:spacing w:lineRule="auto" w:line="307" w:before="1" w:after="0"/>
        <w:ind w:firstLine="423" w:start="14"/>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Beyond sculpture, pictorial representations of the sutras emerged in order to help the broader public understand the Dharma. These are known as transformation tableaux - visual renderings of scriptural teachings.</w:t>
      </w:r>
      <w:r>
        <w:rPr>
          <w:rFonts w:eastAsia="Times New Roman" w:cs="Times New Roman" w:ascii="Times New Roman" w:hAnsi="Times New Roman"/>
        </w:rPr>
        <w:t xml:space="preserve"> </w:t>
      </w:r>
      <w:r>
        <w:rPr>
          <w:rFonts w:eastAsia="Times New Roman" w:cs="Times New Roman" w:ascii="Times New Roman" w:hAnsi="Times New Roman"/>
          <w:sz w:val="21"/>
          <w:szCs w:val="21"/>
        </w:rPr>
        <w:t xml:space="preserve">Examples include depictions of </w:t>
      </w:r>
      <w:r>
        <w:rPr>
          <w:rFonts w:eastAsia="Times New Roman" w:cs="Times New Roman" w:ascii="Times New Roman" w:hAnsi="Times New Roman"/>
          <w:i/>
          <w:iCs/>
          <w:sz w:val="21"/>
          <w:szCs w:val="21"/>
        </w:rPr>
        <w:t>Western Pure Land</w:t>
      </w:r>
      <w:r>
        <w:rPr>
          <w:rFonts w:eastAsia="Times New Roman" w:cs="Times New Roman" w:ascii="Times New Roman" w:hAnsi="Times New Roman"/>
          <w:i/>
          <w:iCs/>
        </w:rPr>
        <w:t xml:space="preserve">, </w:t>
      </w:r>
      <w:r>
        <w:rPr>
          <w:rFonts w:eastAsia="Times New Roman" w:cs="Times New Roman" w:ascii="Times New Roman" w:hAnsi="Times New Roman"/>
          <w:i/>
          <w:iCs/>
          <w:sz w:val="21"/>
          <w:szCs w:val="21"/>
        </w:rPr>
        <w:t>the Maitreya Sutra, the Lotus Sutra, the Vimalakirti Sutra, the Nirvana Sutra,</w:t>
      </w:r>
      <w:r>
        <w:rPr>
          <w:rFonts w:eastAsia="Times New Roman" w:cs="Times New Roman" w:ascii="Times New Roman" w:hAnsi="Times New Roman"/>
          <w:i/>
          <w:iCs/>
        </w:rPr>
        <w:t xml:space="preserve"> </w:t>
      </w:r>
      <w:r>
        <w:rPr>
          <w:rFonts w:eastAsia="Times New Roman" w:cs="Times New Roman" w:ascii="Times New Roman" w:hAnsi="Times New Roman"/>
          <w:i/>
          <w:iCs/>
          <w:sz w:val="21"/>
          <w:szCs w:val="21"/>
        </w:rPr>
        <w:t>the Medicine Buddha Sutra, and the Avalokiteshvara Sutra</w:t>
      </w:r>
      <w:r>
        <w:rPr>
          <w:rFonts w:eastAsia="Times New Roman" w:cs="Times New Roman" w:ascii="Times New Roman" w:hAnsi="Times New Roman"/>
          <w:sz w:val="21"/>
          <w:szCs w:val="21"/>
        </w:rPr>
        <w:t>. Through imagery, abstract doctrine was made accessible and vivid. These works  appeared  as  murals  in  grottoes  and  temples,  and  were  also  produced  as  hand  scroll paintings. While serving to propagate the Dharma, they became invaluable artistic legacies, now preserved in major museums.</w:t>
      </w:r>
    </w:p>
    <w:p>
      <w:pPr>
        <w:pStyle w:val="normal1"/>
        <w:keepNext w:val="false"/>
        <w:keepLines w:val="false"/>
        <w:pageBreakBefore w:val="false"/>
        <w:widowControl/>
        <w:pBdr/>
        <w:shd w:val="clear" w:fill="auto"/>
        <w:spacing w:lineRule="auto" w:line="355"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p>
    <w:p>
      <w:pPr>
        <w:pStyle w:val="normal1"/>
        <w:spacing w:lineRule="auto" w:line="288" w:before="90" w:after="0"/>
        <w:ind w:firstLine="417" w:start="23" w:end="21"/>
        <w:jc w:val="both"/>
        <w:rPr>
          <w:rFonts w:ascii="Microsoft Yahei" w:hAnsi="Microsoft Yahei" w:eastAsia="Microsoft Yahei" w:cs="Microsoft Yahei"/>
          <w:sz w:val="21"/>
          <w:szCs w:val="21"/>
        </w:rPr>
      </w:pPr>
      <w:r>
        <w:rPr>
          <w:rFonts w:ascii="Microsoft Yahei" w:hAnsi="Microsoft Yahei" w:cs="Microsoft Yahei" w:eastAsia="Microsoft Yahei"/>
          <w:sz w:val="21"/>
          <w:szCs w:val="21"/>
        </w:rPr>
        <w:t>此外，为抄写佛经留下了大量书法作品，有著名书家的墨宝，也有无名信众的手迹。而中国传世的古建中，塔寺等佛教建筑在数量和质量上都占有绝对优势。可以说，它们都是佛教传承中留下的副产品。我们在继承这些文化遗产时，也要了解它们出现的渊源，了解有形之物背后的精神内涵。</w:t>
      </w:r>
    </w:p>
    <w:p>
      <w:pPr>
        <w:pStyle w:val="normal1"/>
        <w:spacing w:lineRule="auto" w:line="307" w:before="1" w:after="0"/>
        <w:ind w:firstLine="423" w:start="16" w:end="21"/>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 xml:space="preserve">In addition, the copying of sutras left behind a vast body of calligraphic works—some by renowned masters, others by anonymous devotees. Among China’s surviving ancient architecture, Buddhist temples and pagodas occupy a place of clear prominence, both in number and in quality. </w:t>
      </w:r>
      <w:r>
        <w:rPr>
          <w:rFonts w:eastAsia="Times New Roman" w:cs="Times New Roman" w:ascii="Times New Roman" w:hAnsi="Times New Roman"/>
        </w:rPr>
        <w:t>We</w:t>
      </w:r>
      <w:r>
        <w:rPr>
          <w:rFonts w:eastAsia="Times New Roman" w:cs="Times New Roman" w:ascii="Times New Roman" w:hAnsi="Times New Roman"/>
          <w:sz w:val="21"/>
          <w:szCs w:val="21"/>
        </w:rPr>
        <w:t xml:space="preserve"> may say that these are byproducts of the transmission of Buddhism. As we inherit these cultural legacies, it is important to understand their origins, and to recognise the spiritual meaning that stands behind visible forms.</w:t>
      </w:r>
      <w:bookmarkStart w:id="5" w:name="bookmark=id.7my2hh8yqjpz"/>
    </w:p>
    <w:p>
      <w:pPr>
        <w:pStyle w:val="normal1"/>
        <w:keepNext w:val="false"/>
        <w:keepLines w:val="false"/>
        <w:pageBreakBefore w:val="false"/>
        <w:widowControl/>
        <w:pBdr/>
        <w:shd w:val="clear" w:fill="auto"/>
        <w:spacing w:lineRule="auto" w:line="197" w:before="318" w:after="0"/>
        <w:ind w:hanging="0" w:start="441"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1"/>
          <w:szCs w:val="21"/>
          <w:u w:val="none"/>
          <w:shd w:fill="auto" w:val="clear"/>
          <w:vertAlign w:val="baseline"/>
        </w:rPr>
      </w:pPr>
      <w:bookmarkEnd w:id="5"/>
      <w:r>
        <w:rPr>
          <w:rFonts w:eastAsia="Arial" w:cs="Arial"/>
          <w:b/>
          <w:bCs/>
          <w:i w:val="false"/>
          <w:iCs w:val="false"/>
          <w:caps w:val="false"/>
          <w:smallCaps w:val="false"/>
          <w:strike w:val="false"/>
          <w:dstrike w:val="false"/>
          <w:color w:val="000000"/>
          <w:position w:val="0"/>
          <w:sz w:val="21"/>
          <w:szCs w:val="21"/>
          <w:u w:val="none"/>
          <w:shd w:fill="auto" w:val="clear"/>
          <w:vertAlign w:val="baseline"/>
        </w:rPr>
        <w:t xml:space="preserve">2. </w:t>
      </w:r>
      <w:r>
        <w:rPr>
          <w:rFonts w:ascii="Microsoft Yahei" w:hAnsi="Microsoft Yahei" w:cs="Microsoft Yahei" w:eastAsia="Microsoft Yahei"/>
          <w:b/>
          <w:bCs/>
          <w:i w:val="false"/>
          <w:iCs w:val="false"/>
          <w:caps w:val="false"/>
          <w:smallCaps w:val="false"/>
          <w:strike w:val="false"/>
          <w:dstrike w:val="false"/>
          <w:color w:val="000000"/>
          <w:position w:val="0"/>
          <w:sz w:val="21"/>
          <w:szCs w:val="21"/>
          <w:u w:val="none"/>
          <w:shd w:fill="auto" w:val="clear"/>
          <w:vertAlign w:val="baseline"/>
        </w:rPr>
        <w:t xml:space="preserve">以意境为先导 </w:t>
      </w:r>
      <w:sdt>
        <w:sdtPr>
          <w:tag w:val="goog_rdk_8"/>
          <w:id w:val="2062713436"/>
        </w:sdtPr>
        <w:sdtContent>
          <w:r>
            <w:rPr>
              <w:rFonts w:ascii="Microsoft Yahei" w:hAnsi="Microsoft Yahei" w:cs="Microsoft Yahei" w:eastAsia="Microsoft Yahei"/>
              <w:b/>
              <w:bCs/>
              <w:i w:val="false"/>
              <w:iCs w:val="false"/>
              <w:caps w:val="false"/>
              <w:smallCaps w:val="false"/>
              <w:strike w:val="false"/>
              <w:dstrike w:val="false"/>
              <w:color w:val="000000"/>
              <w:position w:val="0"/>
              <w:sz w:val="21"/>
              <w:szCs w:val="21"/>
              <w:u w:val="none"/>
              <w:shd w:fill="auto" w:val="clear"/>
              <w:vertAlign w:val="baseline"/>
            </w:rPr>
          </w:r>
          <w:r>
            <w:rPr>
              <w:rFonts w:ascii="Microsoft Yahei" w:hAnsi="Microsoft Yahei" w:cs="Microsoft Yahei" w:eastAsia="Microsoft Yahei"/>
              <w:b/>
              <w:bCs/>
              <w:i w:val="false"/>
              <w:iCs w:val="false"/>
              <w:caps w:val="false"/>
              <w:smallCaps w:val="false"/>
              <w:strike w:val="false"/>
              <w:dstrike w:val="false"/>
              <w:color w:val="000000"/>
              <w:position w:val="0"/>
              <w:sz w:val="21"/>
              <w:szCs w:val="21"/>
              <w:u w:val="none"/>
              <w:shd w:fill="auto" w:val="clear"/>
              <w:vertAlign w:val="baseline"/>
            </w:rPr>
          </w:r>
        </w:sdtContent>
      </w:sdt>
      <w:r>
        <w:rPr>
          <w:rFonts w:eastAsia="Times New Roman" w:cs="Times New Roman" w:ascii="Times New Roman" w:hAnsi="Times New Roman"/>
          <w:b/>
          <w:bCs/>
          <w:i w:val="false"/>
          <w:iCs w:val="false"/>
          <w:caps w:val="false"/>
          <w:smallCaps w:val="false"/>
          <w:strike w:val="false"/>
          <w:dstrike w:val="false"/>
          <w:color w:val="000000"/>
          <w:position w:val="0"/>
          <w:sz w:val="21"/>
          <w:szCs w:val="21"/>
          <w:u w:val="none"/>
          <w:shd w:fill="auto" w:val="clear"/>
          <w:vertAlign w:val="baseline"/>
        </w:rPr>
        <w:t>Artistic Conception</w:t>
      </w:r>
      <w:r>
        <w:rPr/>
        <w:commentReference w:id="7"/>
      </w:r>
      <w:r>
        <w:rPr>
          <w:rFonts w:eastAsia="Times New Roman" w:cs="Times New Roman" w:ascii="Times New Roman" w:hAnsi="Times New Roman"/>
          <w:b/>
          <w:bCs/>
          <w:i w:val="false"/>
          <w:iCs w:val="false"/>
          <w:caps w:val="false"/>
          <w:smallCaps w:val="false"/>
          <w:strike w:val="false"/>
          <w:dstrike w:val="false"/>
          <w:color w:val="000000"/>
          <w:position w:val="0"/>
          <w:sz w:val="21"/>
          <w:szCs w:val="21"/>
          <w:u w:val="none"/>
          <w:shd w:fill="auto" w:val="clear"/>
          <w:vertAlign w:val="baseline"/>
        </w:rPr>
        <w:t xml:space="preserve"> as the Guiding Principle</w:t>
      </w:r>
    </w:p>
    <w:p>
      <w:pPr>
        <w:pStyle w:val="normal1"/>
        <w:keepNext w:val="false"/>
        <w:keepLines w:val="false"/>
        <w:pageBreakBefore w:val="false"/>
        <w:widowControl/>
        <w:pBdr/>
        <w:shd w:val="clear" w:fill="auto"/>
        <w:spacing w:lineRule="auto" w:line="374"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p>
    <w:p>
      <w:pPr>
        <w:pStyle w:val="normal1"/>
        <w:spacing w:lineRule="auto" w:line="290" w:before="91" w:after="0"/>
        <w:ind w:firstLine="429" w:start="22" w:end="21"/>
        <w:jc w:val="both"/>
        <w:rPr>
          <w:rFonts w:ascii="Microsoft Yahei" w:hAnsi="Microsoft Yahei" w:eastAsia="Microsoft Yahei" w:cs="Microsoft Yahei"/>
          <w:sz w:val="21"/>
          <w:szCs w:val="21"/>
        </w:rPr>
      </w:pPr>
      <w:r>
        <w:rPr>
          <w:rFonts w:ascii="Microsoft Yahei" w:hAnsi="Microsoft Yahei" w:cs="Microsoft Yahei" w:eastAsia="Microsoft Yahei"/>
          <w:sz w:val="21"/>
          <w:szCs w:val="21"/>
        </w:rPr>
        <w:t>除了直接服务佛教外，佛法的思想高度，也对中国传统艺术产生了全面影响。对重写意而轻写实、重表现而轻再现的中国画来说，作者有什么心境，对世界有什么认识，都会不同程度地体现在作品中，故有画品即人品之说。这个人品不仅指道德修养，更包括眼光和境界。正因为如此，古人才会格外推崇文人画，强调作品的立意和神韵， 而不以形似和技巧论高下。</w:t>
      </w:r>
    </w:p>
    <w:p>
      <w:pPr>
        <w:pStyle w:val="normal1"/>
        <w:spacing w:lineRule="auto" w:line="300" w:before="2" w:after="0"/>
        <w:ind w:firstLine="416" w:start="22" w:end="21"/>
        <w:rPr>
          <w:rFonts w:ascii="Times New Roman" w:hAnsi="Times New Roman" w:eastAsia="Times New Roman" w:cs="Times New Roman"/>
        </w:rPr>
      </w:pPr>
      <w:sdt>
        <w:sdtPr>
          <w:tag w:val="goog_rdk_9"/>
          <w:id w:val="1925395932"/>
        </w:sdtPr>
        <w:sdtContent>
          <w:r>
            <w:rPr/>
          </w:r>
          <w:r>
            <w:rPr/>
          </w:r>
        </w:sdtContent>
      </w:sdt>
      <w:r>
        <w:rPr>
          <w:rFonts w:eastAsia="Times New Roman" w:cs="Times New Roman" w:ascii="Times New Roman" w:hAnsi="Times New Roman"/>
          <w:sz w:val="21"/>
          <w:szCs w:val="21"/>
        </w:rPr>
        <w:t>Beyond</w:t>
      </w:r>
      <w:r>
        <w:rPr/>
        <w:commentReference w:id="8"/>
      </w:r>
      <w:r>
        <w:rPr>
          <w:rFonts w:eastAsia="Times New Roman" w:cs="Times New Roman" w:ascii="Times New Roman" w:hAnsi="Times New Roman"/>
          <w:sz w:val="21"/>
          <w:szCs w:val="21"/>
        </w:rPr>
        <w:t xml:space="preserve"> directly serving Buddhism, the philosophical depth of the Dharma has exerted a comprehensive influence on traditional Chinese art. In Chinese painting, which values expressive intention over literal representation, and inner spirit over outward likeness, the artist’s state of mind and understanding of the world inevitably manifest in the work. Hence the saying: the quality of the painting reflects the quality of the person.</w:t>
      </w:r>
      <w:r>
        <w:rPr>
          <w:rFonts w:eastAsia="Times New Roman" w:cs="Times New Roman" w:ascii="Times New Roman" w:hAnsi="Times New Roman"/>
        </w:rPr>
        <w:t xml:space="preserve"> </w:t>
      </w:r>
      <w:r>
        <w:rPr>
          <w:rFonts w:eastAsia="Times New Roman" w:cs="Times New Roman" w:ascii="Times New Roman" w:hAnsi="Times New Roman"/>
          <w:position w:val="0"/>
          <w:sz w:val="21"/>
          <w:szCs w:val="21"/>
          <w:vertAlign w:val="baseline"/>
        </w:rPr>
        <w:t xml:space="preserve">The ‘‘quality’’ does not refer merely to moral  character, but  also to vision  and  spiritual </w:t>
      </w:r>
      <w:r>
        <w:rPr>
          <w:rFonts w:eastAsia="Times New Roman" w:cs="Times New Roman" w:ascii="Times New Roman" w:hAnsi="Times New Roman"/>
          <w:sz w:val="21"/>
          <w:szCs w:val="21"/>
        </w:rPr>
        <w:t>horizon. For this reason, literati painting was especially esteemed in China classical painting</w:t>
      </w:r>
      <w:r>
        <w:rPr>
          <w:rFonts w:eastAsia="Times New Roman" w:cs="Times New Roman" w:ascii="Times New Roman" w:hAnsi="Times New Roman"/>
        </w:rPr>
        <w:t xml:space="preserve">, emphasizing expressive intention and spiritual resonance over outward form and technical skills. </w:t>
      </w:r>
    </w:p>
    <w:p>
      <w:pPr>
        <w:pStyle w:val="normal1"/>
        <w:spacing w:lineRule="auto" w:line="300" w:before="2" w:after="0"/>
        <w:ind w:firstLine="416" w:start="22" w:end="21"/>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00" w:before="2" w:after="0"/>
        <w:ind w:firstLine="416" w:start="22" w:end="21"/>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00" w:before="2" w:after="0"/>
        <w:ind w:firstLine="416" w:start="22" w:end="21"/>
        <w:rPr>
          <w:rFonts w:ascii="Microsoft Yahei" w:hAnsi="Microsoft Yahei" w:eastAsia="Microsoft Yahei" w:cs="Microsoft Yahei"/>
          <w:sz w:val="21"/>
          <w:szCs w:val="21"/>
        </w:rPr>
      </w:pPr>
      <w:r>
        <w:rPr>
          <w:rFonts w:ascii="Microsoft Yahei" w:hAnsi="Microsoft Yahei" w:cs="Microsoft Yahei" w:eastAsia="Microsoft Yahei"/>
          <w:sz w:val="21"/>
          <w:szCs w:val="21"/>
        </w:rPr>
        <w:t>佛法无我无相的空性思想，可以让人修养心性，在作品中呈现寂静、超然的意境。被尊为文人画鼻祖的王维，就是虔诚的佛教徒。如果没有这样的精神提升，充满世俗心和对相的执著，如何传达空灵的境界？</w:t>
      </w:r>
    </w:p>
    <w:p>
      <w:pPr>
        <w:pStyle w:val="normal1"/>
        <w:spacing w:lineRule="auto" w:line="314" w:before="2" w:after="0"/>
        <w:ind w:firstLine="425" w:start="16"/>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Buddhism teaches the ide</w:t>
      </w:r>
      <w:r>
        <w:rPr>
          <w:rFonts w:eastAsia="Times New Roman" w:cs="Times New Roman" w:ascii="Times New Roman" w:hAnsi="Times New Roman"/>
        </w:rPr>
        <w:t xml:space="preserve">a of emptiness - that all things are without a fixed self or form. This insight refines the mind and helps artists express tranquility and transcendence in their art. </w:t>
      </w:r>
      <w:r>
        <w:rPr>
          <w:rFonts w:eastAsia="Times New Roman" w:cs="Times New Roman" w:ascii="Times New Roman" w:hAnsi="Times New Roman"/>
          <w:sz w:val="21"/>
          <w:szCs w:val="21"/>
        </w:rPr>
        <w:t xml:space="preserve">Wangwei, revered as a founding figure of literati painting, was  a  devoted  Buddhist. Without  such  spiritual  elevation,  if </w:t>
      </w:r>
      <w:r>
        <w:rPr>
          <w:rFonts w:eastAsia="Times New Roman" w:cs="Times New Roman" w:ascii="Times New Roman" w:hAnsi="Times New Roman"/>
        </w:rPr>
        <w:t>we are</w:t>
      </w:r>
      <w:r>
        <w:rPr>
          <w:rFonts w:eastAsia="Times New Roman" w:cs="Times New Roman" w:ascii="Times New Roman" w:hAnsi="Times New Roman"/>
          <w:sz w:val="21"/>
          <w:szCs w:val="21"/>
        </w:rPr>
        <w:t xml:space="preserve"> filled  with worldly concerns and </w:t>
      </w:r>
      <w:r>
        <w:rPr>
          <w:rFonts w:eastAsia="Times New Roman" w:cs="Times New Roman" w:ascii="Times New Roman" w:hAnsi="Times New Roman"/>
        </w:rPr>
        <w:t>attach</w:t>
      </w:r>
      <w:sdt>
        <w:sdtPr>
          <w:tag w:val="goog_rdk_11"/>
          <w:id w:val="227590594"/>
        </w:sdtPr>
        <w:sdtContent>
          <w:r>
            <w:rPr>
              <w:rFonts w:eastAsia="Times New Roman" w:cs="Times New Roman" w:ascii="Times New Roman" w:hAnsi="Times New Roman"/>
            </w:rPr>
          </w:r>
          <w:ins w:id="1" w:author="Wade" w:date="2026-04-18T03:33:59Z">
            <w:r>
              <w:rPr>
                <w:rFonts w:eastAsia="Times New Roman" w:cs="Times New Roman" w:ascii="Times New Roman" w:hAnsi="Times New Roman"/>
              </w:rPr>
              <w:t xml:space="preserve"> to the things of this world</w:t>
            </w:r>
          </w:ins>
          <w:r>
            <w:rPr>
              <w:rFonts w:eastAsia="Times New Roman" w:cs="Times New Roman" w:ascii="Times New Roman" w:hAnsi="Times New Roman"/>
            </w:rPr>
          </w:r>
        </w:sdtContent>
      </w:sdt>
      <w:sdt>
        <w:sdtPr>
          <w:tag w:val="goog_rdk_13"/>
          <w:id w:val="856984810"/>
        </w:sdtPr>
        <w:sdtContent>
          <w:r>
            <w:rPr>
              <w:rFonts w:eastAsia="Times New Roman" w:cs="Times New Roman" w:ascii="Times New Roman" w:hAnsi="Times New Roman"/>
            </w:rPr>
          </w:r>
          <w:r>
            <w:rPr>
              <w:rFonts w:eastAsia="Times New Roman" w:cs="Times New Roman" w:ascii="Times New Roman" w:hAnsi="Times New Roman"/>
              <w:rFonts w:ascii="Times New Roman" w:hAnsi="Times New Roman" w:eastAsia="Times New Roman" w:cs="Times New Roman"/>
              <w:sz w:val="21"/>
              <w:rPrChange w:id="0" w:author="Wade" w:date="2026-04-18T03:33:59Z">
                <w:rPr>
                  <w:szCs w:val="21"/>
                </w:rPr>
              </w:rPrChange>
            </w:rPr>
            <w:t xml:space="preserve"> </w:t>
          </w:r>
          <w:r>
            <w:rPr>
              <w:rFonts w:eastAsia="Times New Roman" w:cs="Times New Roman" w:ascii="Times New Roman" w:hAnsi="Times New Roman"/>
            </w:rPr>
          </w:r>
        </w:sdtContent>
      </w:sdt>
      <w:sdt>
        <w:sdtPr>
          <w:tag w:val="goog_rdk_14"/>
          <w:id w:val="1372134209"/>
        </w:sdtPr>
        <w:sdtContent>
          <w:r>
            <w:rPr>
              <w:rFonts w:eastAsia="Times New Roman" w:cs="Times New Roman" w:ascii="Times New Roman" w:hAnsi="Times New Roman"/>
            </w:rPr>
          </w:r>
          <w:del w:id="3" w:author="Wade" w:date="2026-04-18T03:33:59Z">
            <w:r>
              <w:rPr>
                <w:rFonts w:eastAsia="Times New Roman" w:cs="Times New Roman" w:ascii="Times New Roman" w:hAnsi="Times New Roman"/>
                <w:sz w:val="21"/>
                <w:szCs w:val="21"/>
              </w:rPr>
              <w:delText>attachment to appearances</w:delText>
            </w:r>
          </w:del>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 xml:space="preserve"> </w:t>
      </w:r>
      <w:r>
        <w:rPr>
          <w:rFonts w:eastAsia="Times New Roman" w:cs="Times New Roman" w:ascii="Times New Roman" w:hAnsi="Times New Roman"/>
          <w:sz w:val="21"/>
          <w:szCs w:val="21"/>
          <w:shd w:fill="A4C2F4" w:val="clear"/>
        </w:rPr>
        <w:t>attached to the wor</w:t>
      </w:r>
      <w:r>
        <w:rPr>
          <w:rFonts w:eastAsia="Times New Roman" w:cs="Times New Roman" w:ascii="Times New Roman" w:hAnsi="Times New Roman"/>
          <w:shd w:fill="A4C2F4" w:val="clear"/>
        </w:rPr>
        <w:t>ldly things</w:t>
      </w:r>
      <w:r>
        <w:rPr>
          <w:rFonts w:eastAsia="Times New Roman" w:cs="Times New Roman" w:ascii="Times New Roman" w:hAnsi="Times New Roman"/>
          <w:sz w:val="21"/>
          <w:szCs w:val="21"/>
        </w:rPr>
        <w:t xml:space="preserve">, how </w:t>
      </w:r>
      <w:sdt>
        <w:sdtPr>
          <w:tag w:val="goog_rdk_15"/>
          <w:id w:val="880676033"/>
        </w:sdtPr>
        <w:sdtContent>
          <w:r>
            <w:rPr>
              <w:rFonts w:eastAsia="Times New Roman" w:cs="Times New Roman" w:ascii="Times New Roman" w:hAnsi="Times New Roman"/>
              <w:sz w:val="21"/>
              <w:szCs w:val="21"/>
            </w:rPr>
          </w:r>
          <w:del w:id="4" w:author="Wade" w:date="2026-04-18T03:27:10Z">
            <w:r>
              <w:rPr>
                <w:rFonts w:eastAsia="Times New Roman" w:cs="Times New Roman" w:ascii="Times New Roman" w:hAnsi="Times New Roman"/>
                <w:sz w:val="21"/>
                <w:szCs w:val="21"/>
              </w:rPr>
              <w:delText xml:space="preserve">could one </w:delText>
            </w:r>
          </w:del>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 xml:space="preserve">can </w:t>
      </w:r>
      <w:r>
        <w:rPr>
          <w:rFonts w:eastAsia="Times New Roman" w:cs="Times New Roman" w:ascii="Times New Roman" w:hAnsi="Times New Roman"/>
        </w:rPr>
        <w:t xml:space="preserve">we </w:t>
      </w:r>
      <w:r>
        <w:rPr>
          <w:rFonts w:eastAsia="Times New Roman" w:cs="Times New Roman" w:ascii="Times New Roman" w:hAnsi="Times New Roman"/>
          <w:sz w:val="21"/>
          <w:szCs w:val="21"/>
        </w:rPr>
        <w:t>convey a sense of spacious clarity?</w:t>
      </w:r>
    </w:p>
    <w:p>
      <w:pPr>
        <w:pStyle w:val="normal1"/>
        <w:keepNext w:val="false"/>
        <w:keepLines w:val="false"/>
        <w:pageBreakBefore w:val="false"/>
        <w:widowControl/>
        <w:pBdr/>
        <w:shd w:val="clear" w:fill="auto"/>
        <w:spacing w:lineRule="auto" w:line="386"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p>
    <w:p>
      <w:pPr>
        <w:pStyle w:val="normal1"/>
        <w:spacing w:lineRule="auto" w:line="290" w:before="90" w:after="0"/>
        <w:ind w:firstLine="420" w:start="21" w:end="21"/>
        <w:jc w:val="both"/>
        <w:rPr>
          <w:rFonts w:ascii="Microsoft Yahei" w:hAnsi="Microsoft Yahei" w:eastAsia="Microsoft Yahei" w:cs="Microsoft Yahei"/>
          <w:sz w:val="21"/>
          <w:szCs w:val="21"/>
        </w:rPr>
      </w:pPr>
      <w:r>
        <w:rPr>
          <w:rFonts w:ascii="Microsoft Yahei" w:hAnsi="Microsoft Yahei" w:cs="Microsoft Yahei" w:eastAsia="Microsoft Yahei"/>
          <w:sz w:val="21"/>
          <w:szCs w:val="21"/>
        </w:rPr>
        <w:t>此外，源于中国而盛行日本的茶道，最初也是出自寺院。因为与修行结合，使得这项日常行为得以升华，成为以茶修身的方式</w:t>
      </w:r>
      <w:r>
        <w:rPr>
          <w:rFonts w:eastAsia="Microsoft Yahei" w:cs="Microsoft Yahei" w:ascii="Microsoft Yahei" w:hAnsi="Microsoft Yahei"/>
        </w:rPr>
        <w:t xml:space="preserve">, </w:t>
      </w:r>
      <w:r>
        <w:rPr>
          <w:rFonts w:ascii="Microsoft Yahei" w:hAnsi="Microsoft Yahei" w:cs="Microsoft Yahei" w:eastAsia="Microsoft Yahei"/>
          <w:sz w:val="21"/>
          <w:szCs w:val="21"/>
        </w:rPr>
        <w:t>生活美学的典范。包括由此衍生的花道等，内成于心，外化于形，都是承载佛法内涵并代代传承的文化。当这些行为被赋予禅的意境，喝茶不再是普通的喝茶，插花不再是普通的插花，而是成为悟道助缘，并起到表法作用 ，使人安住其中，收摄妄心。</w:t>
      </w:r>
    </w:p>
    <w:p>
      <w:pPr>
        <w:pStyle w:val="normal1"/>
        <w:spacing w:lineRule="auto" w:line="312"/>
        <w:ind w:firstLine="426" w:start="14" w:end="21"/>
        <w:jc w:val="both"/>
        <w:rPr>
          <w:rFonts w:ascii="Times New Roman" w:hAnsi="Times New Roman" w:eastAsia="Times New Roman" w:cs="Times New Roman"/>
          <w:sz w:val="21"/>
          <w:szCs w:val="21"/>
        </w:rPr>
      </w:pPr>
      <w:sdt>
        <w:sdtPr>
          <w:tag w:val="goog_rdk_16"/>
          <w:id w:val="-985425213"/>
        </w:sdtPr>
        <w:sdtContent>
          <w:r>
            <w:rPr/>
          </w:r>
          <w:r>
            <w:rPr/>
          </w:r>
        </w:sdtContent>
      </w:sdt>
      <w:r>
        <w:rPr>
          <w:rFonts w:eastAsia="Times New Roman" w:cs="Times New Roman" w:ascii="Times New Roman" w:hAnsi="Times New Roman"/>
          <w:sz w:val="21"/>
          <w:szCs w:val="21"/>
        </w:rPr>
        <w:t>The same can be seen in the tea tradition. Originating in China and later flourishing in Japan, the  tea  ceremony  emerged  from  monastic  settings.  Through  its  integration  with  spiritual cultivation,  an  ordinary  daily  activity  was  transformed  into  a  path  of  self-cultivation  and  a paradigm of aesthetic living.</w:t>
      </w:r>
      <w:r>
        <w:rPr/>
        <w:commentReference w:id="9"/>
      </w:r>
    </w:p>
    <w:p>
      <w:pPr>
        <w:pStyle w:val="normal1"/>
        <w:spacing w:lineRule="auto" w:line="312"/>
        <w:ind w:firstLine="426" w:start="14" w:end="21"/>
        <w:jc w:val="both"/>
        <w:rPr>
          <w:rFonts w:ascii="Times New Roman" w:hAnsi="Times New Roman" w:eastAsia="Times New Roman" w:cs="Times New Roman"/>
          <w:shd w:fill="A4C2F4" w:val="clear"/>
        </w:rPr>
      </w:pPr>
      <w:r>
        <w:rPr>
          <w:rFonts w:eastAsia="Times New Roman" w:cs="Times New Roman" w:ascii="Times New Roman" w:hAnsi="Times New Roman"/>
          <w:shd w:fill="A4C2F4" w:val="clear"/>
        </w:rPr>
        <w:t xml:space="preserve">In addition, the Japanese tea ceremony, which originated in China and later flourished in Japan, was first developed in Buddhist monasteries. Its integration with spiritual practice elevates everyday activity into tea - based self - cultivation, making it a model of aesthetic living. </w:t>
      </w:r>
    </w:p>
    <w:p>
      <w:pPr>
        <w:pStyle w:val="normal1"/>
        <w:spacing w:lineRule="auto" w:line="312"/>
        <w:ind w:firstLine="426" w:start="14" w:end="21"/>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07" w:before="47" w:after="0"/>
        <w:ind w:firstLine="421" w:start="16" w:end="20"/>
        <w:jc w:val="both"/>
        <w:rPr>
          <w:rFonts w:ascii="Times New Roman" w:hAnsi="Times New Roman" w:eastAsia="Times New Roman" w:cs="Times New Roman"/>
          <w:sz w:val="21"/>
          <w:szCs w:val="21"/>
        </w:rPr>
      </w:pPr>
      <w:sdt>
        <w:sdtPr>
          <w:tag w:val="goog_rdk_17"/>
          <w:id w:val="-615859680"/>
        </w:sdtPr>
        <w:sdtContent>
          <w:r>
            <w:rPr/>
          </w:r>
          <w:r>
            <w:rPr/>
          </w:r>
        </w:sdtContent>
      </w:sdt>
      <w:r>
        <w:rPr>
          <w:rFonts w:eastAsia="Times New Roman" w:cs="Times New Roman" w:ascii="Times New Roman" w:hAnsi="Times New Roman"/>
          <w:sz w:val="21"/>
          <w:szCs w:val="21"/>
        </w:rPr>
        <w:t>Related practices, such as flower arrangement, likewise embody its principle: what is formed inwardly in the mind takes shape outwardly in form. These cultural expressions carry the inner meaning of the Dharma and transmit it across the generations</w:t>
      </w:r>
      <w:r>
        <w:rPr/>
        <w:commentReference w:id="10"/>
      </w:r>
      <w:r>
        <w:rPr>
          <w:rFonts w:eastAsia="Times New Roman" w:cs="Times New Roman" w:ascii="Times New Roman" w:hAnsi="Times New Roman"/>
          <w:sz w:val="21"/>
          <w:szCs w:val="21"/>
        </w:rPr>
        <w:t>.</w:t>
      </w:r>
    </w:p>
    <w:p>
      <w:pPr>
        <w:pStyle w:val="normal1"/>
        <w:spacing w:lineRule="auto" w:line="307" w:before="47" w:after="0"/>
        <w:ind w:firstLine="421" w:start="16" w:end="20"/>
        <w:jc w:val="both"/>
        <w:rPr>
          <w:rFonts w:ascii="Times New Roman" w:hAnsi="Times New Roman" w:eastAsia="Times New Roman" w:cs="Times New Roman"/>
          <w:shd w:fill="A4C2F4" w:val="clear"/>
        </w:rPr>
      </w:pPr>
      <w:r>
        <w:rPr>
          <w:rFonts w:eastAsia="Times New Roman" w:cs="Times New Roman" w:ascii="Times New Roman" w:hAnsi="Times New Roman"/>
          <w:shd w:fill="A4C2F4" w:val="clear"/>
        </w:rPr>
        <w:t xml:space="preserve">Related arts such as flower arrangement follow the same principle: what we cultivate within naturally shows itself through artistic form. These arts express the spirit of the Dharma and have been passed down from generation to generation. </w:t>
      </w:r>
    </w:p>
    <w:p>
      <w:pPr>
        <w:pStyle w:val="normal1"/>
        <w:spacing w:lineRule="auto" w:line="307" w:before="47" w:after="0"/>
        <w:ind w:firstLine="421" w:start="16" w:end="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12" w:before="46" w:after="0"/>
        <w:ind w:firstLine="415" w:start="21" w:end="21"/>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 xml:space="preserve">When such </w:t>
      </w:r>
      <w:r>
        <w:rPr>
          <w:rFonts w:eastAsia="Times New Roman" w:cs="Times New Roman" w:ascii="Times New Roman" w:hAnsi="Times New Roman"/>
        </w:rPr>
        <w:t>arts</w:t>
      </w:r>
      <w:r>
        <w:rPr>
          <w:rFonts w:eastAsia="Times New Roman" w:cs="Times New Roman" w:ascii="Times New Roman" w:hAnsi="Times New Roman"/>
          <w:sz w:val="21"/>
          <w:szCs w:val="21"/>
        </w:rPr>
        <w:t xml:space="preserve"> are infused with the s</w:t>
      </w:r>
      <w:r>
        <w:rPr>
          <w:rFonts w:eastAsia="Times New Roman" w:cs="Times New Roman" w:ascii="Times New Roman" w:hAnsi="Times New Roman"/>
        </w:rPr>
        <w:t xml:space="preserve">pirit of Chan, </w:t>
      </w:r>
      <w:r>
        <w:rPr>
          <w:rFonts w:eastAsia="Times New Roman" w:cs="Times New Roman" w:ascii="Times New Roman" w:hAnsi="Times New Roman"/>
          <w:sz w:val="21"/>
          <w:szCs w:val="21"/>
        </w:rPr>
        <w:t xml:space="preserve">drinking tea is no longer merely drinking  tea,  and  arranging  flowers  is  no   longer  merely   arranging  flowers.  They  become supportive  conditions  for  awakening.  They  also  serve  as  living  expressions  of  the  Dharma, allowing </w:t>
      </w:r>
      <w:r>
        <w:rPr>
          <w:rFonts w:eastAsia="Times New Roman" w:cs="Times New Roman" w:ascii="Times New Roman" w:hAnsi="Times New Roman"/>
        </w:rPr>
        <w:t>us</w:t>
      </w:r>
      <w:r>
        <w:rPr>
          <w:rFonts w:eastAsia="Times New Roman" w:cs="Times New Roman" w:ascii="Times New Roman" w:hAnsi="Times New Roman"/>
          <w:sz w:val="21"/>
          <w:szCs w:val="21"/>
        </w:rPr>
        <w:t xml:space="preserve"> to settle into the present and </w:t>
      </w:r>
      <w:r>
        <w:rPr>
          <w:rFonts w:eastAsia="Times New Roman" w:cs="Times New Roman" w:ascii="Times New Roman" w:hAnsi="Times New Roman"/>
        </w:rPr>
        <w:t xml:space="preserve">calm </w:t>
      </w:r>
      <w:r>
        <w:rPr>
          <w:rFonts w:eastAsia="Times New Roman" w:cs="Times New Roman" w:ascii="Times New Roman" w:hAnsi="Times New Roman"/>
          <w:sz w:val="21"/>
          <w:szCs w:val="21"/>
        </w:rPr>
        <w:t>the wandering mind.</w:t>
      </w:r>
    </w:p>
    <w:p>
      <w:pPr>
        <w:pStyle w:val="normal1"/>
        <w:spacing w:lineRule="auto" w:line="312" w:before="46" w:after="0"/>
        <w:ind w:firstLine="415" w:start="21" w:end="21"/>
        <w:jc w:val="both"/>
        <w:rPr>
          <w:rFonts w:ascii="Times New Roman" w:hAnsi="Times New Roman" w:eastAsia="Times New Roman" w:cs="Times New Roman"/>
        </w:rPr>
      </w:pPr>
      <w:r>
        <w:rPr>
          <w:rFonts w:eastAsia="Times New Roman" w:cs="Times New Roman" w:ascii="Times New Roman" w:hAnsi="Times New Roman"/>
        </w:rPr>
      </w:r>
    </w:p>
    <w:p>
      <w:pPr>
        <w:pStyle w:val="normal1"/>
        <w:keepNext w:val="false"/>
        <w:keepLines w:val="false"/>
        <w:pageBreakBefore w:val="false"/>
        <w:widowControl/>
        <w:pBdr/>
        <w:shd w:val="clear" w:fill="auto"/>
        <w:spacing w:lineRule="auto" w:line="312"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p>
    <w:p>
      <w:pPr>
        <w:pStyle w:val="normal1"/>
        <w:keepNext w:val="false"/>
        <w:keepLines w:val="false"/>
        <w:pageBreakBefore w:val="false"/>
        <w:widowControl/>
        <w:pBdr/>
        <w:shd w:val="clear" w:fill="auto"/>
        <w:spacing w:lineRule="auto" w:line="312"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bookmarkStart w:id="6" w:name="bookmark=id.gtjq40ersk8q"/>
      <w:bookmarkStart w:id="7" w:name="bookmark=id.gtjq40ersk8q"/>
      <w:bookmarkEnd w:id="7"/>
    </w:p>
    <w:p>
      <w:pPr>
        <w:pStyle w:val="normal1"/>
        <w:keepNext w:val="false"/>
        <w:keepLines w:val="false"/>
        <w:pageBreakBefore w:val="false"/>
        <w:widowControl/>
        <w:pBdr/>
        <w:shd w:val="clear" w:fill="auto"/>
        <w:spacing w:lineRule="auto" w:line="209" w:before="91" w:after="0"/>
        <w:ind w:hanging="0" w:start="44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1"/>
          <w:szCs w:val="21"/>
          <w:u w:val="none"/>
          <w:shd w:fill="auto" w:val="clear"/>
          <w:vertAlign w:val="baseline"/>
        </w:rPr>
      </w:pPr>
      <w:bookmarkStart w:id="8" w:name="bookmark=id.gtjq40ersk8q"/>
      <w:bookmarkEnd w:id="8"/>
      <w:r>
        <w:rPr>
          <w:rFonts w:eastAsia="Arial" w:cs="Arial"/>
          <w:b/>
          <w:bCs/>
          <w:i w:val="false"/>
          <w:iCs w:val="false"/>
          <w:caps w:val="false"/>
          <w:smallCaps w:val="false"/>
          <w:strike w:val="false"/>
          <w:dstrike w:val="false"/>
          <w:color w:val="000000"/>
          <w:position w:val="0"/>
          <w:sz w:val="21"/>
          <w:szCs w:val="21"/>
          <w:u w:val="none"/>
          <w:shd w:fill="auto" w:val="clear"/>
          <w:vertAlign w:val="baseline"/>
        </w:rPr>
        <w:t xml:space="preserve">3. </w:t>
      </w:r>
      <w:r>
        <w:rPr>
          <w:rFonts w:ascii="Microsoft Yahei" w:hAnsi="Microsoft Yahei" w:cs="Microsoft Yahei" w:eastAsia="Microsoft Yahei"/>
          <w:b/>
          <w:bCs/>
          <w:i w:val="false"/>
          <w:iCs w:val="false"/>
          <w:caps w:val="false"/>
          <w:smallCaps w:val="false"/>
          <w:strike w:val="false"/>
          <w:dstrike w:val="false"/>
          <w:color w:val="000000"/>
          <w:position w:val="0"/>
          <w:sz w:val="21"/>
          <w:szCs w:val="21"/>
          <w:u w:val="none"/>
          <w:shd w:fill="auto" w:val="clear"/>
          <w:vertAlign w:val="baseline"/>
        </w:rPr>
        <w:t xml:space="preserve">法无定法论自由 </w:t>
      </w:r>
      <w:r>
        <w:rPr>
          <w:rFonts w:eastAsia="Times New Roman" w:cs="Times New Roman" w:ascii="Times New Roman" w:hAnsi="Times New Roman"/>
          <w:b/>
          <w:bCs/>
          <w:i w:val="false"/>
          <w:iCs w:val="false"/>
          <w:caps w:val="false"/>
          <w:smallCaps w:val="false"/>
          <w:strike w:val="false"/>
          <w:dstrike w:val="false"/>
          <w:color w:val="000000"/>
          <w:position w:val="0"/>
          <w:sz w:val="21"/>
          <w:szCs w:val="21"/>
          <w:u w:val="none"/>
          <w:shd w:fill="auto" w:val="clear"/>
          <w:vertAlign w:val="baseline"/>
        </w:rPr>
        <w:t>No Fixed Dharma: on Freedom</w:t>
      </w:r>
    </w:p>
    <w:p>
      <w:pPr>
        <w:pStyle w:val="normal1"/>
        <w:keepNext w:val="false"/>
        <w:keepLines w:val="false"/>
        <w:pageBreakBefore w:val="false"/>
        <w:widowControl/>
        <w:pBdr/>
        <w:shd w:val="clear" w:fill="auto"/>
        <w:spacing w:lineRule="auto" w:line="362"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p>
    <w:p>
      <w:pPr>
        <w:pStyle w:val="normal1"/>
        <w:spacing w:lineRule="auto" w:line="276" w:before="90" w:after="0"/>
        <w:ind w:firstLine="401" w:start="28" w:end="17"/>
        <w:rPr>
          <w:rFonts w:ascii="Microsoft Yahei" w:hAnsi="Microsoft Yahei" w:eastAsia="Microsoft Yahei" w:cs="Microsoft Yahei"/>
          <w:sz w:val="21"/>
          <w:szCs w:val="21"/>
        </w:rPr>
      </w:pPr>
      <w:r>
        <w:rPr>
          <w:rFonts w:ascii="Microsoft Yahei" w:hAnsi="Microsoft Yahei" w:cs="Microsoft Yahei" w:eastAsia="Microsoft Yahei"/>
          <w:sz w:val="21"/>
          <w:szCs w:val="21"/>
        </w:rPr>
        <w:t>虽说佛教留下了大量文化遗产，但在全面现代化并盛行西方艺术的今天，这种古老的东方智慧还能给我们带来养分吗？会与现代人崇尚的自由相悖吗？</w:t>
      </w:r>
    </w:p>
    <w:p>
      <w:pPr>
        <w:pStyle w:val="normal1"/>
        <w:spacing w:lineRule="auto" w:line="307" w:before="1" w:after="0"/>
        <w:ind w:firstLine="403" w:start="16" w:end="14"/>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Although  Buddhism  has  left  behind  a  vast  cultural  legacy,  in  the  age  of  comprehensive modernisation and the dominance of Western art, could this ancient Eastern wisdom still nourish us? Does it stand in opposition to the freedom so highly valued in modern society?</w:t>
      </w:r>
    </w:p>
    <w:p>
      <w:pPr>
        <w:pStyle w:val="normal1"/>
        <w:keepNext w:val="false"/>
        <w:keepLines w:val="false"/>
        <w:pageBreakBefore w:val="false"/>
        <w:widowControl/>
        <w:pBdr/>
        <w:shd w:val="clear" w:fill="auto"/>
        <w:spacing w:lineRule="auto" w:line="307"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p>
    <w:p>
      <w:pPr>
        <w:pStyle w:val="normal1"/>
        <w:spacing w:lineRule="auto" w:line="288" w:before="90" w:after="0"/>
        <w:ind w:firstLine="422" w:start="23" w:end="15"/>
        <w:jc w:val="both"/>
        <w:rPr>
          <w:rFonts w:ascii="Microsoft Yahei" w:hAnsi="Microsoft Yahei" w:eastAsia="Microsoft Yahei" w:cs="Microsoft Yahei"/>
          <w:sz w:val="21"/>
          <w:szCs w:val="21"/>
        </w:rPr>
      </w:pPr>
      <w:r>
        <w:rPr>
          <w:rFonts w:ascii="Microsoft Yahei" w:hAnsi="Microsoft Yahei" w:cs="Microsoft Yahei" w:eastAsia="Microsoft Yahei"/>
          <w:sz w:val="21"/>
          <w:szCs w:val="21"/>
        </w:rPr>
        <w:t>西方艺术自文艺复兴后，从神本转向人本，赞美人的价值，倡导个性解放，带来科学、文化的全面繁荣。但随着工业革命的到来，及一战二战的爆发，艺术家们发现，人性并不是那么美好，反而存在种种问题。所谓的个性解放，在开发人类潜能的同时，也极大助长了贪婪、仇恨、对立等负面心理，给社会和生态环境带来种种问题。</w:t>
      </w:r>
    </w:p>
    <w:p>
      <w:pPr>
        <w:pStyle w:val="normal1"/>
        <w:spacing w:lineRule="auto" w:line="307" w:before="1" w:after="0"/>
        <w:ind w:firstLine="426" w:start="21" w:end="14"/>
        <w:jc w:val="both"/>
        <w:rPr>
          <w:rFonts w:ascii="Times New Roman" w:hAnsi="Times New Roman" w:eastAsia="Times New Roman" w:cs="Times New Roman"/>
          <w:sz w:val="21"/>
          <w:szCs w:val="21"/>
          <w:shd w:fill="A4C2F4" w:val="clear"/>
        </w:rPr>
      </w:pPr>
      <w:r>
        <w:rPr>
          <w:rFonts w:eastAsia="Times New Roman" w:cs="Times New Roman" w:ascii="Times New Roman" w:hAnsi="Times New Roman"/>
          <w:sz w:val="21"/>
          <w:szCs w:val="21"/>
        </w:rPr>
        <w:t>Since</w:t>
      </w:r>
      <w:r>
        <w:rPr>
          <w:rFonts w:eastAsia="Times New Roman" w:cs="Times New Roman" w:ascii="Times New Roman" w:hAnsi="Times New Roman"/>
        </w:rPr>
        <w:t xml:space="preserve"> </w:t>
      </w:r>
      <w:r>
        <w:rPr>
          <w:rFonts w:eastAsia="Times New Roman" w:cs="Times New Roman" w:ascii="Times New Roman" w:hAnsi="Times New Roman"/>
          <w:sz w:val="21"/>
          <w:szCs w:val="21"/>
        </w:rPr>
        <w:t xml:space="preserve">the Renaissance, Western art </w:t>
      </w:r>
      <w:r>
        <w:rPr>
          <w:rFonts w:eastAsia="Times New Roman" w:cs="Times New Roman" w:ascii="Times New Roman" w:hAnsi="Times New Roman"/>
        </w:rPr>
        <w:t xml:space="preserve">has </w:t>
      </w:r>
      <w:r>
        <w:rPr>
          <w:rFonts w:eastAsia="Times New Roman" w:cs="Times New Roman" w:ascii="Times New Roman" w:hAnsi="Times New Roman"/>
          <w:sz w:val="21"/>
          <w:szCs w:val="21"/>
        </w:rPr>
        <w:t xml:space="preserve">shifted  from </w:t>
      </w:r>
      <w:r>
        <w:rPr>
          <w:rFonts w:eastAsia="Times New Roman" w:cs="Times New Roman" w:ascii="Times New Roman" w:hAnsi="Times New Roman"/>
        </w:rPr>
        <w:t>a God-centered view to a human-centered one</w:t>
      </w:r>
      <w:r>
        <w:rPr>
          <w:rFonts w:eastAsia="Times New Roman" w:cs="Times New Roman" w:ascii="Times New Roman" w:hAnsi="Times New Roman"/>
          <w:sz w:val="21"/>
          <w:szCs w:val="21"/>
        </w:rPr>
        <w:t xml:space="preserve">. </w:t>
      </w:r>
      <w:sdt>
        <w:sdtPr>
          <w:tag w:val="goog_rdk_18"/>
          <w:id w:val="-817526719"/>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 xml:space="preserve"> It affirmed human dignity, celebrated individual value, and advanced the liberation of personality. This transformation contributed to flourishing developments in science and culture.</w:t>
      </w:r>
      <w:r>
        <w:rPr/>
        <w:commentReference w:id="11"/>
      </w:r>
      <w:r>
        <w:rPr>
          <w:rFonts w:eastAsia="Times New Roman" w:cs="Times New Roman" w:ascii="Times New Roman" w:hAnsi="Times New Roman"/>
          <w:sz w:val="21"/>
          <w:szCs w:val="21"/>
        </w:rPr>
        <w:t xml:space="preserve"> </w:t>
      </w:r>
      <w:r>
        <w:rPr>
          <w:rFonts w:eastAsia="Times New Roman" w:cs="Times New Roman" w:ascii="Times New Roman" w:hAnsi="Times New Roman"/>
          <w:sz w:val="21"/>
          <w:szCs w:val="21"/>
          <w:shd w:fill="A4C2F4" w:val="clear"/>
        </w:rPr>
        <w:t>It cele</w:t>
      </w:r>
      <w:r>
        <w:rPr>
          <w:rFonts w:eastAsia="Times New Roman" w:cs="Times New Roman" w:ascii="Times New Roman" w:hAnsi="Times New Roman"/>
          <w:shd w:fill="A4C2F4" w:val="clear"/>
        </w:rPr>
        <w:t xml:space="preserve">brated individual value,  and encouraged individual freedom, and brought about a flourishing of science and culture. </w:t>
      </w:r>
    </w:p>
    <w:p>
      <w:pPr>
        <w:pStyle w:val="normal1"/>
        <w:spacing w:lineRule="auto" w:line="324" w:before="45" w:after="0"/>
        <w:ind w:firstLine="420" w:start="16" w:end="14"/>
        <w:jc w:val="both"/>
        <w:rPr>
          <w:rFonts w:ascii="Times New Roman" w:hAnsi="Times New Roman" w:eastAsia="Times New Roman" w:cs="Times New Roman"/>
          <w:sz w:val="21"/>
          <w:szCs w:val="21"/>
        </w:rPr>
      </w:pPr>
      <w:sdt>
        <w:sdtPr>
          <w:tag w:val="goog_rdk_19"/>
          <w:id w:val="-1541440172"/>
        </w:sdtPr>
        <w:sdtContent>
          <w:r>
            <w:rPr/>
          </w:r>
          <w:r>
            <w:rPr/>
          </w:r>
        </w:sdtContent>
      </w:sdt>
      <w:r>
        <w:rPr>
          <w:rFonts w:eastAsia="Times New Roman" w:cs="Times New Roman" w:ascii="Times New Roman" w:hAnsi="Times New Roman"/>
          <w:sz w:val="21"/>
          <w:szCs w:val="21"/>
        </w:rPr>
        <w:t>Yet the advent of the Industrial Revolution, and later the outbreak of the First and Second World Wars, artistic began to recognise that human nature was not nobles as once imaged. It revealed profound problems.</w:t>
      </w:r>
      <w:r>
        <w:rPr/>
        <w:commentReference w:id="12"/>
      </w:r>
      <w:r>
        <w:rPr>
          <w:rFonts w:eastAsia="Times New Roman" w:cs="Times New Roman" w:ascii="Times New Roman" w:hAnsi="Times New Roman"/>
          <w:sz w:val="21"/>
          <w:szCs w:val="21"/>
        </w:rPr>
        <w:t xml:space="preserve"> </w:t>
      </w:r>
      <w:r>
        <w:rPr>
          <w:rFonts w:eastAsia="Times New Roman" w:cs="Times New Roman" w:ascii="Times New Roman" w:hAnsi="Times New Roman"/>
          <w:sz w:val="21"/>
          <w:szCs w:val="21"/>
          <w:shd w:fill="A4C2F4" w:val="clear"/>
        </w:rPr>
        <w:t xml:space="preserve">However, with the rise </w:t>
      </w:r>
      <w:r>
        <w:rPr>
          <w:rFonts w:eastAsia="Times New Roman" w:cs="Times New Roman" w:ascii="Times New Roman" w:hAnsi="Times New Roman"/>
          <w:shd w:fill="A4C2F4" w:val="clear"/>
        </w:rPr>
        <w:t>of the Industrial Revolution and the outbreak of the two World Wars, artists came to see that human nature was not as noble as once believed. Instead, they realised that it carried many problems.</w:t>
      </w:r>
      <w:r>
        <w:rPr>
          <w:rFonts w:eastAsia="Times New Roman" w:cs="Times New Roman" w:ascii="Times New Roman" w:hAnsi="Times New Roman"/>
        </w:rPr>
        <w:t xml:space="preserve"> Individual freedom</w:t>
      </w:r>
      <w:r>
        <w:rPr>
          <w:rFonts w:eastAsia="Times New Roman" w:cs="Times New Roman" w:ascii="Times New Roman" w:hAnsi="Times New Roman"/>
          <w:sz w:val="21"/>
          <w:szCs w:val="21"/>
        </w:rPr>
        <w:t>, while releasing human potential, also intensified greed, hatred, and division, bringing serious consequences to society and the ecological environment.</w:t>
      </w:r>
    </w:p>
    <w:p>
      <w:pPr>
        <w:pStyle w:val="normal1"/>
        <w:keepNext w:val="false"/>
        <w:keepLines w:val="false"/>
        <w:pageBreakBefore w:val="false"/>
        <w:widowControl/>
        <w:pBdr/>
        <w:shd w:val="clear" w:fill="auto"/>
        <w:spacing w:lineRule="auto" w:line="343"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p>
    <w:p>
      <w:pPr>
        <w:pStyle w:val="normal1"/>
        <w:spacing w:lineRule="auto" w:line="290" w:before="90" w:after="0"/>
        <w:ind w:firstLine="418" w:start="23" w:end="14"/>
        <w:jc w:val="both"/>
        <w:rPr>
          <w:rFonts w:ascii="Times New Roman" w:hAnsi="Times New Roman" w:eastAsia="Times New Roman" w:cs="Times New Roman"/>
        </w:rPr>
      </w:pPr>
      <w:r>
        <w:rPr>
          <w:rFonts w:ascii="Microsoft Yahei" w:hAnsi="Microsoft Yahei" w:cs="Microsoft Yahei" w:eastAsia="Microsoft Yahei"/>
          <w:sz w:val="21"/>
          <w:szCs w:val="21"/>
        </w:rPr>
        <w:t>在这样的大背景下，艺术家们开始寻找新的突破，作品中出现更多的质疑和反思。相对古典艺术，现代艺术从审美到表现方式有了极大的，可以说是颠覆性的改变。如果说传统艺术追求的是美，那么当代艺术更追求的是真。 而在表现手法上，作为分水岭的印象派出现后，野兽派、 立体派、表现派、超现实主义等新兴流派层出不穷，并从架上绘画发展到装置艺术、行为艺术、观念艺术等，甚至直接使用了现成品。</w:t>
      </w:r>
    </w:p>
    <w:p>
      <w:pPr>
        <w:pStyle w:val="normal1"/>
        <w:pBdr/>
        <w:shd w:val="clear" w:fill="FFFFFF"/>
        <w:spacing w:lineRule="auto" w:line="384" w:before="120" w:after="120"/>
        <w:jc w:val="both"/>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In this context, artists began to seek new breakthroughs, and their works revealed a growing spirit of questioning and reflection. Compared with classical art, modern art underwent tremendous—indeed, revolutionary—changes in both aesthetics and forms of expression. If traditional art pursued beauty, contemporary art seeks “truth.” In terms of expression, once Impressionism marked a turning point in art history, new artistic forms such as Fauvism, Cubism, Expressionism, and Surrealism appeared one after another. Art expanded from easel painting to installation art, performance art, and conceptual art, and artists even began using ready</w:t>
        <w:noBreakHyphen/>
        <w:t>made objects directly in their works.</w:t>
      </w:r>
    </w:p>
    <w:p>
      <w:pPr>
        <w:pStyle w:val="normal1"/>
        <w:keepNext w:val="false"/>
        <w:keepLines w:val="false"/>
        <w:pageBreakBefore w:val="false"/>
        <w:widowControl/>
        <w:pBdr/>
        <w:shd w:val="clear" w:fill="auto"/>
        <w:spacing w:lineRule="auto" w:line="295" w:before="91" w:after="0"/>
        <w:ind w:firstLine="437" w:start="22" w:end="14"/>
        <w:jc w:val="both"/>
        <w:rPr>
          <w:rFonts w:ascii="Microsoft Yahei" w:hAnsi="Microsoft Yahei" w:eastAsia="Microsoft Yahei" w:cs="Microsoft Yahei"/>
          <w:b w:val="false"/>
          <w:bCs w:val="false"/>
          <w:i w:val="false"/>
          <w:iCs w:val="false"/>
          <w:caps w:val="false"/>
          <w:smallCaps w:val="false"/>
          <w:strike w:val="false"/>
          <w:dstrike w:val="false"/>
          <w:color w:val="000000"/>
          <w:position w:val="0"/>
          <w:sz w:val="21"/>
          <w:szCs w:val="21"/>
          <w:u w:val="none"/>
          <w:shd w:fill="auto" w:val="clear"/>
          <w:vertAlign w:val="baseline"/>
        </w:rPr>
      </w:pP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 xml:space="preserve">当创作形式被不断突破，技巧功力也不那么重要时，艺术不再局限于某种边界， 而有了无限的可能。甚至有评论家提出， </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 xml:space="preserve">“ </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实际上没有艺术这种东西，只有艺术家而已</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 xml:space="preserve">” </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。这一观点看似激进，却与禅宗有某种契合。在佛教中，禅宗以法无定法、打破一切形式，有别于教下各宗的修行 。比如有人问禅师</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什么是禅</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 xml:space="preserve">” </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回答往往出人意料，可能是麻三斤，是庭前柏树子，也可能什么都不是。为什么会这样？因为禅宗修行是直接打破能所，着力点因人而异，并不顺应修学常道，才会看起来语出格外。但这种做法只有明眼人才能拿捏得当，否则就会流于狂禅和口头禅，所以禅法不在形式，不在公案，而在禅师的证量和善巧。当代艺术也有类似特点。究竟是垃圾还是艺术，区别在于眼界。你是什么，就能赋予作品什么内涵。</w:t>
      </w:r>
    </w:p>
    <w:p>
      <w:pPr>
        <w:pStyle w:val="normal1"/>
        <w:keepNext w:val="false"/>
        <w:keepLines w:val="false"/>
        <w:pageBreakBefore w:val="false"/>
        <w:widowControl/>
        <w:pBdr/>
        <w:shd w:val="clear" w:fill="auto"/>
        <w:spacing w:lineRule="auto" w:line="319" w:before="2" w:after="0"/>
        <w:ind w:firstLine="420" w:start="16" w:end="15"/>
        <w:jc w:val="both"/>
        <w:rPr>
          <w:rFonts w:ascii="Times New Roman" w:hAnsi="Times New Roman" w:eastAsia="Times New Roman" w:cs="Times New Roman"/>
        </w:rPr>
      </w:pPr>
      <w:r>
        <w:rPr>
          <w:rFonts w:eastAsia="Times New Roman" w:cs="Times New Roman" w:ascii="Times New Roman" w:hAnsi="Times New Roman"/>
          <w:b w:val="false"/>
          <w:bCs w:val="false"/>
          <w:i w:val="false"/>
          <w:iCs w:val="false"/>
          <w:caps w:val="false"/>
          <w:smallCaps w:val="false"/>
          <w:strike w:val="false"/>
          <w:dstrike w:val="false"/>
          <w:color w:val="000000"/>
          <w:position w:val="0"/>
          <w:sz w:val="21"/>
          <w:szCs w:val="21"/>
          <w:u w:val="none"/>
          <w:shd w:fill="auto" w:val="clear"/>
          <w:vertAlign w:val="baseline"/>
        </w:rPr>
        <w:t xml:space="preserve">As creative forms were continuously redefined and technical mastery became less important  </w:t>
      </w:r>
      <w:r>
        <w:rPr>
          <w:rFonts w:eastAsia="Times New Roman" w:cs="Times New Roman" w:ascii="Times New Roman" w:hAnsi="Times New Roman"/>
        </w:rPr>
        <w:t xml:space="preserve">than before, art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1"/>
          <w:szCs w:val="21"/>
          <w:u w:val="none"/>
          <w:shd w:fill="auto" w:val="clear"/>
          <w:vertAlign w:val="baseline"/>
        </w:rPr>
        <w:t xml:space="preserve">was no longer </w:t>
      </w:r>
      <w:r>
        <w:rPr>
          <w:rFonts w:eastAsia="Times New Roman" w:cs="Times New Roman" w:ascii="Times New Roman" w:hAnsi="Times New Roman"/>
        </w:rPr>
        <w:t>confined by fixed</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1"/>
          <w:szCs w:val="21"/>
          <w:u w:val="none"/>
          <w:shd w:fill="auto" w:val="clear"/>
          <w:vertAlign w:val="baseline"/>
        </w:rPr>
        <w:t xml:space="preserve"> boundaries. It opened u</w:t>
      </w:r>
      <w:r>
        <w:rPr>
          <w:rFonts w:eastAsia="Times New Roman" w:cs="Times New Roman" w:ascii="Times New Roman" w:hAnsi="Times New Roman"/>
        </w:rPr>
        <w:t xml:space="preserve">p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1"/>
          <w:szCs w:val="21"/>
          <w:u w:val="none"/>
          <w:shd w:fill="auto" w:val="clear"/>
          <w:vertAlign w:val="baseline"/>
        </w:rPr>
        <w:t>into seemingly limitless possibilities. Some critics even declared</w:t>
      </w: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t>, ‘‘</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1"/>
          <w:szCs w:val="21"/>
          <w:u w:val="none"/>
          <w:shd w:fill="auto" w:val="clear"/>
          <w:vertAlign w:val="baseline"/>
        </w:rPr>
        <w:t>There is no such</w:t>
      </w:r>
      <w:r>
        <w:rPr>
          <w:rFonts w:eastAsia="Times New Roman" w:cs="Times New Roman" w:ascii="Times New Roman" w:hAnsi="Times New Roman"/>
        </w:rPr>
        <w:t xml:space="preserve"> thing as art—only a</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1"/>
          <w:szCs w:val="21"/>
          <w:u w:val="none"/>
          <w:shd w:fill="auto" w:val="clear"/>
          <w:vertAlign w:val="baseline"/>
        </w:rPr>
        <w:t xml:space="preserve">rtists.’’ </w:t>
      </w:r>
    </w:p>
    <w:p>
      <w:pPr>
        <w:pStyle w:val="normal1"/>
        <w:keepNext w:val="false"/>
        <w:keepLines w:val="false"/>
        <w:pageBreakBefore w:val="false"/>
        <w:widowControl/>
        <w:pBdr/>
        <w:shd w:val="clear" w:fill="auto"/>
        <w:spacing w:lineRule="auto" w:line="319" w:before="2" w:after="0"/>
        <w:ind w:firstLine="420" w:start="16" w:end="15"/>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 xml:space="preserve">This view may </w:t>
      </w:r>
      <w:r>
        <w:rPr>
          <w:rFonts w:eastAsia="Times New Roman" w:cs="Times New Roman" w:ascii="Times New Roman" w:hAnsi="Times New Roman"/>
        </w:rPr>
        <w:t>sound</w:t>
      </w:r>
      <w:r>
        <w:rPr>
          <w:rFonts w:eastAsia="Times New Roman" w:cs="Times New Roman" w:ascii="Times New Roman" w:hAnsi="Times New Roman"/>
          <w:sz w:val="21"/>
          <w:szCs w:val="21"/>
        </w:rPr>
        <w:t xml:space="preserve"> radical, yet it resonates in certain ways with Chan Buddhism. Within Buddhism,  the  Chan  tradition   speaks  of</w:t>
      </w:r>
      <w:r>
        <w:rPr>
          <w:rFonts w:eastAsia="Times New Roman" w:cs="Times New Roman" w:ascii="Times New Roman" w:hAnsi="Times New Roman"/>
        </w:rPr>
        <w:t xml:space="preserve"> </w:t>
      </w:r>
      <w:r>
        <w:rPr/>
        <w:t>‘‘</w:t>
      </w:r>
      <w:r>
        <w:rPr>
          <w:rFonts w:eastAsia="Times New Roman" w:cs="Times New Roman" w:ascii="Times New Roman" w:hAnsi="Times New Roman"/>
          <w:sz w:val="21"/>
          <w:szCs w:val="21"/>
        </w:rPr>
        <w:t>no  fixed  Dharma’’, break</w:t>
      </w:r>
      <w:r>
        <w:rPr>
          <w:rFonts w:eastAsia="Times New Roman" w:cs="Times New Roman" w:ascii="Times New Roman" w:hAnsi="Times New Roman"/>
        </w:rPr>
        <w:t>ing</w:t>
      </w:r>
      <w:r>
        <w:rPr>
          <w:rFonts w:eastAsia="Times New Roman" w:cs="Times New Roman" w:ascii="Times New Roman" w:hAnsi="Times New Roman"/>
          <w:sz w:val="21"/>
          <w:szCs w:val="21"/>
        </w:rPr>
        <w:t xml:space="preserve"> through  all  forms</w:t>
      </w:r>
      <w:sdt>
        <w:sdtPr>
          <w:tag w:val="goog_rdk_20"/>
          <w:id w:val="-1498263835"/>
        </w:sdtPr>
        <w:sdtContent>
          <w:r>
            <w:rPr>
              <w:rFonts w:eastAsia="Times New Roman" w:cs="Times New Roman" w:ascii="Times New Roman" w:hAnsi="Times New Roman"/>
              <w:sz w:val="21"/>
              <w:szCs w:val="21"/>
            </w:rPr>
          </w:r>
          <w:ins w:id="5" w:author="Wade" w:date="2026-04-18T14:27:45Z">
            <w:r>
              <w:rPr>
                <w:rFonts w:eastAsia="Times New Roman" w:cs="Times New Roman" w:ascii="Times New Roman" w:hAnsi="Times New Roman"/>
                <w:sz w:val="21"/>
                <w:szCs w:val="21"/>
              </w:rPr>
              <w:t xml:space="preserve"> </w:t>
            </w:r>
          </w:ins>
          <w:r>
            <w:rPr>
              <w:rFonts w:eastAsia="Times New Roman" w:cs="Times New Roman" w:ascii="Times New Roman" w:hAnsi="Times New Roman"/>
              <w:sz w:val="21"/>
              <w:szCs w:val="21"/>
            </w:rPr>
          </w:r>
        </w:sdtContent>
      </w:sdt>
      <w:r>
        <w:rPr>
          <w:rFonts w:eastAsia="Times New Roman" w:cs="Times New Roman" w:ascii="Times New Roman" w:hAnsi="Times New Roman"/>
        </w:rPr>
        <w:t>and</w:t>
      </w:r>
      <w:r>
        <w:rPr>
          <w:rFonts w:eastAsia="Times New Roman" w:cs="Times New Roman" w:ascii="Times New Roman" w:hAnsi="Times New Roman"/>
          <w:sz w:val="21"/>
          <w:szCs w:val="21"/>
        </w:rPr>
        <w:t xml:space="preserve"> distinguishing itself from other schools</w:t>
      </w:r>
      <w:r>
        <w:rPr>
          <w:rFonts w:eastAsia="Times New Roman" w:cs="Times New Roman" w:ascii="Times New Roman" w:hAnsi="Times New Roman"/>
        </w:rPr>
        <w:t xml:space="preserve"> of practice</w:t>
      </w:r>
      <w:r>
        <w:rPr>
          <w:rFonts w:eastAsia="Times New Roman" w:cs="Times New Roman" w:ascii="Times New Roman" w:hAnsi="Times New Roman"/>
          <w:sz w:val="21"/>
          <w:szCs w:val="21"/>
        </w:rPr>
        <w:t xml:space="preserve">. When asked, </w:t>
      </w:r>
      <w:r>
        <w:rPr>
          <w:rFonts w:eastAsia="Times New Roman" w:cs="Times New Roman" w:ascii="Times New Roman" w:hAnsi="Times New Roman"/>
        </w:rPr>
        <w:t>“W</w:t>
      </w:r>
      <w:r>
        <w:rPr>
          <w:rFonts w:eastAsia="Times New Roman" w:cs="Times New Roman" w:ascii="Times New Roman" w:hAnsi="Times New Roman"/>
          <w:sz w:val="21"/>
          <w:szCs w:val="21"/>
        </w:rPr>
        <w:t xml:space="preserve">hat is Chan?’’ </w:t>
      </w:r>
      <w:r>
        <w:rPr>
          <w:rFonts w:eastAsia="Times New Roman" w:cs="Times New Roman" w:ascii="Times New Roman" w:hAnsi="Times New Roman"/>
        </w:rPr>
        <w:t>a</w:t>
      </w:r>
      <w:r>
        <w:rPr>
          <w:rFonts w:eastAsia="Times New Roman" w:cs="Times New Roman" w:ascii="Times New Roman" w:hAnsi="Times New Roman"/>
          <w:sz w:val="21"/>
          <w:szCs w:val="21"/>
        </w:rPr>
        <w:t xml:space="preserve"> master m</w:t>
      </w:r>
      <w:r>
        <w:rPr>
          <w:rFonts w:eastAsia="Times New Roman" w:cs="Times New Roman" w:ascii="Times New Roman" w:hAnsi="Times New Roman"/>
        </w:rPr>
        <w:t>ay</w:t>
      </w:r>
      <w:r>
        <w:rPr>
          <w:rFonts w:eastAsia="Times New Roman" w:cs="Times New Roman" w:ascii="Times New Roman" w:hAnsi="Times New Roman"/>
          <w:sz w:val="21"/>
          <w:szCs w:val="21"/>
        </w:rPr>
        <w:t xml:space="preserve"> </w:t>
      </w:r>
      <w:r>
        <w:rPr>
          <w:rFonts w:eastAsia="Times New Roman" w:cs="Times New Roman" w:ascii="Times New Roman" w:hAnsi="Times New Roman"/>
        </w:rPr>
        <w:t xml:space="preserve">give an unexpected answer – </w:t>
      </w:r>
      <w:r>
        <w:rPr>
          <w:rFonts w:eastAsia="Times New Roman" w:cs="Times New Roman" w:ascii="Times New Roman" w:hAnsi="Times New Roman"/>
          <w:sz w:val="21"/>
          <w:szCs w:val="21"/>
        </w:rPr>
        <w:t xml:space="preserve">three </w:t>
      </w:r>
      <w:r>
        <w:rPr>
          <w:rFonts w:eastAsia="Times New Roman" w:cs="Times New Roman" w:ascii="Times New Roman" w:hAnsi="Times New Roman"/>
        </w:rPr>
        <w:t>p</w:t>
      </w:r>
      <w:r>
        <w:rPr>
          <w:rFonts w:eastAsia="Times New Roman" w:cs="Times New Roman" w:ascii="Times New Roman" w:hAnsi="Times New Roman"/>
          <w:sz w:val="21"/>
          <w:szCs w:val="21"/>
        </w:rPr>
        <w:t>ounds of flax, the cypress tree in the courtyard, or</w:t>
      </w:r>
      <w:r>
        <w:rPr>
          <w:rFonts w:eastAsia="Times New Roman" w:cs="Times New Roman" w:ascii="Times New Roman" w:hAnsi="Times New Roman"/>
        </w:rPr>
        <w:t xml:space="preserve"> even</w:t>
      </w:r>
      <w:r>
        <w:rPr>
          <w:rFonts w:eastAsia="Times New Roman" w:cs="Times New Roman" w:ascii="Times New Roman" w:hAnsi="Times New Roman"/>
          <w:sz w:val="21"/>
          <w:szCs w:val="21"/>
        </w:rPr>
        <w:t xml:space="preserve"> no answer at all. </w:t>
      </w:r>
    </w:p>
    <w:p>
      <w:pPr>
        <w:pStyle w:val="normal1"/>
        <w:spacing w:lineRule="auto" w:line="307" w:before="4" w:after="0"/>
        <w:ind w:firstLine="419" w:start="18" w:end="15"/>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 xml:space="preserve">Why such responses? Because Chan practice aims directly at dissolving the duality of subject and object. Its method varies </w:t>
      </w:r>
      <w:r>
        <w:rPr>
          <w:rFonts w:eastAsia="Times New Roman" w:cs="Times New Roman" w:ascii="Times New Roman" w:hAnsi="Times New Roman"/>
        </w:rPr>
        <w:t>from one person to another</w:t>
      </w:r>
      <w:r>
        <w:rPr>
          <w:rFonts w:eastAsia="Times New Roman" w:cs="Times New Roman" w:ascii="Times New Roman" w:hAnsi="Times New Roman"/>
          <w:sz w:val="21"/>
          <w:szCs w:val="21"/>
        </w:rPr>
        <w:t xml:space="preserve"> and does not follow conventional paths of study. Hence, its </w:t>
      </w:r>
      <w:r>
        <w:rPr>
          <w:rFonts w:eastAsia="Times New Roman" w:cs="Times New Roman" w:ascii="Times New Roman" w:hAnsi="Times New Roman"/>
        </w:rPr>
        <w:t xml:space="preserve">teachings </w:t>
      </w:r>
      <w:r>
        <w:rPr>
          <w:rFonts w:eastAsia="Times New Roman" w:cs="Times New Roman" w:ascii="Times New Roman" w:hAnsi="Times New Roman"/>
          <w:sz w:val="21"/>
          <w:szCs w:val="21"/>
        </w:rPr>
        <w:t xml:space="preserve">may seem </w:t>
      </w:r>
      <w:r>
        <w:rPr>
          <w:rFonts w:eastAsia="Times New Roman" w:cs="Times New Roman" w:ascii="Times New Roman" w:hAnsi="Times New Roman"/>
        </w:rPr>
        <w:t xml:space="preserve">unexpected. </w:t>
      </w:r>
    </w:p>
    <w:p>
      <w:pPr>
        <w:pStyle w:val="normal1"/>
        <w:spacing w:lineRule="auto" w:line="324" w:before="44" w:after="0"/>
        <w:ind w:firstLine="420" w:start="16" w:end="15"/>
        <w:jc w:val="both"/>
        <w:rPr>
          <w:rFonts w:ascii="Times New Roman" w:hAnsi="Times New Roman" w:eastAsia="Times New Roman" w:cs="Times New Roman"/>
          <w:sz w:val="21"/>
          <w:szCs w:val="21"/>
          <w:highlight w:val="cyan"/>
        </w:rPr>
      </w:pPr>
      <w:r>
        <w:rPr>
          <w:rFonts w:eastAsia="Times New Roman" w:cs="Times New Roman" w:ascii="Times New Roman" w:hAnsi="Times New Roman"/>
          <w:sz w:val="21"/>
          <w:szCs w:val="21"/>
          <w:highlight w:val="cyan"/>
        </w:rPr>
        <w:t xml:space="preserve">Yet such an approach can only be properly perceived and handled by genuine realisation. Otherwise, it </w:t>
      </w:r>
      <w:r>
        <w:rPr>
          <w:rFonts w:eastAsia="Times New Roman" w:cs="Times New Roman" w:ascii="Times New Roman" w:hAnsi="Times New Roman"/>
          <w:highlight w:val="cyan"/>
        </w:rPr>
        <w:t>generates wild</w:t>
      </w:r>
      <w:r>
        <w:rPr>
          <w:rFonts w:eastAsia="Times New Roman" w:cs="Times New Roman" w:ascii="Times New Roman" w:hAnsi="Times New Roman"/>
          <w:sz w:val="21"/>
          <w:szCs w:val="21"/>
          <w:highlight w:val="cyan"/>
        </w:rPr>
        <w:t xml:space="preserve"> eccentricity or empty verbal imitation. The essence of Chan does not lie in its outward form, nor in its recorded koans, but in the depth of realisation and skilful means of the teacher.</w:t>
      </w:r>
    </w:p>
    <w:p>
      <w:pPr>
        <w:pStyle w:val="normal1"/>
        <w:spacing w:lineRule="auto" w:line="324" w:before="44" w:after="0"/>
        <w:ind w:firstLine="420" w:start="16" w:end="15"/>
        <w:jc w:val="both"/>
        <w:rPr>
          <w:rFonts w:ascii="Times New Roman" w:hAnsi="Times New Roman" w:eastAsia="Times New Roman" w:cs="Times New Roman"/>
          <w:shd w:fill="A4C2F4" w:val="clear"/>
        </w:rPr>
      </w:pPr>
      <w:r>
        <w:rPr>
          <w:rFonts w:eastAsia="Times New Roman" w:cs="Times New Roman" w:ascii="Times New Roman" w:hAnsi="Times New Roman"/>
          <w:shd w:fill="A4C2F4" w:val="clear"/>
        </w:rPr>
        <w:t xml:space="preserve">However, such an approach can only be properly handled by those with true insights. Otherwise, it easily falls into empty Chan or mere verbal chan. Therefore, Chan teaching does not lie in forms or in koans, but in the realisation and skillful means of the teacher. </w:t>
      </w:r>
    </w:p>
    <w:p>
      <w:pPr>
        <w:pStyle w:val="normal1"/>
        <w:spacing w:lineRule="auto" w:line="307" w:before="4" w:after="0"/>
        <w:ind w:firstLine="420" w:start="22" w:end="15"/>
        <w:jc w:val="both"/>
        <w:rPr>
          <w:rFonts w:ascii="Times New Roman" w:hAnsi="Times New Roman" w:eastAsia="Times New Roman" w:cs="Times New Roman"/>
          <w:sz w:val="21"/>
          <w:szCs w:val="21"/>
          <w:highlight w:val="cyan"/>
        </w:rPr>
      </w:pPr>
      <w:r>
        <w:rPr>
          <w:rFonts w:eastAsia="Times New Roman" w:cs="Times New Roman" w:ascii="Times New Roman" w:hAnsi="Times New Roman"/>
          <w:sz w:val="21"/>
          <w:szCs w:val="21"/>
          <w:highlight w:val="cyan"/>
        </w:rPr>
        <w:t xml:space="preserve">Contemporary art shares a similar dynamic. Whether something is </w:t>
      </w:r>
      <w:r>
        <w:rPr>
          <w:rFonts w:eastAsia="Times New Roman" w:cs="Times New Roman" w:ascii="Times New Roman" w:hAnsi="Times New Roman"/>
          <w:highlight w:val="cyan"/>
        </w:rPr>
        <w:t>regarded</w:t>
      </w:r>
      <w:r>
        <w:rPr>
          <w:rFonts w:eastAsia="Times New Roman" w:cs="Times New Roman" w:ascii="Times New Roman" w:hAnsi="Times New Roman"/>
          <w:sz w:val="21"/>
          <w:szCs w:val="21"/>
          <w:highlight w:val="cyan"/>
        </w:rPr>
        <w:t xml:space="preserve"> as rubbish or as art often depends on the breath of vision. What one is inwardly determines what one is able to confer upon the work.</w:t>
      </w:r>
    </w:p>
    <w:p>
      <w:pPr>
        <w:pStyle w:val="normal1"/>
        <w:spacing w:lineRule="auto" w:line="307" w:before="4" w:after="0"/>
        <w:ind w:firstLine="420" w:start="22" w:end="15"/>
        <w:jc w:val="both"/>
        <w:rPr>
          <w:rFonts w:ascii="Arial" w:hAnsi="Arial" w:eastAsia="Arial" w:cs="Arial"/>
          <w:b w:val="false"/>
          <w:bCs w:val="false"/>
          <w:i w:val="false"/>
          <w:iCs w:val="false"/>
          <w:caps w:val="false"/>
          <w:smallCaps w:val="false"/>
          <w:strike w:val="false"/>
          <w:dstrike w:val="false"/>
          <w:color w:val="000000"/>
          <w:position w:val="0"/>
          <w:sz w:val="21"/>
          <w:szCs w:val="21"/>
          <w:u w:val="none"/>
          <w:shd w:fill="A4C2F4" w:val="clear"/>
          <w:vertAlign w:val="baseline"/>
        </w:rPr>
      </w:pPr>
      <w:r>
        <w:rPr>
          <w:rFonts w:eastAsia="Times New Roman" w:cs="Times New Roman" w:ascii="Times New Roman" w:hAnsi="Times New Roman"/>
          <w:shd w:fill="A4C2F4" w:val="clear"/>
        </w:rPr>
        <w:t xml:space="preserve">Contemporary art shares a similar characteristic. Whether something is regarded as “trash” or “art” depends on one’s level of perception. What you are determines the meaning you can give to a work.  </w:t>
      </w:r>
    </w:p>
    <w:p>
      <w:pPr>
        <w:pStyle w:val="normal1"/>
        <w:spacing w:lineRule="auto" w:line="290" w:before="90" w:after="0"/>
        <w:ind w:firstLine="408" w:start="21" w:end="10"/>
        <w:jc w:val="both"/>
        <w:rPr>
          <w:rFonts w:ascii="Microsoft Yahei" w:hAnsi="Microsoft Yahei" w:eastAsia="Microsoft Yahei" w:cs="Microsoft Yahei"/>
          <w:sz w:val="21"/>
          <w:szCs w:val="21"/>
        </w:rPr>
      </w:pPr>
      <w:r>
        <w:rPr>
          <w:rFonts w:ascii="Microsoft Yahei" w:hAnsi="Microsoft Yahei" w:cs="Microsoft Yahei" w:eastAsia="Microsoft Yahei"/>
          <w:sz w:val="21"/>
          <w:szCs w:val="21"/>
        </w:rPr>
        <w:t>西方文化追求自由，但总体是社会性的，如信仰自由、 言论自由、环境自由、财务自由等。但在佛法看来，心的自由最为重要。这就必须摆脱生命内在的迷惑和烦恼，如果没有这个前提，外在自由反而会助长负面心理，使人失去约束，陷入癫狂、混乱、极端。事实上，从整个社会到艺术领域，我们都能看到这样的乱象。 自由带来的不是自在， 而是自大和自嗨，是假自由之名的争名夺利，群魔乱舞。</w:t>
      </w:r>
    </w:p>
    <w:p>
      <w:pPr>
        <w:pStyle w:val="normal1"/>
        <w:spacing w:lineRule="auto" w:line="307" w:before="2" w:after="0"/>
        <w:ind w:firstLine="398" w:start="23" w:end="9"/>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 xml:space="preserve">Western culture places great emphasis on freedom - freedom of belief, speech, environment, and financial independence. Yet these are largely social freedoms. From the perspective of the Dharma, freedom of mind is </w:t>
      </w:r>
      <w:sdt>
        <w:sdtPr>
          <w:tag w:val="goog_rdk_21"/>
          <w:id w:val="-1166725837"/>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paramount</w:t>
      </w:r>
      <w:r>
        <w:rPr/>
        <w:commentReference w:id="13"/>
      </w:r>
      <w:r>
        <w:rPr>
          <w:rFonts w:eastAsia="Times New Roman" w:cs="Times New Roman" w:ascii="Times New Roman" w:hAnsi="Times New Roman"/>
          <w:sz w:val="21"/>
          <w:szCs w:val="21"/>
        </w:rPr>
        <w:t>.</w:t>
      </w:r>
    </w:p>
    <w:p>
      <w:pPr>
        <w:pStyle w:val="normal1"/>
        <w:spacing w:lineRule="auto" w:line="307" w:before="46" w:after="0"/>
        <w:ind w:firstLine="403" w:start="21" w:end="11"/>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 xml:space="preserve">True inner freedom requires releasing from </w:t>
      </w:r>
      <w:r>
        <w:rPr>
          <w:rFonts w:eastAsia="Times New Roman" w:cs="Times New Roman" w:ascii="Times New Roman" w:hAnsi="Times New Roman"/>
        </w:rPr>
        <w:t>delusion</w:t>
      </w:r>
      <w:r>
        <w:rPr>
          <w:rFonts w:eastAsia="Times New Roman" w:cs="Times New Roman" w:ascii="Times New Roman" w:hAnsi="Times New Roman"/>
          <w:sz w:val="21"/>
          <w:szCs w:val="21"/>
        </w:rPr>
        <w:t xml:space="preserve"> and affliction. Without this foundation, external freedom may instead amplify negative tendencies. It can remove restraint and lead to frenzy, disorder, and extremity.</w:t>
      </w:r>
    </w:p>
    <w:p>
      <w:pPr>
        <w:pStyle w:val="normal1"/>
        <w:spacing w:lineRule="auto" w:line="307" w:before="47" w:after="0"/>
        <w:ind w:firstLine="402" w:start="21" w:end="7"/>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 xml:space="preserve">In fact, such distortions can be observed across society and </w:t>
      </w:r>
      <w:r>
        <w:rPr>
          <w:rFonts w:eastAsia="Times New Roman" w:cs="Times New Roman" w:ascii="Times New Roman" w:hAnsi="Times New Roman"/>
        </w:rPr>
        <w:t>within</w:t>
      </w:r>
      <w:r>
        <w:rPr>
          <w:rFonts w:eastAsia="Times New Roman" w:cs="Times New Roman" w:ascii="Times New Roman" w:hAnsi="Times New Roman"/>
          <w:sz w:val="21"/>
          <w:szCs w:val="21"/>
        </w:rPr>
        <w:t xml:space="preserve"> the artistic area. </w:t>
      </w:r>
      <w:sdt>
        <w:sdtPr>
          <w:tag w:val="goog_rdk_22"/>
          <w:id w:val="1203376814"/>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What is called freedom may not bring ease, but inflation of ego and self-indulgence, competition for recognition and gain in the name of freedom, a chaotic display of unrestrained impulses.</w:t>
      </w:r>
      <w:r>
        <w:rPr/>
        <w:commentReference w:id="14"/>
      </w:r>
    </w:p>
    <w:p>
      <w:pPr>
        <w:pStyle w:val="normal1"/>
        <w:keepNext w:val="false"/>
        <w:keepLines w:val="false"/>
        <w:pageBreakBefore w:val="false"/>
        <w:widowControl/>
        <w:pBdr/>
        <w:shd w:val="clear" w:fill="auto"/>
        <w:spacing w:lineRule="auto" w:line="305"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p>
    <w:p>
      <w:pPr>
        <w:pStyle w:val="normal1"/>
        <w:keepNext w:val="false"/>
        <w:keepLines w:val="false"/>
        <w:pageBreakBefore w:val="false"/>
        <w:widowControl/>
        <w:pBdr/>
        <w:shd w:val="clear" w:fill="auto"/>
        <w:spacing w:lineRule="auto" w:line="305"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bookmarkStart w:id="9" w:name="bookmark=id.kh0ozdrnhqwg"/>
      <w:bookmarkStart w:id="10" w:name="bookmark=id.kh0ozdrnhqwg"/>
      <w:bookmarkEnd w:id="10"/>
    </w:p>
    <w:p>
      <w:pPr>
        <w:pStyle w:val="normal1"/>
        <w:spacing w:lineRule="auto" w:line="218" w:before="120" w:after="0"/>
        <w:ind w:hanging="0" w:start="961"/>
        <w:rPr>
          <w:rFonts w:ascii="Times New Roman" w:hAnsi="Times New Roman" w:eastAsia="Times New Roman" w:cs="Times New Roman"/>
          <w:sz w:val="28"/>
          <w:szCs w:val="28"/>
        </w:rPr>
      </w:pPr>
      <w:bookmarkStart w:id="11" w:name="bookmark=id.kh0ozdrnhqwg"/>
      <w:bookmarkEnd w:id="11"/>
      <w:r>
        <w:rPr>
          <w:rFonts w:ascii="Microsoft Yahei" w:hAnsi="Microsoft Yahei" w:cs="Microsoft Yahei" w:eastAsia="Microsoft Yahei"/>
          <w:sz w:val="28"/>
          <w:szCs w:val="28"/>
        </w:rPr>
        <w:t xml:space="preserve">二 、觉醒艺术的提出 </w:t>
      </w:r>
      <w:r>
        <w:rPr>
          <w:rFonts w:eastAsia="Times New Roman" w:cs="Times New Roman" w:ascii="Times New Roman" w:hAnsi="Times New Roman"/>
          <w:sz w:val="28"/>
          <w:szCs w:val="28"/>
        </w:rPr>
        <w:t xml:space="preserve">The Proposal of </w:t>
      </w:r>
      <w:sdt>
        <w:sdtPr>
          <w:tag w:val="goog_rdk_23"/>
          <w:id w:val="-1605312846"/>
        </w:sdtPr>
        <w:sdtContent>
          <w:r>
            <w:rPr>
              <w:rFonts w:eastAsia="Times New Roman" w:cs="Times New Roman" w:ascii="Times New Roman" w:hAnsi="Times New Roman"/>
              <w:sz w:val="28"/>
              <w:szCs w:val="28"/>
            </w:rPr>
          </w:r>
          <w:r>
            <w:rPr>
              <w:rFonts w:eastAsia="Times New Roman" w:cs="Times New Roman" w:ascii="Times New Roman" w:hAnsi="Times New Roman"/>
              <w:sz w:val="28"/>
              <w:szCs w:val="28"/>
            </w:rPr>
          </w:r>
        </w:sdtContent>
      </w:sdt>
      <w:r>
        <w:rPr>
          <w:rFonts w:eastAsia="Times New Roman" w:cs="Times New Roman" w:ascii="Times New Roman" w:hAnsi="Times New Roman"/>
          <w:sz w:val="28"/>
          <w:szCs w:val="28"/>
        </w:rPr>
        <w:t>Awakening as Art</w:t>
      </w:r>
      <w:r>
        <w:rPr/>
        <w:commentReference w:id="15"/>
      </w:r>
    </w:p>
    <w:p>
      <w:pPr>
        <w:pStyle w:val="normal1"/>
        <w:keepNext w:val="false"/>
        <w:keepLines w:val="false"/>
        <w:pageBreakBefore w:val="false"/>
        <w:widowControl/>
        <w:pBdr/>
        <w:shd w:val="clear" w:fill="auto"/>
        <w:spacing w:lineRule="auto" w:line="439"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p>
    <w:p>
      <w:pPr>
        <w:pStyle w:val="normal1"/>
        <w:keepNext w:val="false"/>
        <w:keepLines w:val="false"/>
        <w:pageBreakBefore w:val="false"/>
        <w:widowControl/>
        <w:pBdr/>
        <w:shd w:val="clear" w:fill="auto"/>
        <w:spacing w:lineRule="auto" w:line="276" w:before="91" w:after="0"/>
        <w:ind w:firstLine="418" w:start="32" w:end="14"/>
        <w:jc w:val="start"/>
        <w:rPr>
          <w:rFonts w:ascii="Microsoft Yahei" w:hAnsi="Microsoft Yahei" w:eastAsia="Microsoft Yahei" w:cs="Microsoft Yahei"/>
          <w:b w:val="false"/>
          <w:bCs w:val="false"/>
          <w:i w:val="false"/>
          <w:iCs w:val="false"/>
          <w:caps w:val="false"/>
          <w:smallCaps w:val="false"/>
          <w:strike w:val="false"/>
          <w:dstrike w:val="false"/>
          <w:color w:val="000000"/>
          <w:position w:val="0"/>
          <w:sz w:val="21"/>
          <w:szCs w:val="21"/>
          <w:u w:val="none"/>
          <w:shd w:fill="auto" w:val="clear"/>
          <w:vertAlign w:val="baseline"/>
        </w:rPr>
      </w:pP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觉醒的艺术，正是针对这一乱象提出的。它和普通艺术的根本区别在于</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把生命本身作为创作对象。</w:t>
      </w:r>
    </w:p>
    <w:p>
      <w:pPr>
        <w:pStyle w:val="normal1"/>
        <w:spacing w:lineRule="auto" w:line="300" w:before="1" w:after="0"/>
        <w:ind w:firstLine="418" w:start="23" w:end="15"/>
        <w:rPr>
          <w:rFonts w:ascii="Times New Roman" w:hAnsi="Times New Roman" w:eastAsia="Times New Roman" w:cs="Times New Roman"/>
          <w:sz w:val="21"/>
          <w:szCs w:val="21"/>
        </w:rPr>
      </w:pPr>
      <w:r>
        <w:rPr>
          <w:rFonts w:eastAsia="Times New Roman" w:cs="Times New Roman" w:ascii="Times New Roman" w:hAnsi="Times New Roman"/>
          <w:sz w:val="21"/>
          <w:szCs w:val="21"/>
        </w:rPr>
        <w:t xml:space="preserve">The  idea  of  awakening  as  art  is  proposed  precisely  in  response  to  such  </w:t>
      </w:r>
      <w:sdt>
        <w:sdtPr>
          <w:tag w:val="goog_rdk_24"/>
          <w:id w:val="-349904341"/>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disorder</w:t>
      </w:r>
      <w:r>
        <w:rPr/>
        <w:commentReference w:id="16"/>
      </w:r>
      <w:r>
        <w:rPr>
          <w:rFonts w:eastAsia="Times New Roman" w:cs="Times New Roman" w:ascii="Times New Roman" w:hAnsi="Times New Roman"/>
          <w:sz w:val="21"/>
          <w:szCs w:val="21"/>
        </w:rPr>
        <w:t>.  Its fundamental difference from ordinary art lies in this: it takes life itself as the object of creation.</w:t>
      </w:r>
      <w:bookmarkStart w:id="12" w:name="bookmark=id.gz0rdhlinslu"/>
    </w:p>
    <w:p>
      <w:pPr>
        <w:pStyle w:val="normal1"/>
        <w:keepNext w:val="false"/>
        <w:keepLines w:val="false"/>
        <w:pageBreakBefore w:val="false"/>
        <w:widowControl/>
        <w:pBdr/>
        <w:shd w:val="clear" w:fill="auto"/>
        <w:spacing w:lineRule="auto" w:line="209" w:before="48" w:after="0"/>
        <w:ind w:hanging="0" w:start="449"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1"/>
          <w:szCs w:val="21"/>
          <w:u w:val="none"/>
          <w:shd w:fill="auto" w:val="clear"/>
          <w:vertAlign w:val="baseline"/>
        </w:rPr>
      </w:pPr>
      <w:bookmarkEnd w:id="12"/>
      <w:r>
        <w:rPr>
          <w:rFonts w:eastAsia="Arial" w:cs="Arial"/>
          <w:b/>
          <w:bCs/>
          <w:i w:val="false"/>
          <w:iCs w:val="false"/>
          <w:caps w:val="false"/>
          <w:smallCaps w:val="false"/>
          <w:strike w:val="false"/>
          <w:dstrike w:val="false"/>
          <w:color w:val="000000"/>
          <w:position w:val="0"/>
          <w:sz w:val="21"/>
          <w:szCs w:val="21"/>
          <w:u w:val="none"/>
          <w:shd w:fill="auto" w:val="clear"/>
          <w:vertAlign w:val="baseline"/>
        </w:rPr>
        <w:t xml:space="preserve">1. </w:t>
      </w:r>
      <w:r>
        <w:rPr>
          <w:rFonts w:ascii="Microsoft Yahei" w:hAnsi="Microsoft Yahei" w:cs="Microsoft Yahei" w:eastAsia="Microsoft Yahei"/>
          <w:b/>
          <w:bCs/>
          <w:i w:val="false"/>
          <w:iCs w:val="false"/>
          <w:caps w:val="false"/>
          <w:smallCaps w:val="false"/>
          <w:strike w:val="false"/>
          <w:dstrike w:val="false"/>
          <w:color w:val="000000"/>
          <w:position w:val="0"/>
          <w:sz w:val="21"/>
          <w:szCs w:val="21"/>
          <w:u w:val="none"/>
          <w:shd w:fill="auto" w:val="clear"/>
          <w:vertAlign w:val="baseline"/>
        </w:rPr>
        <w:t xml:space="preserve">次品还是艺术品 </w:t>
      </w:r>
      <w:r>
        <w:rPr>
          <w:rFonts w:eastAsia="Times New Roman" w:cs="Times New Roman" w:ascii="Times New Roman" w:hAnsi="Times New Roman"/>
          <w:b/>
          <w:bCs/>
          <w:i w:val="false"/>
          <w:iCs w:val="false"/>
          <w:caps w:val="false"/>
          <w:smallCaps w:val="false"/>
          <w:strike w:val="false"/>
          <w:dstrike w:val="false"/>
          <w:color w:val="000000"/>
          <w:position w:val="0"/>
          <w:sz w:val="21"/>
          <w:szCs w:val="21"/>
          <w:u w:val="none"/>
          <w:shd w:fill="auto" w:val="clear"/>
          <w:vertAlign w:val="baseline"/>
        </w:rPr>
        <w:t>An inferior Product or a Work of Art</w:t>
      </w:r>
    </w:p>
    <w:p>
      <w:pPr>
        <w:pStyle w:val="normal1"/>
        <w:keepNext w:val="false"/>
        <w:keepLines w:val="false"/>
        <w:pageBreakBefore w:val="false"/>
        <w:widowControl/>
        <w:pBdr/>
        <w:shd w:val="clear" w:fill="auto"/>
        <w:spacing w:lineRule="auto" w:line="360"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p>
    <w:p>
      <w:pPr>
        <w:pStyle w:val="normal1"/>
        <w:spacing w:lineRule="auto" w:line="276" w:before="90" w:after="0"/>
        <w:ind w:firstLine="407" w:start="26" w:end="21"/>
        <w:rPr>
          <w:rFonts w:ascii="Microsoft Yahei" w:hAnsi="Microsoft Yahei" w:eastAsia="Microsoft Yahei" w:cs="Microsoft Yahei"/>
          <w:sz w:val="21"/>
          <w:szCs w:val="21"/>
        </w:rPr>
      </w:pPr>
      <w:r>
        <w:rPr>
          <w:rFonts w:ascii="Microsoft Yahei" w:hAnsi="Microsoft Yahei" w:cs="Microsoft Yahei" w:eastAsia="Microsoft Yahei"/>
          <w:sz w:val="21"/>
          <w:szCs w:val="21"/>
        </w:rPr>
        <w:t>企业家生产产品，重视设计和做工；艺术家创作作品，重视构思和表现。我们是否想过， 自己的生命也是作品，也需要规划？它是次品、合格品还是艺术品？</w:t>
      </w:r>
    </w:p>
    <w:p>
      <w:pPr>
        <w:pStyle w:val="normal1"/>
        <w:spacing w:lineRule="auto" w:line="300" w:before="1" w:after="0"/>
        <w:ind w:firstLine="415" w:start="16" w:end="14"/>
        <w:rPr>
          <w:rFonts w:ascii="Times New Roman" w:hAnsi="Times New Roman" w:eastAsia="Times New Roman" w:cs="Times New Roman"/>
          <w:sz w:val="21"/>
          <w:szCs w:val="21"/>
        </w:rPr>
      </w:pPr>
      <w:r>
        <w:rPr>
          <w:rFonts w:eastAsia="Times New Roman" w:cs="Times New Roman" w:ascii="Times New Roman" w:hAnsi="Times New Roman"/>
          <w:sz w:val="21"/>
          <w:szCs w:val="21"/>
        </w:rPr>
        <w:t>Entrepreneurs produce products, paying attention to design and craftsmanship. Artists create work, emphasising  conception and expression.</w:t>
      </w:r>
    </w:p>
    <w:p>
      <w:pPr>
        <w:pStyle w:val="normal1"/>
        <w:spacing w:lineRule="auto" w:line="302" w:before="45" w:after="0"/>
        <w:ind w:firstLine="405" w:start="25" w:end="12"/>
        <w:rPr>
          <w:rFonts w:ascii="Times New Roman" w:hAnsi="Times New Roman" w:eastAsia="Times New Roman" w:cs="Times New Roman"/>
          <w:sz w:val="21"/>
          <w:szCs w:val="21"/>
        </w:rPr>
      </w:pPr>
      <w:r>
        <w:rPr>
          <w:rFonts w:eastAsia="Times New Roman" w:cs="Times New Roman" w:ascii="Times New Roman" w:hAnsi="Times New Roman"/>
          <w:sz w:val="21"/>
          <w:szCs w:val="21"/>
        </w:rPr>
        <w:t>But have we ever considered that out own life is also a work - one that requires</w:t>
      </w:r>
      <w:sdt>
        <w:sdtPr>
          <w:tag w:val="goog_rdk_25"/>
          <w:id w:val="-511110898"/>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 xml:space="preserve"> intention and </w:t>
      </w:r>
      <w:r>
        <w:rPr/>
        <w:commentReference w:id="17"/>
      </w:r>
      <w:r>
        <w:rPr>
          <w:rFonts w:eastAsia="Times New Roman" w:cs="Times New Roman" w:ascii="Times New Roman" w:hAnsi="Times New Roman"/>
          <w:sz w:val="21"/>
          <w:szCs w:val="21"/>
        </w:rPr>
        <w:t>shaping? Is it an inferior product, a qualified product or a work of art?</w:t>
      </w:r>
    </w:p>
    <w:p>
      <w:pPr>
        <w:pStyle w:val="normal1"/>
        <w:keepNext w:val="false"/>
        <w:keepLines w:val="false"/>
        <w:pageBreakBefore w:val="false"/>
        <w:widowControl/>
        <w:pBdr/>
        <w:shd w:val="clear" w:fill="auto"/>
        <w:spacing w:lineRule="auto" w:line="389"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p>
    <w:p>
      <w:pPr>
        <w:pStyle w:val="normal1"/>
        <w:spacing w:lineRule="auto" w:line="288" w:before="91" w:after="0"/>
        <w:ind w:firstLine="422" w:start="22" w:end="15"/>
        <w:jc w:val="both"/>
        <w:rPr>
          <w:rFonts w:ascii="Microsoft Yahei" w:hAnsi="Microsoft Yahei" w:eastAsia="Microsoft Yahei" w:cs="Microsoft Yahei"/>
          <w:sz w:val="21"/>
          <w:szCs w:val="21"/>
        </w:rPr>
      </w:pPr>
      <w:r>
        <w:rPr>
          <w:rFonts w:ascii="Microsoft Yahei" w:hAnsi="Microsoft Yahei" w:cs="Microsoft Yahei" w:eastAsia="Microsoft Yahei"/>
          <w:sz w:val="21"/>
          <w:szCs w:val="21"/>
        </w:rPr>
        <w:t>我们之所以成为今天这样的人，是文化教育、 生活习惯、社会经验共同造就的。从小，我们受到家庭影响和学校教育，进而走上社会，为人处世。在此过程中，观念和身口意三业相互影响。观念会决定行为，行为又会影响观念。同时，一切的所思、所言、所行都会在内心留下记录，形成习惯、心态、性格，并最终成为生命品质。</w:t>
      </w:r>
    </w:p>
    <w:p>
      <w:pPr>
        <w:pStyle w:val="normal1"/>
        <w:spacing w:lineRule="auto" w:line="312" w:before="1" w:after="0"/>
        <w:ind w:firstLine="418" w:start="22" w:end="15"/>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The person we became today is shaped by cultural education, habits of living, and social experience. From childhood, we are influenced by family and schooling. Later, we enter society and learn how to conduct ourselves. Throughout this process, our views and our actions of body, speech, and mind interact continuously.</w:t>
      </w:r>
    </w:p>
    <w:p>
      <w:pPr>
        <w:pStyle w:val="normal1"/>
        <w:spacing w:lineRule="auto" w:line="307" w:before="46" w:after="0"/>
        <w:ind w:firstLine="420" w:start="22" w:end="15"/>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Our views determine our behaviour, and our behaviour in turn reinforces our views. At the same time, everything we think, say, and act leaves traces in the mind. These traces gradually form ou</w:t>
      </w:r>
      <w:r>
        <w:rPr>
          <w:rFonts w:eastAsia="Times New Roman" w:cs="Times New Roman" w:ascii="Times New Roman" w:hAnsi="Times New Roman"/>
        </w:rPr>
        <w:t>r</w:t>
      </w:r>
      <w:r>
        <w:rPr>
          <w:rFonts w:eastAsia="Times New Roman" w:cs="Times New Roman" w:ascii="Times New Roman" w:hAnsi="Times New Roman"/>
          <w:sz w:val="21"/>
          <w:szCs w:val="21"/>
        </w:rPr>
        <w:t xml:space="preserve"> habits, </w:t>
      </w:r>
      <w:sdt>
        <w:sdtPr>
          <w:tag w:val="goog_rdk_26"/>
          <w:id w:val="-757785931"/>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dispositions</w:t>
      </w:r>
      <w:r>
        <w:rPr/>
        <w:commentReference w:id="18"/>
      </w:r>
      <w:r>
        <w:rPr>
          <w:rFonts w:eastAsia="Times New Roman" w:cs="Times New Roman" w:ascii="Times New Roman" w:hAnsi="Times New Roman"/>
          <w:sz w:val="21"/>
          <w:szCs w:val="21"/>
        </w:rPr>
        <w:t xml:space="preserve">, and character, ultimately shaping the quality of </w:t>
      </w:r>
      <w:sdt>
        <w:sdtPr>
          <w:tag w:val="goog_rdk_27"/>
          <w:id w:val="-1163594839"/>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life</w:t>
      </w:r>
      <w:r>
        <w:rPr/>
        <w:commentReference w:id="19"/>
      </w:r>
      <w:r>
        <w:rPr>
          <w:rFonts w:eastAsia="Times New Roman" w:cs="Times New Roman" w:ascii="Times New Roman" w:hAnsi="Times New Roman"/>
          <w:sz w:val="21"/>
          <w:szCs w:val="21"/>
        </w:rPr>
        <w:t>.</w:t>
      </w:r>
    </w:p>
    <w:p>
      <w:pPr>
        <w:pStyle w:val="normal1"/>
        <w:keepNext w:val="false"/>
        <w:keepLines w:val="false"/>
        <w:pageBreakBefore w:val="false"/>
        <w:widowControl/>
        <w:pBdr/>
        <w:shd w:val="clear" w:fill="auto"/>
        <w:spacing w:lineRule="auto" w:line="384"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p>
    <w:p>
      <w:pPr>
        <w:pStyle w:val="normal1"/>
        <w:keepNext w:val="false"/>
        <w:keepLines w:val="false"/>
        <w:pageBreakBefore w:val="false"/>
        <w:widowControl/>
        <w:pBdr/>
        <w:shd w:val="clear" w:fill="auto"/>
        <w:spacing w:lineRule="auto" w:line="293" w:before="91" w:after="0"/>
        <w:ind w:firstLine="426" w:start="22" w:end="14"/>
        <w:jc w:val="both"/>
        <w:rPr>
          <w:rFonts w:ascii="Microsoft Yahei" w:hAnsi="Microsoft Yahei" w:eastAsia="Microsoft Yahei" w:cs="Microsoft Yahei"/>
          <w:b w:val="false"/>
          <w:bCs w:val="false"/>
          <w:i w:val="false"/>
          <w:iCs w:val="false"/>
          <w:caps w:val="false"/>
          <w:smallCaps w:val="false"/>
          <w:strike w:val="false"/>
          <w:dstrike w:val="false"/>
          <w:color w:val="000000"/>
          <w:position w:val="0"/>
          <w:sz w:val="21"/>
          <w:szCs w:val="21"/>
          <w:u w:val="none"/>
          <w:shd w:fill="auto" w:val="clear"/>
          <w:vertAlign w:val="baseline"/>
        </w:rPr>
      </w:pP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学艺术的人应该对天赋很有体会。我们之所以走上这条道路，往往是来自内心的召唤，且从小就表现出相关的爱好和能力。为什么会有天赋？佛法认为，我们来到这个世界不是一张白纸， 而是以过去生的积累为起点，今生的积累又会成为未来起点，所有努力都是功不唐捐的。如果今生从事艺术，并对这个选择心无旁骛，乐此不疲，来生可能还会继续， 至少学起来比别人快。古人说</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 xml:space="preserve">“ </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书到今生读已迟</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 xml:space="preserve">” </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，正是说明生命的不同积累。但不论起点是什么，关键还在于今生的努力。佛法重视人身，视之为六道枢纽，就是因为人可以通过努力改变生命积累，调整未来方向。</w:t>
      </w:r>
    </w:p>
    <w:p>
      <w:pPr>
        <w:pStyle w:val="normal1"/>
        <w:spacing w:lineRule="auto" w:line="322" w:before="1" w:after="0"/>
        <w:ind w:firstLine="418" w:start="22" w:end="14"/>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Those engaged in art are often keenly aware of the meaning of talent. The path we take frequently  arises  from  an  inner  calling, revealed  early  in  life through particular interests  and abilities.</w:t>
      </w:r>
    </w:p>
    <w:p>
      <w:pPr>
        <w:pStyle w:val="normal1"/>
        <w:spacing w:lineRule="auto" w:line="276" w:before="3" w:after="0"/>
        <w:ind w:hanging="0" w:start="437"/>
        <w:rPr>
          <w:rFonts w:ascii="Times New Roman" w:hAnsi="Times New Roman" w:eastAsia="Times New Roman" w:cs="Times New Roman"/>
          <w:sz w:val="21"/>
          <w:szCs w:val="21"/>
        </w:rPr>
      </w:pPr>
      <w:r>
        <w:rPr>
          <w:rFonts w:eastAsia="Times New Roman" w:cs="Times New Roman" w:ascii="Times New Roman" w:hAnsi="Times New Roman"/>
          <w:position w:val="0"/>
          <w:sz w:val="21"/>
          <w:szCs w:val="21"/>
          <w:vertAlign w:val="baseline"/>
        </w:rPr>
        <w:t>Why do talents arise?</w:t>
      </w:r>
    </w:p>
    <w:p>
      <w:pPr>
        <w:pStyle w:val="normal1"/>
        <w:spacing w:lineRule="auto" w:line="307" w:before="51" w:after="0"/>
        <w:ind w:firstLine="423" w:start="14" w:end="15"/>
        <w:rPr>
          <w:rFonts w:ascii="Times New Roman" w:hAnsi="Times New Roman" w:eastAsia="Times New Roman" w:cs="Times New Roman"/>
          <w:sz w:val="21"/>
          <w:szCs w:val="21"/>
        </w:rPr>
      </w:pPr>
      <w:r>
        <w:rPr>
          <w:rFonts w:eastAsia="Times New Roman" w:cs="Times New Roman" w:ascii="Times New Roman" w:hAnsi="Times New Roman"/>
          <w:sz w:val="21"/>
          <w:szCs w:val="21"/>
        </w:rPr>
        <w:t xml:space="preserve">From the perspective of the Dharma, we do not enter this world as a blank page. We begin with the accumulations of past lives. What we accumulate in this life will in turn become the starting point for the future. </w:t>
      </w:r>
      <w:sdt>
        <w:sdtPr>
          <w:tag w:val="goog_rdk_28"/>
          <w:id w:val="-1650859847"/>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No effort is ever lost</w:t>
      </w:r>
      <w:r>
        <w:rPr/>
        <w:commentReference w:id="20"/>
      </w:r>
      <w:r>
        <w:rPr>
          <w:rFonts w:eastAsia="Times New Roman" w:cs="Times New Roman" w:ascii="Times New Roman" w:hAnsi="Times New Roman"/>
          <w:sz w:val="21"/>
          <w:szCs w:val="21"/>
        </w:rPr>
        <w:t>.</w:t>
      </w:r>
    </w:p>
    <w:p>
      <w:pPr>
        <w:pStyle w:val="normal1"/>
        <w:spacing w:lineRule="auto" w:line="302" w:before="45" w:after="0"/>
        <w:ind w:firstLine="425" w:start="14" w:end="15"/>
        <w:rPr>
          <w:rFonts w:ascii="Times New Roman" w:hAnsi="Times New Roman" w:eastAsia="Times New Roman" w:cs="Times New Roman"/>
          <w:sz w:val="21"/>
          <w:szCs w:val="21"/>
        </w:rPr>
      </w:pPr>
      <w:r>
        <w:rPr>
          <w:rFonts w:eastAsia="Times New Roman" w:cs="Times New Roman" w:ascii="Times New Roman" w:hAnsi="Times New Roman"/>
          <w:sz w:val="21"/>
          <w:szCs w:val="21"/>
        </w:rPr>
        <w:t>If one devotes oneself wholeheartedly to art in this life, finding joy and focusing in the pursuit, one may continue along this path in a future life, or at least learn it with greater ease than</w:t>
      </w:r>
    </w:p>
    <w:p>
      <w:pPr>
        <w:pStyle w:val="normal1"/>
        <w:spacing w:lineRule="auto" w:line="302" w:before="54" w:after="0"/>
        <w:ind w:hanging="0" w:start="21" w:end="15"/>
        <w:rPr>
          <w:rFonts w:ascii="Times New Roman" w:hAnsi="Times New Roman" w:eastAsia="Times New Roman" w:cs="Times New Roman"/>
          <w:sz w:val="21"/>
          <w:szCs w:val="21"/>
        </w:rPr>
      </w:pPr>
      <w:r>
        <w:rPr>
          <w:rFonts w:eastAsia="Times New Roman" w:cs="Times New Roman" w:ascii="Times New Roman" w:hAnsi="Times New Roman"/>
          <w:sz w:val="21"/>
          <w:szCs w:val="21"/>
        </w:rPr>
        <w:t xml:space="preserve">others. As ancient saying observe, </w:t>
      </w:r>
      <w:r>
        <w:rPr>
          <w:rFonts w:eastAsia="Times New Roman" w:cs="Times New Roman" w:ascii="Times New Roman" w:hAnsi="Times New Roman"/>
        </w:rPr>
        <w:t>“</w:t>
      </w:r>
      <w:r>
        <w:rPr>
          <w:rFonts w:eastAsia="Times New Roman" w:cs="Times New Roman" w:ascii="Times New Roman" w:hAnsi="Times New Roman"/>
          <w:sz w:val="21"/>
          <w:szCs w:val="21"/>
        </w:rPr>
        <w:t>to begin studying in this life is already late.’’ It points to the differing accumulations carried by each person.</w:t>
      </w:r>
    </w:p>
    <w:p>
      <w:pPr>
        <w:pStyle w:val="normal1"/>
        <w:spacing w:lineRule="auto" w:line="312" w:before="46" w:after="0"/>
        <w:ind w:firstLine="419" w:start="17" w:end="14"/>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 xml:space="preserve">Yet  regardless  of  one’s  starting  point,  what  is  decisive  is  the  effort  made  in  this  life. Buddhism places great value on human birth, describing it as the pivotal realm among six system of existence. This is because, as human beings, we posses the capacity to reshape our accumulated tendencies and redirect the course of the future life through conscious effort. </w:t>
      </w:r>
      <w:sdt>
        <w:sdtPr>
          <w:tag w:val="goog_rdk_29"/>
          <w:id w:val="-1200403803"/>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p>
    <w:p>
      <w:pPr>
        <w:pStyle w:val="normal1"/>
        <w:keepNext w:val="false"/>
        <w:keepLines w:val="false"/>
        <w:pageBreakBefore w:val="false"/>
        <w:widowControl/>
        <w:pBdr/>
        <w:shd w:val="clear" w:fill="auto"/>
        <w:spacing w:lineRule="auto" w:line="386"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commentReference w:id="21"/>
      </w:r>
    </w:p>
    <w:p>
      <w:pPr>
        <w:pStyle w:val="normal1"/>
        <w:spacing w:lineRule="auto" w:line="290" w:before="90" w:after="0"/>
        <w:ind w:firstLine="437" w:start="22" w:end="14"/>
        <w:jc w:val="both"/>
        <w:rPr>
          <w:rFonts w:ascii="Microsoft Yahei" w:hAnsi="Microsoft Yahei" w:eastAsia="Microsoft Yahei" w:cs="Microsoft Yahei"/>
          <w:sz w:val="21"/>
          <w:szCs w:val="21"/>
        </w:rPr>
      </w:pPr>
      <w:r>
        <w:rPr>
          <w:rFonts w:ascii="Microsoft Yahei" w:hAnsi="Microsoft Yahei" w:cs="Microsoft Yahei" w:eastAsia="Microsoft Yahei"/>
          <w:sz w:val="21"/>
          <w:szCs w:val="21"/>
        </w:rPr>
        <w:t>当我们认清构成生命的要素，确定自己想成为什么样的人，就要对生命进行主动规划， 自觉管理。否则往往会被世俗同化，不知不觉地形成某些观念，然后依此生活。如果这样，我们的生命最多只是普通产品，还会因为各种失误沦为次品。我常说，你是什么比你拥有什么更重要。不仅重要， 而且重要百千万倍。因为拥有只是暂时的， 而你是什么，关系到整个一生，乃至生生世世。</w:t>
      </w:r>
    </w:p>
    <w:p>
      <w:pPr>
        <w:pStyle w:val="normal1"/>
        <w:spacing w:lineRule="auto" w:line="322" w:before="2" w:after="0"/>
        <w:ind w:firstLine="425" w:start="17" w:end="15"/>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Once we understand the elements that constitute a life, and clarify the kind of person we wish to become, we must actively plan and consciously manage our life. Otherwise, we are easily assimilated by worldly patterns, unconsciously adopting certain assumptions and living according to them.</w:t>
      </w:r>
    </w:p>
    <w:p>
      <w:pPr>
        <w:pStyle w:val="normal1"/>
        <w:spacing w:lineRule="auto" w:line="302" w:before="3" w:after="0"/>
        <w:ind w:firstLine="423" w:start="16" w:end="14"/>
        <w:rPr>
          <w:rFonts w:ascii="Times New Roman" w:hAnsi="Times New Roman" w:eastAsia="Times New Roman" w:cs="Times New Roman"/>
          <w:sz w:val="21"/>
          <w:szCs w:val="21"/>
        </w:rPr>
      </w:pPr>
      <w:r>
        <w:rPr>
          <w:rFonts w:eastAsia="Times New Roman" w:cs="Times New Roman" w:ascii="Times New Roman" w:hAnsi="Times New Roman"/>
          <w:sz w:val="21"/>
          <w:szCs w:val="21"/>
        </w:rPr>
        <w:t>If  so,   our   life   at   best   becomes   an   ordinary   product.   Through   various   errors   and misjudgements, it may even become defective.</w:t>
      </w:r>
    </w:p>
    <w:p>
      <w:pPr>
        <w:pStyle w:val="normal1"/>
        <w:spacing w:lineRule="auto" w:line="307" w:before="47" w:after="0"/>
        <w:ind w:firstLine="419" w:start="21" w:end="15"/>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I often say</w:t>
      </w:r>
      <w:r>
        <w:rPr>
          <w:rFonts w:eastAsia="Times New Roman" w:cs="Times New Roman" w:ascii="Times New Roman" w:hAnsi="Times New Roman"/>
        </w:rPr>
        <w:t>:“</w:t>
      </w:r>
      <w:r>
        <w:rPr>
          <w:rFonts w:eastAsia="Times New Roman" w:cs="Times New Roman" w:ascii="Times New Roman" w:hAnsi="Times New Roman"/>
          <w:sz w:val="21"/>
          <w:szCs w:val="21"/>
        </w:rPr>
        <w:t>what you  are is more important than what you possess’’</w:t>
      </w:r>
      <w:r>
        <w:rPr>
          <w:rFonts w:eastAsia="Times New Roman" w:cs="Times New Roman" w:ascii="Times New Roman" w:hAnsi="Times New Roman"/>
        </w:rPr>
        <w:t>—</w:t>
      </w:r>
      <w:r>
        <w:rPr>
          <w:rFonts w:eastAsia="Times New Roman" w:cs="Times New Roman" w:ascii="Times New Roman" w:hAnsi="Times New Roman"/>
          <w:sz w:val="21"/>
          <w:szCs w:val="21"/>
        </w:rPr>
        <w:t>not merely more important, but immeasurable so. What you possess is temporary, but what you are concerns the entirely of life, and even life after life.</w:t>
      </w:r>
      <w:sdt>
        <w:sdtPr>
          <w:tag w:val="goog_rdk_30"/>
          <w:id w:val="-493562263"/>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p>
    <w:p>
      <w:pPr>
        <w:pStyle w:val="normal1"/>
        <w:keepNext w:val="false"/>
        <w:keepLines w:val="false"/>
        <w:pageBreakBefore w:val="false"/>
        <w:widowControl/>
        <w:pBdr/>
        <w:shd w:val="clear" w:fill="auto"/>
        <w:spacing w:lineRule="auto" w:line="312"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commentReference w:id="22"/>
      </w:r>
    </w:p>
    <w:p>
      <w:pPr>
        <w:pStyle w:val="normal1"/>
        <w:keepNext w:val="false"/>
        <w:keepLines w:val="false"/>
        <w:pageBreakBefore w:val="false"/>
        <w:widowControl/>
        <w:pBdr/>
        <w:shd w:val="clear" w:fill="auto"/>
        <w:spacing w:lineRule="auto" w:line="312"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bookmarkStart w:id="13" w:name="bookmark=id.z8hwrgi89wb0"/>
      <w:bookmarkStart w:id="14" w:name="bookmark=id.z8hwrgi89wb0"/>
      <w:bookmarkEnd w:id="14"/>
    </w:p>
    <w:p>
      <w:pPr>
        <w:pStyle w:val="normal1"/>
        <w:keepNext w:val="false"/>
        <w:keepLines w:val="false"/>
        <w:pageBreakBefore w:val="false"/>
        <w:widowControl/>
        <w:pBdr/>
        <w:shd w:val="clear" w:fill="auto"/>
        <w:spacing w:lineRule="auto" w:line="197" w:before="91" w:after="0"/>
        <w:ind w:hanging="0" w:start="441"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1"/>
          <w:szCs w:val="21"/>
          <w:u w:val="none"/>
          <w:shd w:fill="auto" w:val="clear"/>
          <w:vertAlign w:val="baseline"/>
        </w:rPr>
      </w:pPr>
      <w:bookmarkStart w:id="15" w:name="bookmark=id.z8hwrgi89wb0"/>
      <w:bookmarkEnd w:id="15"/>
      <w:r>
        <w:rPr>
          <w:rFonts w:eastAsia="Arial" w:cs="Arial"/>
          <w:b/>
          <w:bCs/>
          <w:i w:val="false"/>
          <w:iCs w:val="false"/>
          <w:caps w:val="false"/>
          <w:smallCaps w:val="false"/>
          <w:strike w:val="false"/>
          <w:dstrike w:val="false"/>
          <w:color w:val="000000"/>
          <w:position w:val="0"/>
          <w:sz w:val="21"/>
          <w:szCs w:val="21"/>
          <w:u w:val="none"/>
          <w:shd w:fill="auto" w:val="clear"/>
          <w:vertAlign w:val="baseline"/>
        </w:rPr>
        <w:t xml:space="preserve">2. </w:t>
      </w:r>
      <w:r>
        <w:rPr>
          <w:rFonts w:ascii="Microsoft Yahei" w:hAnsi="Microsoft Yahei" w:cs="Microsoft Yahei" w:eastAsia="Microsoft Yahei"/>
          <w:b/>
          <w:bCs/>
          <w:i w:val="false"/>
          <w:iCs w:val="false"/>
          <w:caps w:val="false"/>
          <w:smallCaps w:val="false"/>
          <w:strike w:val="false"/>
          <w:dstrike w:val="false"/>
          <w:color w:val="000000"/>
          <w:position w:val="0"/>
          <w:sz w:val="21"/>
          <w:szCs w:val="21"/>
          <w:u w:val="none"/>
          <w:shd w:fill="auto" w:val="clear"/>
          <w:vertAlign w:val="baseline"/>
        </w:rPr>
        <w:t xml:space="preserve">从认知到创作 </w:t>
      </w:r>
      <w:r>
        <w:rPr>
          <w:rFonts w:eastAsia="Times New Roman" w:cs="Times New Roman" w:ascii="Times New Roman" w:hAnsi="Times New Roman"/>
          <w:b/>
          <w:bCs/>
          <w:i w:val="false"/>
          <w:iCs w:val="false"/>
          <w:caps w:val="false"/>
          <w:smallCaps w:val="false"/>
          <w:strike w:val="false"/>
          <w:dstrike w:val="false"/>
          <w:color w:val="000000"/>
          <w:position w:val="0"/>
          <w:sz w:val="21"/>
          <w:szCs w:val="21"/>
          <w:u w:val="none"/>
          <w:shd w:fill="auto" w:val="clear"/>
          <w:vertAlign w:val="baseline"/>
        </w:rPr>
        <w:t>From Cognition to Creation</w:t>
      </w:r>
    </w:p>
    <w:p>
      <w:pPr>
        <w:pStyle w:val="normal1"/>
        <w:keepNext w:val="false"/>
        <w:keepLines w:val="false"/>
        <w:pageBreakBefore w:val="false"/>
        <w:widowControl/>
        <w:pBdr/>
        <w:shd w:val="clear" w:fill="auto"/>
        <w:spacing w:lineRule="auto" w:line="377"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p>
    <w:p>
      <w:pPr>
        <w:pStyle w:val="normal1"/>
        <w:spacing w:lineRule="auto" w:line="283" w:before="90" w:after="0"/>
        <w:ind w:firstLine="429" w:start="21" w:end="14"/>
        <w:jc w:val="both"/>
        <w:rPr>
          <w:rFonts w:ascii="Microsoft Yahei" w:hAnsi="Microsoft Yahei" w:eastAsia="Microsoft Yahei" w:cs="Microsoft Yahei"/>
          <w:sz w:val="21"/>
          <w:szCs w:val="21"/>
        </w:rPr>
      </w:pPr>
      <w:r>
        <w:rPr>
          <w:rFonts w:ascii="Microsoft Yahei" w:hAnsi="Microsoft Yahei" w:cs="Microsoft Yahei" w:eastAsia="Microsoft Yahei"/>
          <w:sz w:val="21"/>
          <w:szCs w:val="21"/>
        </w:rPr>
        <w:t>觉醒的艺术，是把生命当作艺术品来打造。 用现在的话说，就是成为更好的自己。但什么才是更好的自己？是相貌美一点， 心情好一点，知识多一点，还是地位高一点，财务自由一点？每个人都有自己的标准。从佛法角度来说，是取决于生命品质的提升。</w:t>
      </w:r>
    </w:p>
    <w:p>
      <w:pPr>
        <w:pStyle w:val="normal1"/>
        <w:spacing w:lineRule="auto" w:line="300" w:before="2" w:after="0"/>
        <w:ind w:firstLine="421" w:start="14" w:end="15"/>
        <w:rPr>
          <w:rFonts w:ascii="Times New Roman" w:hAnsi="Times New Roman" w:eastAsia="Times New Roman" w:cs="Times New Roman"/>
          <w:sz w:val="21"/>
          <w:szCs w:val="21"/>
        </w:rPr>
      </w:pPr>
      <w:r>
        <w:rPr>
          <w:rFonts w:eastAsia="Times New Roman" w:cs="Times New Roman" w:ascii="Times New Roman" w:hAnsi="Times New Roman"/>
          <w:sz w:val="21"/>
          <w:szCs w:val="21"/>
        </w:rPr>
        <w:t>Awakening as art means shaping one’s life as a work of art. In contemporary terms, it means becoming a better version of oneself.</w:t>
      </w:r>
    </w:p>
    <w:p>
      <w:pPr>
        <w:pStyle w:val="normal1"/>
        <w:spacing w:lineRule="auto" w:line="307" w:before="47" w:after="0"/>
        <w:ind w:firstLine="423" w:start="14" w:end="14"/>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 xml:space="preserve">But what  is  this </w:t>
      </w:r>
      <w:r>
        <w:rPr>
          <w:rFonts w:eastAsia="Times New Roman" w:cs="Times New Roman" w:ascii="Times New Roman" w:hAnsi="Times New Roman"/>
        </w:rPr>
        <w:t>“</w:t>
      </w:r>
      <w:r>
        <w:rPr>
          <w:rFonts w:eastAsia="Times New Roman" w:cs="Times New Roman" w:ascii="Times New Roman" w:hAnsi="Times New Roman"/>
          <w:sz w:val="21"/>
          <w:szCs w:val="21"/>
        </w:rPr>
        <w:t xml:space="preserve">better  self’’?  Is  it  more  attractive  appearance,  a  calmer  mind,  greater knowledge,  higher  status,  or  financial  freedom?  Everyone  has  their  own  standard.  From  the perspective of the Dharma, it depends on </w:t>
      </w:r>
      <w:sdt>
        <w:sdtPr>
          <w:tag w:val="goog_rdk_31"/>
          <w:id w:val="1263189055"/>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the cultivation and elevation of</w:t>
      </w:r>
      <w:r>
        <w:rPr/>
        <w:commentReference w:id="23"/>
      </w:r>
      <w:r>
        <w:rPr>
          <w:rFonts w:eastAsia="Times New Roman" w:cs="Times New Roman" w:ascii="Times New Roman" w:hAnsi="Times New Roman"/>
          <w:sz w:val="21"/>
          <w:szCs w:val="21"/>
        </w:rPr>
        <w:t xml:space="preserve"> the quality of life itself.</w:t>
      </w:r>
    </w:p>
    <w:p>
      <w:pPr>
        <w:pStyle w:val="normal1"/>
        <w:keepNext w:val="false"/>
        <w:keepLines w:val="false"/>
        <w:pageBreakBefore w:val="false"/>
        <w:widowControl/>
        <w:pBdr/>
        <w:shd w:val="clear" w:fill="auto"/>
        <w:spacing w:lineRule="auto" w:line="391"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p>
    <w:p>
      <w:pPr>
        <w:pStyle w:val="normal1"/>
        <w:keepNext w:val="false"/>
        <w:keepLines w:val="false"/>
        <w:pageBreakBefore w:val="false"/>
        <w:widowControl/>
        <w:pBdr/>
        <w:shd w:val="clear" w:fill="auto"/>
        <w:spacing w:lineRule="auto" w:line="298" w:before="90" w:after="0"/>
        <w:ind w:firstLine="423" w:start="24" w:end="15"/>
        <w:jc w:val="both"/>
        <w:rPr>
          <w:rFonts w:ascii="Microsoft Yahei" w:hAnsi="Microsoft Yahei" w:eastAsia="Microsoft Yahei" w:cs="Microsoft Yahei"/>
        </w:rPr>
      </w:pP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这就要有人生的大智慧，才能看清</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 xml:space="preserve">“ </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 xml:space="preserve">我是谁 </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 xml:space="preserve">” </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，了解人为什么活着， 生命的意义在哪里。否则，我们只能在迷惘中凭感觉摸索。不少艺术家虽然有了专业成就，却无法解决生命的迷思，甚至会走上绝路。因为他们生性敏感，看到了世俗生活的荒谬，不甘于日复一日的重复，却看不到希望所在。</w:t>
      </w:r>
    </w:p>
    <w:p>
      <w:pPr>
        <w:pStyle w:val="normal1"/>
        <w:keepNext w:val="false"/>
        <w:keepLines w:val="false"/>
        <w:pageBreakBefore w:val="false"/>
        <w:widowControl/>
        <w:pBdr/>
        <w:shd w:val="clear" w:fill="auto"/>
        <w:spacing w:lineRule="auto" w:line="298" w:before="90" w:after="0"/>
        <w:ind w:firstLine="423" w:start="24" w:end="15"/>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 xml:space="preserve">This requires profound wisdom, the capacity to see clearly ‘‘who am I ?’’ </w:t>
      </w:r>
      <w:r>
        <w:rPr>
          <w:rFonts w:eastAsia="Times New Roman" w:cs="Times New Roman" w:ascii="Times New Roman" w:hAnsi="Times New Roman"/>
        </w:rPr>
        <w:t>—</w:t>
      </w:r>
      <w:r>
        <w:rPr>
          <w:rFonts w:eastAsia="Times New Roman" w:cs="Times New Roman" w:ascii="Times New Roman" w:hAnsi="Times New Roman"/>
          <w:sz w:val="21"/>
          <w:szCs w:val="21"/>
        </w:rPr>
        <w:t xml:space="preserve">to understand why humans live and what the meaning of life is. Without such insights, </w:t>
      </w:r>
      <w:sdt>
        <w:sdtPr>
          <w:tag w:val="goog_rdk_32"/>
          <w:id w:val="-217814218"/>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we wander blindly, relying on intuition and guesswork.</w:t>
      </w:r>
      <w:r>
        <w:rPr/>
        <w:commentReference w:id="24"/>
      </w:r>
    </w:p>
    <w:p>
      <w:pPr>
        <w:pStyle w:val="normal1"/>
        <w:spacing w:lineRule="auto" w:line="307" w:before="46" w:after="0"/>
        <w:ind w:firstLine="417" w:start="21" w:end="21"/>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 xml:space="preserve">Many artists, despite professional achievement, are unable to resolve the questions of life. Some even reach despair. </w:t>
      </w:r>
      <w:sdt>
        <w:sdtPr>
          <w:tag w:val="goog_rdk_33"/>
          <w:id w:val="1606255245"/>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Their sensitivity allows them to perceive the absurdity of worldly life, leaving them unwilling to endure repetitive daily life, yet able to discern a path of hope</w:t>
      </w:r>
      <w:r>
        <w:rPr/>
        <w:commentReference w:id="25"/>
      </w:r>
      <w:r>
        <w:rPr>
          <w:rFonts w:eastAsia="Times New Roman" w:cs="Times New Roman" w:ascii="Times New Roman" w:hAnsi="Times New Roman"/>
          <w:sz w:val="21"/>
          <w:szCs w:val="21"/>
        </w:rPr>
        <w:t>.</w:t>
      </w:r>
    </w:p>
    <w:p>
      <w:pPr>
        <w:pStyle w:val="normal1"/>
        <w:keepNext w:val="false"/>
        <w:keepLines w:val="false"/>
        <w:pageBreakBefore w:val="false"/>
        <w:widowControl/>
        <w:pBdr/>
        <w:shd w:val="clear" w:fill="auto"/>
        <w:spacing w:lineRule="auto" w:line="391"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p>
    <w:p>
      <w:pPr>
        <w:pStyle w:val="normal1"/>
        <w:keepNext w:val="false"/>
        <w:keepLines w:val="false"/>
        <w:pageBreakBefore w:val="false"/>
        <w:widowControl/>
        <w:pBdr/>
        <w:shd w:val="clear" w:fill="auto"/>
        <w:spacing w:lineRule="auto" w:line="290" w:before="90" w:after="0"/>
        <w:ind w:firstLine="424" w:start="21" w:end="21"/>
        <w:jc w:val="both"/>
        <w:rPr>
          <w:rFonts w:ascii="Microsoft Yahei" w:hAnsi="Microsoft Yahei" w:eastAsia="Microsoft Yahei" w:cs="Microsoft Yahei"/>
          <w:b w:val="false"/>
          <w:bCs w:val="false"/>
          <w:i w:val="false"/>
          <w:iCs w:val="false"/>
          <w:caps w:val="false"/>
          <w:smallCaps w:val="false"/>
          <w:strike w:val="false"/>
          <w:dstrike w:val="false"/>
          <w:color w:val="000000"/>
          <w:position w:val="0"/>
          <w:sz w:val="21"/>
          <w:szCs w:val="21"/>
          <w:u w:val="none"/>
          <w:shd w:fill="auto" w:val="clear"/>
          <w:vertAlign w:val="baseline"/>
        </w:rPr>
      </w:pP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如何打造觉醒的生命？和艺术创作同样，离不开认知和创作两方面。简单地说，就是知道做什么，怎么做。 西方哲学也关心人生问题，早在古希腊时期就提出</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 xml:space="preserve">认识你自己 </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 xml:space="preserve">” </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。但哲学是从理性认识人生和世界，是对现象的探索。即使能在逻辑上自洽，也缺少对本质的透彻。所以哲学关于自由、独立 、生死、终极价值、世界本质等问题的思考，几千年来不断提出新的观点，又不断被质疑、被推翻。 而佛法不仅重视闻思正见，更通过禅修开启本具的无限智慧。这种解决是直接从根本悟入 ，而不是立足于现象。</w:t>
      </w:r>
    </w:p>
    <w:p>
      <w:pPr>
        <w:pStyle w:val="normal1"/>
        <w:spacing w:lineRule="auto" w:line="300" w:before="1" w:after="0"/>
        <w:ind w:firstLine="416" w:start="22" w:end="21"/>
        <w:rPr>
          <w:rFonts w:ascii="Times New Roman" w:hAnsi="Times New Roman" w:eastAsia="Times New Roman" w:cs="Times New Roman"/>
          <w:sz w:val="21"/>
          <w:szCs w:val="21"/>
        </w:rPr>
      </w:pPr>
      <w:r>
        <w:rPr>
          <w:rFonts w:eastAsia="Times New Roman" w:cs="Times New Roman" w:ascii="Times New Roman" w:hAnsi="Times New Roman"/>
          <w:sz w:val="21"/>
          <w:szCs w:val="21"/>
        </w:rPr>
        <w:t>How one can cultivate an awakened life? Like artistic creation, it depends on two aspects: cognition and creation. Simply put: knowing what to do, and knowing how to do it.</w:t>
      </w:r>
    </w:p>
    <w:p>
      <w:pPr>
        <w:pStyle w:val="normal1"/>
        <w:spacing w:lineRule="auto" w:line="314" w:before="48" w:after="0"/>
        <w:ind w:firstLine="423" w:start="14" w:end="20"/>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 xml:space="preserve">Western philosophy has long addressed the question of life. As early as ancient Greece, it proposed: ‘‘know yourself.’’ Philosophy approaches life and the world through rational inquiry, exploring phenomena. Even if logically consistent, it often lacks direct insight into the essence. </w:t>
      </w:r>
      <w:sdt>
        <w:sdtPr>
          <w:tag w:val="goog_rdk_34"/>
          <w:id w:val="1920365298"/>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Reflections on freedom, independence, life and death, ultimate values, and the nature of the world have arisen and been debated for millennia. Yet these remain largely conceptual.</w:t>
      </w:r>
      <w:r>
        <w:rPr/>
        <w:commentReference w:id="26"/>
      </w:r>
    </w:p>
    <w:p>
      <w:pPr>
        <w:pStyle w:val="normal1"/>
        <w:spacing w:lineRule="auto" w:line="307" w:before="46" w:after="0"/>
        <w:ind w:firstLine="423" w:start="15"/>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Buddhism,  however,  emphasises  not  only  on  hearing  and  reasoning  correctly,  but  also unlocking the innate, limitless wisdom through mediation. This approach,</w:t>
      </w:r>
      <w:sdt>
        <w:sdtPr>
          <w:tag w:val="goog_rdk_35"/>
          <w:id w:val="-760821175"/>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rPr>
        <w:t xml:space="preserve"> addresses the root of experience directly</w:t>
      </w:r>
      <w:r>
        <w:rPr/>
        <w:commentReference w:id="27"/>
      </w:r>
      <w:r>
        <w:rPr>
          <w:rFonts w:eastAsia="Times New Roman" w:cs="Times New Roman" w:ascii="Times New Roman" w:hAnsi="Times New Roman"/>
          <w:sz w:val="21"/>
          <w:szCs w:val="21"/>
        </w:rPr>
        <w:t xml:space="preserve"> rather than remaining at the level of phenomena.</w:t>
      </w:r>
      <w:sdt>
        <w:sdtPr>
          <w:tag w:val="goog_rdk_36"/>
          <w:id w:val="-8593695"/>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p>
    <w:p>
      <w:pPr>
        <w:pStyle w:val="normal1"/>
        <w:keepNext w:val="false"/>
        <w:keepLines w:val="false"/>
        <w:pageBreakBefore w:val="false"/>
        <w:widowControl/>
        <w:pBdr/>
        <w:shd w:val="clear" w:fill="auto"/>
        <w:spacing w:lineRule="auto" w:line="389"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commentReference w:id="28"/>
      </w:r>
    </w:p>
    <w:p>
      <w:pPr>
        <w:pStyle w:val="normal1"/>
        <w:spacing w:lineRule="auto" w:line="288" w:before="91" w:after="0"/>
        <w:ind w:firstLine="415" w:start="23" w:end="19"/>
        <w:jc w:val="both"/>
        <w:rPr>
          <w:rFonts w:ascii="Microsoft Yahei" w:hAnsi="Microsoft Yahei" w:eastAsia="Microsoft Yahei" w:cs="Microsoft Yahei"/>
          <w:sz w:val="21"/>
          <w:szCs w:val="21"/>
        </w:rPr>
      </w:pPr>
      <w:r>
        <w:rPr>
          <w:rFonts w:ascii="Microsoft Yahei" w:hAnsi="Microsoft Yahei" w:cs="Microsoft Yahei" w:eastAsia="Microsoft Yahei"/>
          <w:sz w:val="21"/>
          <w:szCs w:val="21"/>
        </w:rPr>
        <w:t>至于创作层面，就是通过什么手段成就，相当于艺术中的不同表现手法。在这个问题上，佛陀应机设教，针对众生的根机差别，从各个角度予以教化，所以在不同时期留下了众多教法，有八万四千法门之说。以下，从唯识、中观、禅宗三个角度作简要介绍。这是大乘佛教的三种主要见地，也是迈向觉醒的三种途径。</w:t>
      </w:r>
    </w:p>
    <w:p>
      <w:pPr>
        <w:pStyle w:val="normal1"/>
        <w:spacing w:lineRule="auto" w:line="300" w:before="2" w:after="0"/>
        <w:ind w:firstLine="415" w:start="17" w:end="15"/>
        <w:rPr>
          <w:rFonts w:ascii="Times New Roman" w:hAnsi="Times New Roman" w:eastAsia="Times New Roman" w:cs="Times New Roman"/>
          <w:sz w:val="21"/>
          <w:szCs w:val="21"/>
        </w:rPr>
      </w:pPr>
      <w:r>
        <w:rPr>
          <w:rFonts w:eastAsia="Times New Roman" w:cs="Times New Roman" w:ascii="Times New Roman" w:hAnsi="Times New Roman"/>
          <w:sz w:val="21"/>
          <w:szCs w:val="21"/>
        </w:rPr>
        <w:t xml:space="preserve">In terms of creation, the question is: </w:t>
      </w:r>
      <w:sdt>
        <w:sdtPr>
          <w:tag w:val="goog_rdk_37"/>
          <w:id w:val="404243358"/>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 xml:space="preserve">by what means can one realise awakening? </w:t>
      </w:r>
      <w:r>
        <w:rPr/>
        <w:commentReference w:id="29"/>
      </w:r>
      <w:r>
        <w:rPr>
          <w:rFonts w:eastAsia="Times New Roman" w:cs="Times New Roman" w:ascii="Times New Roman" w:hAnsi="Times New Roman"/>
          <w:sz w:val="21"/>
          <w:szCs w:val="21"/>
        </w:rPr>
        <w:t>This is similar to the choice of expressive methods in art.</w:t>
      </w:r>
    </w:p>
    <w:p>
      <w:pPr>
        <w:pStyle w:val="normal1"/>
        <w:spacing w:lineRule="auto" w:line="322" w:before="47" w:after="0"/>
        <w:ind w:firstLine="416" w:start="17" w:end="19"/>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 xml:space="preserve">The Buddha skilfully adapted teachings to the capacities of beings, guiding each according to their </w:t>
      </w:r>
      <w:sdt>
        <w:sdtPr>
          <w:tag w:val="goog_rdk_38"/>
          <w:id w:val="-1808219092"/>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 xml:space="preserve">root </w:t>
      </w:r>
      <w:r>
        <w:rPr/>
        <w:commentReference w:id="30"/>
      </w:r>
      <w:r>
        <w:rPr>
          <w:rFonts w:eastAsia="Times New Roman" w:cs="Times New Roman" w:ascii="Times New Roman" w:hAnsi="Times New Roman"/>
          <w:sz w:val="21"/>
          <w:szCs w:val="21"/>
        </w:rPr>
        <w:t>faculties. Across time, a vast diversity of teachings arose</w:t>
      </w:r>
      <w:r>
        <w:rPr>
          <w:rFonts w:eastAsia="Times New Roman" w:cs="Times New Roman" w:ascii="Times New Roman" w:hAnsi="Times New Roman"/>
        </w:rPr>
        <w:t>—</w:t>
      </w:r>
      <w:r>
        <w:rPr>
          <w:rFonts w:eastAsia="Times New Roman" w:cs="Times New Roman" w:ascii="Times New Roman" w:hAnsi="Times New Roman"/>
          <w:sz w:val="21"/>
          <w:szCs w:val="21"/>
        </w:rPr>
        <w:t xml:space="preserve">sometimes </w:t>
      </w:r>
      <w:sdt>
        <w:sdtPr>
          <w:tag w:val="goog_rdk_39"/>
          <w:id w:val="-2146261863"/>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describes</w:t>
      </w:r>
      <w:r>
        <w:rPr/>
        <w:commentReference w:id="31"/>
      </w:r>
      <w:r>
        <w:rPr>
          <w:rFonts w:eastAsia="Times New Roman" w:cs="Times New Roman" w:ascii="Times New Roman" w:hAnsi="Times New Roman"/>
          <w:sz w:val="21"/>
          <w:szCs w:val="21"/>
        </w:rPr>
        <w:t xml:space="preserve"> as 84,000 Dharma doors.</w:t>
      </w:r>
    </w:p>
    <w:p>
      <w:pPr>
        <w:pStyle w:val="normal1"/>
        <w:spacing w:lineRule="auto" w:line="307" w:before="4" w:after="0"/>
        <w:ind w:firstLine="411" w:start="18" w:end="16"/>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 xml:space="preserve">Below is a brief introduction from three major perspectives: Yogacara (Consciousness Only), Madhyamaka (Middle Way), and Chan </w:t>
      </w:r>
      <w:sdt>
        <w:sdtPr>
          <w:tag w:val="goog_rdk_40"/>
          <w:id w:val="615386712"/>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(Zen)</w:t>
      </w:r>
      <w:r>
        <w:rPr/>
        <w:commentReference w:id="32"/>
      </w:r>
      <w:r>
        <w:rPr>
          <w:rFonts w:eastAsia="Times New Roman" w:cs="Times New Roman" w:ascii="Times New Roman" w:hAnsi="Times New Roman"/>
          <w:sz w:val="21"/>
          <w:szCs w:val="21"/>
        </w:rPr>
        <w:t xml:space="preserve">. These represent three </w:t>
      </w:r>
      <w:sdt>
        <w:sdtPr>
          <w:tag w:val="goog_rdk_41"/>
          <w:id w:val="22816262"/>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principle</w:t>
      </w:r>
      <w:r>
        <w:rPr/>
        <w:commentReference w:id="33"/>
      </w:r>
      <w:r>
        <w:rPr>
          <w:rFonts w:eastAsia="Times New Roman" w:cs="Times New Roman" w:ascii="Times New Roman" w:hAnsi="Times New Roman"/>
          <w:sz w:val="21"/>
          <w:szCs w:val="21"/>
        </w:rPr>
        <w:t xml:space="preserve"> insights of Mahayana Buddhism, and three paths leading toward awakening.</w:t>
      </w:r>
      <w:bookmarkStart w:id="16" w:name="bookmark=id.w22voxmcqwbh"/>
    </w:p>
    <w:p>
      <w:pPr>
        <w:pStyle w:val="normal1"/>
        <w:spacing w:lineRule="auto" w:line="218" w:before="73" w:after="0"/>
        <w:ind w:hanging="0" w:start="641"/>
        <w:rPr>
          <w:rFonts w:ascii="Times New Roman" w:hAnsi="Times New Roman" w:eastAsia="Times New Roman" w:cs="Times New Roman"/>
          <w:sz w:val="28"/>
          <w:szCs w:val="28"/>
        </w:rPr>
      </w:pPr>
      <w:bookmarkEnd w:id="16"/>
      <w:r>
        <w:rPr>
          <w:rFonts w:ascii="Microsoft Yahei" w:hAnsi="Microsoft Yahei" w:cs="Microsoft Yahei" w:eastAsia="Microsoft Yahei"/>
          <w:sz w:val="28"/>
          <w:szCs w:val="28"/>
        </w:rPr>
        <w:t xml:space="preserve">三、从唯识谈觉醒 </w:t>
      </w:r>
      <w:r>
        <w:rPr>
          <w:rFonts w:eastAsia="Times New Roman" w:cs="Times New Roman" w:ascii="Times New Roman" w:hAnsi="Times New Roman"/>
          <w:sz w:val="28"/>
          <w:szCs w:val="28"/>
        </w:rPr>
        <w:t>Awakening from the Yogacara Perspective</w:t>
      </w:r>
    </w:p>
    <w:p>
      <w:pPr>
        <w:pStyle w:val="normal1"/>
        <w:keepNext w:val="false"/>
        <w:keepLines w:val="false"/>
        <w:pageBreakBefore w:val="false"/>
        <w:widowControl/>
        <w:pBdr/>
        <w:shd w:val="clear" w:fill="auto"/>
        <w:spacing w:lineRule="auto" w:line="439"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p>
    <w:p>
      <w:pPr>
        <w:pStyle w:val="normal1"/>
        <w:spacing w:lineRule="auto" w:line="276" w:before="90" w:after="0"/>
        <w:ind w:firstLine="419" w:start="23" w:end="26"/>
        <w:rPr>
          <w:rFonts w:ascii="Microsoft Yahei" w:hAnsi="Microsoft Yahei" w:eastAsia="Microsoft Yahei" w:cs="Microsoft Yahei"/>
          <w:sz w:val="21"/>
          <w:szCs w:val="21"/>
        </w:rPr>
      </w:pPr>
      <w:r>
        <w:rPr>
          <w:rFonts w:ascii="Microsoft Yahei" w:hAnsi="Microsoft Yahei" w:cs="Microsoft Yahei" w:eastAsia="Microsoft Yahei"/>
          <w:sz w:val="21"/>
          <w:szCs w:val="21"/>
        </w:rPr>
        <w:t>佛法认为，心有真妄两个层面。唯识修行是从妄心入手，对心理的分析最为深入 。玄奘三藏求法归国后，就翻译了大量唯识经典。</w:t>
      </w:r>
    </w:p>
    <w:p>
      <w:pPr>
        <w:pStyle w:val="normal1"/>
        <w:spacing w:lineRule="auto" w:line="312"/>
        <w:ind w:firstLine="423" w:start="14" w:end="13"/>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Buddhism distinguishes two levels of mind: the true and the deluded. Yogacara practice begins with the deluded mind and offers the most thorough analysis of mental processes. After returning to the country, Xuanzang translated  a  large number  of Yogacara texts</w:t>
      </w:r>
      <w:sdt>
        <w:sdtPr>
          <w:tag w:val="goog_rdk_42"/>
          <w:id w:val="-2095807003"/>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 making this school widely known in China.</w:t>
      </w:r>
      <w:r>
        <w:rPr/>
        <w:commentReference w:id="34"/>
      </w:r>
    </w:p>
    <w:p>
      <w:pPr>
        <w:pStyle w:val="normal1"/>
        <w:keepNext w:val="false"/>
        <w:keepLines w:val="false"/>
        <w:pageBreakBefore w:val="false"/>
        <w:widowControl/>
        <w:pBdr/>
        <w:shd w:val="clear" w:fill="auto"/>
        <w:spacing w:lineRule="auto" w:line="269"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bookmarkStart w:id="17" w:name="bookmark=id.8lbss9jw95mj"/>
      <w:bookmarkStart w:id="18" w:name="bookmark=id.8lbss9jw95mj"/>
      <w:bookmarkEnd w:id="18"/>
    </w:p>
    <w:p>
      <w:pPr>
        <w:pStyle w:val="normal1"/>
        <w:keepNext w:val="false"/>
        <w:keepLines w:val="false"/>
        <w:pageBreakBefore w:val="false"/>
        <w:widowControl/>
        <w:pBdr/>
        <w:shd w:val="clear" w:fill="auto"/>
        <w:spacing w:lineRule="auto" w:line="209" w:before="90" w:after="0"/>
        <w:ind w:hanging="0" w:start="449"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1"/>
          <w:szCs w:val="21"/>
          <w:u w:val="none"/>
          <w:shd w:fill="auto" w:val="clear"/>
          <w:vertAlign w:val="baseline"/>
        </w:rPr>
      </w:pPr>
      <w:bookmarkStart w:id="19" w:name="bookmark=id.8lbss9jw95mj"/>
      <w:bookmarkEnd w:id="19"/>
      <w:r>
        <w:rPr>
          <w:rFonts w:eastAsia="Arial" w:cs="Arial"/>
          <w:b/>
          <w:bCs/>
          <w:i w:val="false"/>
          <w:iCs w:val="false"/>
          <w:caps w:val="false"/>
          <w:smallCaps w:val="false"/>
          <w:strike w:val="false"/>
          <w:dstrike w:val="false"/>
          <w:color w:val="000000"/>
          <w:position w:val="0"/>
          <w:sz w:val="21"/>
          <w:szCs w:val="21"/>
          <w:u w:val="none"/>
          <w:shd w:fill="auto" w:val="clear"/>
          <w:vertAlign w:val="baseline"/>
        </w:rPr>
        <w:t xml:space="preserve">1. </w:t>
      </w:r>
      <w:r>
        <w:rPr>
          <w:rFonts w:ascii="Microsoft Yahei" w:hAnsi="Microsoft Yahei" w:cs="Microsoft Yahei" w:eastAsia="Microsoft Yahei"/>
          <w:b/>
          <w:bCs/>
          <w:i w:val="false"/>
          <w:iCs w:val="false"/>
          <w:caps w:val="false"/>
          <w:smallCaps w:val="false"/>
          <w:strike w:val="false"/>
          <w:dstrike w:val="false"/>
          <w:color w:val="000000"/>
          <w:position w:val="0"/>
          <w:sz w:val="21"/>
          <w:szCs w:val="21"/>
          <w:u w:val="none"/>
          <w:shd w:fill="auto" w:val="clear"/>
          <w:vertAlign w:val="baseline"/>
        </w:rPr>
        <w:t xml:space="preserve">种子 </w:t>
      </w:r>
      <w:r>
        <w:rPr>
          <w:rFonts w:eastAsia="Times New Roman" w:cs="Times New Roman" w:ascii="Times New Roman" w:hAnsi="Times New Roman"/>
          <w:b/>
          <w:bCs/>
          <w:i w:val="false"/>
          <w:iCs w:val="false"/>
          <w:caps w:val="false"/>
          <w:smallCaps w:val="false"/>
          <w:strike w:val="false"/>
          <w:dstrike w:val="false"/>
          <w:color w:val="000000"/>
          <w:position w:val="0"/>
          <w:sz w:val="21"/>
          <w:szCs w:val="21"/>
          <w:u w:val="none"/>
          <w:shd w:fill="auto" w:val="clear"/>
          <w:vertAlign w:val="baseline"/>
        </w:rPr>
        <w:t>Seeds</w:t>
      </w:r>
    </w:p>
    <w:p>
      <w:pPr>
        <w:pStyle w:val="normal1"/>
        <w:keepNext w:val="false"/>
        <w:keepLines w:val="false"/>
        <w:pageBreakBefore w:val="false"/>
        <w:widowControl/>
        <w:pBdr/>
        <w:shd w:val="clear" w:fill="auto"/>
        <w:spacing w:lineRule="auto" w:line="358"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p>
    <w:p>
      <w:pPr>
        <w:pStyle w:val="normal1"/>
        <w:spacing w:lineRule="auto" w:line="290" w:before="90" w:after="0"/>
        <w:ind w:firstLine="419" w:start="22" w:end="14"/>
        <w:jc w:val="both"/>
        <w:rPr>
          <w:rFonts w:ascii="Microsoft Yahei" w:hAnsi="Microsoft Yahei" w:eastAsia="Microsoft Yahei" w:cs="Microsoft Yahei"/>
          <w:sz w:val="21"/>
          <w:szCs w:val="21"/>
        </w:rPr>
      </w:pPr>
      <w:r>
        <w:rPr>
          <w:rFonts w:ascii="Microsoft Yahei" w:hAnsi="Microsoft Yahei" w:cs="Microsoft Yahei" w:eastAsia="Microsoft Yahei"/>
          <w:sz w:val="21"/>
          <w:szCs w:val="21"/>
        </w:rPr>
        <w:t>在唯识思想中，将心理现象归纳为八识五十一心所。 八识为眼识、 耳识、 鼻识、 舌识、身识、意识、末那识和阿赖耶识。其中，前六识属于意识范畴，即我们可以感知的部分。而潜意识虽然感觉不到，却时时都在产生作用。相比之下，眼耳鼻舌身的作用需要一定外在条件，比如眼识九缘生，说明眼识必须具备九种条件才能产生。意识虽然覆盖范围很广，但在昏厥等特殊时刻也是不起作用的。</w:t>
      </w:r>
    </w:p>
    <w:p>
      <w:pPr>
        <w:pStyle w:val="normal1"/>
        <w:spacing w:lineRule="auto" w:line="307" w:before="1" w:after="0"/>
        <w:ind w:firstLine="418" w:start="22" w:end="14"/>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In Yogacara thought, mental phenomena are classified into eight consciousnesses and fifty- one mental factors. The eight consciousnesses are: eye, ear, nose, tongue, body, mind, manas, and alaya consciousness.</w:t>
      </w:r>
    </w:p>
    <w:p>
      <w:pPr>
        <w:pStyle w:val="normal1"/>
        <w:spacing w:lineRule="auto" w:line="319" w:before="43" w:after="0"/>
        <w:ind w:firstLine="426" w:start="15" w:end="15"/>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 xml:space="preserve">The first six belong to the </w:t>
      </w:r>
      <w:sdt>
        <w:sdtPr>
          <w:tag w:val="goog_rdk_43"/>
          <w:id w:val="1987329080"/>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domain of conscious perception</w:t>
      </w:r>
      <w:r>
        <w:rPr/>
        <w:commentReference w:id="35"/>
      </w:r>
      <w:r>
        <w:rPr>
          <w:rFonts w:eastAsia="Times New Roman" w:cs="Times New Roman" w:ascii="Times New Roman" w:hAnsi="Times New Roman"/>
          <w:sz w:val="21"/>
          <w:szCs w:val="21"/>
        </w:rPr>
        <w:t xml:space="preserve"> - they correspond to what we can sense directly. By contrast, the subconscious (manas and alaya) operates continuously, even when we are unaware. </w:t>
      </w:r>
      <w:sdt>
        <w:sdtPr>
          <w:tag w:val="goog_rdk_44"/>
          <w:id w:val="-830403900"/>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For example</w:t>
      </w:r>
      <w:r>
        <w:rPr/>
        <w:commentReference w:id="36"/>
      </w:r>
      <w:r>
        <w:rPr>
          <w:rFonts w:eastAsia="Times New Roman" w:cs="Times New Roman" w:ascii="Times New Roman" w:hAnsi="Times New Roman"/>
          <w:sz w:val="21"/>
          <w:szCs w:val="21"/>
        </w:rPr>
        <w:t xml:space="preserve">, sensory consciousnesses - eye, ear, nose, tongue, and body, which requires specific external conditions to function. The eye consciousness, for instance, arises only when nine conditions are met. Even mind consciousness, despite its broad scope, ceases to operate under certain conditions, such as unconsciousness. </w:t>
      </w:r>
    </w:p>
    <w:p>
      <w:pPr>
        <w:pStyle w:val="normal1"/>
        <w:keepNext w:val="false"/>
        <w:keepLines w:val="false"/>
        <w:pageBreakBefore w:val="false"/>
        <w:widowControl/>
        <w:pBdr/>
        <w:shd w:val="clear" w:fill="auto"/>
        <w:spacing w:lineRule="auto" w:line="377"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p>
    <w:p>
      <w:pPr>
        <w:pStyle w:val="normal1"/>
        <w:keepNext w:val="false"/>
        <w:keepLines w:val="false"/>
        <w:pageBreakBefore w:val="false"/>
        <w:widowControl/>
        <w:pBdr/>
        <w:shd w:val="clear" w:fill="auto"/>
        <w:spacing w:lineRule="auto" w:line="290" w:before="90" w:after="0"/>
        <w:ind w:firstLine="440" w:start="25" w:end="14"/>
        <w:jc w:val="both"/>
        <w:rPr>
          <w:rFonts w:ascii="Microsoft Yahei" w:hAnsi="Microsoft Yahei" w:eastAsia="Microsoft Yahei" w:cs="Microsoft Yahei"/>
          <w:b w:val="false"/>
          <w:bCs w:val="false"/>
          <w:i w:val="false"/>
          <w:iCs w:val="false"/>
          <w:caps w:val="false"/>
          <w:smallCaps w:val="false"/>
          <w:strike w:val="false"/>
          <w:dstrike w:val="false"/>
          <w:color w:val="000000"/>
          <w:position w:val="0"/>
          <w:sz w:val="21"/>
          <w:szCs w:val="21"/>
          <w:u w:val="none"/>
          <w:shd w:fill="auto" w:val="clear"/>
          <w:vertAlign w:val="baseline"/>
        </w:rPr>
      </w:pP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而潜意识就不同了。我们为什么处处以自我为中心？就是第七末那识的作用。因为它不能正确认识第八阿赖耶识，视之为恒常不变的实体，以此作为</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 xml:space="preserve">“ </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 xml:space="preserve">我 </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 xml:space="preserve">” </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w:t>
      </w:r>
      <w:sdt>
        <w:sdtPr>
          <w:tag w:val="goog_rdk_45"/>
          <w:id w:val="1658064283"/>
        </w:sdtPr>
        <w:sdtContent>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r>
        </w:sdtContent>
      </w:sdt>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当这种潜意识进入意识领域，就会本能地对自我产生执著。</w:t>
      </w:r>
      <w:r>
        <w:rPr/>
        <w:commentReference w:id="37"/>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为什么末那识把阿赖耶识执以为</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 xml:space="preserve">“ </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 xml:space="preserve">我 </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？因为它是生命延续的载体，虽然刹那生灭，却相似相续、不常不断，储藏着我们无始以来的生命信息。即使我们死去，并在轮回中改变生命形态，信息依然不会消失。</w:t>
      </w:r>
    </w:p>
    <w:p>
      <w:pPr>
        <w:pStyle w:val="normal1"/>
        <w:spacing w:lineRule="auto" w:line="312" w:before="1" w:after="0"/>
        <w:ind w:firstLine="446" w:start="15" w:end="12"/>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 xml:space="preserve">The  unconscious,  however,  operates  differently.  Why  do  we  so  often  centre  </w:t>
      </w:r>
      <w:sdt>
        <w:sdtPr>
          <w:tag w:val="goog_rdk_46"/>
          <w:id w:val="-527684572"/>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our experience</w:t>
      </w:r>
      <w:r>
        <w:rPr/>
        <w:commentReference w:id="38"/>
      </w:r>
      <w:r>
        <w:rPr>
          <w:rFonts w:eastAsia="Times New Roman" w:cs="Times New Roman" w:ascii="Times New Roman" w:hAnsi="Times New Roman"/>
          <w:sz w:val="21"/>
          <w:szCs w:val="21"/>
        </w:rPr>
        <w:t xml:space="preserve">  as  the  self?  This  arises  from  the  function  of  seventh  consciousness  </w:t>
      </w:r>
      <w:sdt>
        <w:sdtPr>
          <w:tag w:val="goog_rdk_47"/>
          <w:id w:val="194998614"/>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w:t>
      </w:r>
      <w:r>
        <w:rPr/>
        <w:commentReference w:id="39"/>
      </w:r>
      <w:r>
        <w:rPr>
          <w:rFonts w:eastAsia="Times New Roman" w:cs="Times New Roman" w:ascii="Times New Roman" w:hAnsi="Times New Roman"/>
          <w:sz w:val="21"/>
          <w:szCs w:val="21"/>
        </w:rPr>
        <w:t xml:space="preserve">  manas. Manas   misapprehends   the  </w:t>
      </w:r>
      <w:sdt>
        <w:sdtPr>
          <w:tag w:val="goog_rdk_48"/>
          <w:id w:val="-246842543"/>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 xml:space="preserve"> eight,   considering   alaya   consciousness </w:t>
      </w:r>
      <w:r>
        <w:rPr/>
        <w:commentReference w:id="40"/>
      </w:r>
      <w:r>
        <w:rPr>
          <w:rFonts w:eastAsia="Times New Roman" w:cs="Times New Roman" w:ascii="Times New Roman" w:hAnsi="Times New Roman"/>
          <w:sz w:val="21"/>
          <w:szCs w:val="21"/>
        </w:rPr>
        <w:t xml:space="preserve">  as   a   permanent, unchanging entity, and thereby constructs the notion of ‘‘I</w:t>
      </w:r>
      <w:r>
        <w:rPr>
          <w:rFonts w:eastAsia="Times New Roman" w:cs="Times New Roman" w:ascii="Times New Roman" w:hAnsi="Times New Roman"/>
        </w:rPr>
        <w:t>.</w:t>
      </w:r>
      <w:r>
        <w:rPr>
          <w:rFonts w:eastAsia="Times New Roman" w:cs="Times New Roman" w:ascii="Times New Roman" w:hAnsi="Times New Roman"/>
          <w:sz w:val="21"/>
          <w:szCs w:val="21"/>
        </w:rPr>
        <w:t>’’</w:t>
      </w:r>
    </w:p>
    <w:p>
      <w:pPr>
        <w:pStyle w:val="normal1"/>
        <w:spacing w:lineRule="auto" w:line="302" w:before="45" w:after="0"/>
        <w:ind w:firstLine="435" w:start="22" w:end="15"/>
        <w:rPr>
          <w:rFonts w:ascii="Times New Roman" w:hAnsi="Times New Roman" w:eastAsia="Times New Roman" w:cs="Times New Roman"/>
          <w:sz w:val="21"/>
          <w:szCs w:val="21"/>
        </w:rPr>
      </w:pPr>
      <w:r>
        <w:rPr>
          <w:rFonts w:eastAsia="Times New Roman" w:cs="Times New Roman" w:ascii="Times New Roman" w:hAnsi="Times New Roman"/>
          <w:sz w:val="21"/>
          <w:szCs w:val="21"/>
        </w:rPr>
        <w:t xml:space="preserve">Why does manas cling to alaya as ‘‘self ’’?  Because it is the vehicle through which life continues.  </w:t>
      </w:r>
      <w:sdt>
        <w:sdtPr>
          <w:tag w:val="goog_rdk_49"/>
          <w:id w:val="1457681384"/>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Although moments arise and cease, they manifest continuity in similarity, storing</w:t>
      </w:r>
    </w:p>
    <w:p>
      <w:pPr>
        <w:pStyle w:val="normal1"/>
        <w:spacing w:lineRule="auto" w:line="302" w:before="55" w:after="0"/>
        <w:ind w:hanging="0" w:start="16" w:end="17"/>
        <w:rPr>
          <w:rFonts w:ascii="Times New Roman" w:hAnsi="Times New Roman" w:eastAsia="Times New Roman" w:cs="Times New Roman"/>
          <w:sz w:val="21"/>
          <w:szCs w:val="21"/>
        </w:rPr>
      </w:pPr>
      <w:r>
        <w:rPr>
          <w:rFonts w:eastAsia="Times New Roman" w:cs="Times New Roman" w:ascii="Times New Roman" w:hAnsi="Times New Roman"/>
          <w:sz w:val="21"/>
          <w:szCs w:val="21"/>
        </w:rPr>
        <w:t>the information of our life since beginingless time. Even after death. And through subsequent rebirths, this information persists</w:t>
      </w:r>
      <w:r>
        <w:rPr/>
        <w:commentReference w:id="41"/>
      </w:r>
      <w:r>
        <w:rPr>
          <w:rFonts w:eastAsia="Times New Roman" w:cs="Times New Roman" w:ascii="Times New Roman" w:hAnsi="Times New Roman"/>
          <w:sz w:val="21"/>
          <w:szCs w:val="21"/>
        </w:rPr>
        <w:t>.</w:t>
      </w:r>
    </w:p>
    <w:p>
      <w:pPr>
        <w:pStyle w:val="normal1"/>
        <w:keepNext w:val="false"/>
        <w:keepLines w:val="false"/>
        <w:pageBreakBefore w:val="false"/>
        <w:widowControl/>
        <w:pBdr/>
        <w:shd w:val="clear" w:fill="auto"/>
        <w:spacing w:lineRule="auto" w:line="389"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p>
    <w:p>
      <w:pPr>
        <w:pStyle w:val="normal1"/>
        <w:keepNext w:val="false"/>
        <w:keepLines w:val="false"/>
        <w:pageBreakBefore w:val="false"/>
        <w:widowControl/>
        <w:pBdr/>
        <w:shd w:val="clear" w:fill="auto"/>
        <w:spacing w:lineRule="auto" w:line="288" w:before="90" w:after="0"/>
        <w:ind w:firstLine="421" w:start="25" w:end="15"/>
        <w:jc w:val="both"/>
        <w:rPr>
          <w:rFonts w:ascii="Microsoft Yahei" w:hAnsi="Microsoft Yahei" w:eastAsia="Microsoft Yahei" w:cs="Microsoft Yahei"/>
          <w:b w:val="false"/>
          <w:bCs w:val="false"/>
          <w:i w:val="false"/>
          <w:iCs w:val="false"/>
          <w:caps w:val="false"/>
          <w:smallCaps w:val="false"/>
          <w:strike w:val="false"/>
          <w:dstrike w:val="false"/>
          <w:color w:val="000000"/>
          <w:position w:val="0"/>
          <w:sz w:val="21"/>
          <w:szCs w:val="21"/>
          <w:u w:val="none"/>
          <w:shd w:fill="auto" w:val="clear"/>
          <w:vertAlign w:val="baseline"/>
        </w:rPr>
      </w:pP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这些信息就是唯识所说的</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 xml:space="preserve">“ </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 xml:space="preserve">种子 </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 xml:space="preserve">” </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。我们所有的言行和想法，都会在阿赖耶识播下种子，得以保存。 一旦条件具备，种子就会产生活动，即</w:t>
      </w:r>
      <w:sdt>
        <w:sdtPr>
          <w:tag w:val="goog_rdk_50"/>
          <w:id w:val="1077232439"/>
        </w:sdtPr>
        <w:sdtContent>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r>
        </w:sdtContent>
      </w:sdt>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 xml:space="preserve">种子生现行 </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w:t>
      </w:r>
      <w:r>
        <w:rPr/>
        <w:commentReference w:id="42"/>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 xml:space="preserve"> </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。但这种活动并不是简单、机械的复制，还会介入意识活动，所以我们才能对身口意加以选择，才有改变生命的可能。当行为形成后， 又会在内心进一步熏习种子，即</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 xml:space="preserve">现行熏种子 </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w:t>
      </w:r>
    </w:p>
    <w:p>
      <w:pPr>
        <w:pStyle w:val="normal1"/>
        <w:spacing w:lineRule="auto" w:line="307" w:before="1" w:after="0"/>
        <w:ind w:firstLine="418" w:start="22" w:end="15"/>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These imprints are what Yogacara calls seeds. Every thought word, and action of us plants seeds in the alaya consciousness, preserving the potential for future expression. When conditions are favourable, seeds give rise to activity - this is called ‘‘seed producing actualisation’’.</w:t>
      </w:r>
    </w:p>
    <w:p>
      <w:pPr>
        <w:pStyle w:val="normal1"/>
        <w:spacing w:lineRule="auto" w:line="307" w:before="46" w:after="0"/>
        <w:ind w:firstLine="426" w:start="22" w:end="15"/>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 xml:space="preserve">Such activity is not a mere mechanical repetition, it interacts with conscious mind, enabling choice in thought, speech, and action, allowing the possibility of transforming life. Once action occurs, it further conditions the seed - ‘‘actualisation conditioning seeds’’. </w:t>
      </w:r>
      <w:sdt>
        <w:sdtPr>
          <w:tag w:val="goog_rdk_51"/>
          <w:id w:val="733194064"/>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p>
    <w:p>
      <w:pPr>
        <w:pStyle w:val="normal1"/>
        <w:keepNext w:val="false"/>
        <w:keepLines w:val="false"/>
        <w:pageBreakBefore w:val="false"/>
        <w:widowControl/>
        <w:pBdr/>
        <w:shd w:val="clear" w:fill="auto"/>
        <w:spacing w:lineRule="auto" w:line="391"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commentReference w:id="43"/>
      </w:r>
    </w:p>
    <w:p>
      <w:pPr>
        <w:pStyle w:val="normal1"/>
        <w:keepNext w:val="false"/>
        <w:keepLines w:val="false"/>
        <w:pageBreakBefore w:val="false"/>
        <w:widowControl/>
        <w:pBdr/>
        <w:shd w:val="clear" w:fill="auto"/>
        <w:spacing w:lineRule="auto" w:line="290" w:before="90" w:after="0"/>
        <w:ind w:firstLine="421" w:start="22" w:end="14"/>
        <w:jc w:val="both"/>
        <w:rPr>
          <w:rFonts w:ascii="Microsoft Yahei" w:hAnsi="Microsoft Yahei" w:eastAsia="Microsoft Yahei" w:cs="Microsoft Yahei"/>
          <w:b w:val="false"/>
          <w:bCs w:val="false"/>
          <w:i w:val="false"/>
          <w:iCs w:val="false"/>
          <w:caps w:val="false"/>
          <w:smallCaps w:val="false"/>
          <w:strike w:val="false"/>
          <w:dstrike w:val="false"/>
          <w:color w:val="000000"/>
          <w:position w:val="0"/>
          <w:sz w:val="21"/>
          <w:szCs w:val="21"/>
          <w:u w:val="none"/>
          <w:shd w:fill="auto" w:val="clear"/>
          <w:vertAlign w:val="baseline"/>
        </w:rPr>
      </w:pP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生命延续就是</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 xml:space="preserve">种子生现行，现行熏种子 </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的过程。我们所有的学习、做事，乃至艺术创作，都离不开</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 xml:space="preserve">种子生现行 </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 xml:space="preserve">” </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。在做的同时，相关能力会得到强化，为</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 xml:space="preserve">“ </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 xml:space="preserve">现行熏种子 </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 xml:space="preserve">” </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。然后，我们再带着这种能力继续做事， 又会使种子得到增长和强化。艺术工作者对这点应该深有体会：我们的技巧和眼光，就是在日复一日的练习中得到培养的。即使有天赋，也离不开今生的训练，只是起点比别人高一些而已。这个起点并不是天生的，只是因为你在过去生训练得更多，储存的种子更多。</w:t>
      </w:r>
    </w:p>
    <w:p>
      <w:pPr>
        <w:pStyle w:val="normal1"/>
        <w:spacing w:lineRule="auto" w:line="317"/>
        <w:ind w:firstLine="426" w:start="14" w:end="12"/>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 xml:space="preserve">The  continuation  of  life  is  the  process  of ‘‘seed  producing  actualisation;  actualisation conditioning seeds’’. All learning, work, and artistic creation depend on this interplay. Through practice, relevant capacities are strengthened, and seeds grow accordingly. Artists are intimately familiar  with  this  principle:   skills  and  aesthetic   sensibilities  are  cultivated  through  daily practice. Even with talent, the difference lies only in the relative abundance of seeds carried from previous lives. </w:t>
      </w:r>
      <w:sdt>
        <w:sdtPr>
          <w:tag w:val="goog_rdk_52"/>
          <w:id w:val="586450253"/>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p>
    <w:p>
      <w:pPr>
        <w:pStyle w:val="normal1"/>
        <w:keepNext w:val="false"/>
        <w:keepLines w:val="false"/>
        <w:pageBreakBefore w:val="false"/>
        <w:widowControl/>
        <w:pBdr/>
        <w:shd w:val="clear" w:fill="auto"/>
        <w:spacing w:lineRule="auto" w:line="391"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commentReference w:id="44"/>
      </w:r>
    </w:p>
    <w:p>
      <w:pPr>
        <w:pStyle w:val="normal1"/>
        <w:keepNext w:val="false"/>
        <w:keepLines w:val="false"/>
        <w:pageBreakBefore w:val="false"/>
        <w:widowControl/>
        <w:pBdr/>
        <w:shd w:val="clear" w:fill="auto"/>
        <w:spacing w:lineRule="auto" w:line="290" w:before="90" w:after="0"/>
        <w:ind w:firstLine="413" w:start="23" w:end="12"/>
        <w:jc w:val="both"/>
        <w:rPr>
          <w:rFonts w:ascii="Microsoft Yahei" w:hAnsi="Microsoft Yahei" w:eastAsia="Microsoft Yahei" w:cs="Microsoft Yahei"/>
          <w:b w:val="false"/>
          <w:bCs w:val="false"/>
          <w:i w:val="false"/>
          <w:iCs w:val="false"/>
          <w:caps w:val="false"/>
          <w:smallCaps w:val="false"/>
          <w:strike w:val="false"/>
          <w:dstrike w:val="false"/>
          <w:color w:val="000000"/>
          <w:position w:val="0"/>
          <w:sz w:val="21"/>
          <w:szCs w:val="21"/>
          <w:u w:val="none"/>
          <w:shd w:fill="auto" w:val="clear"/>
          <w:vertAlign w:val="baseline"/>
        </w:rPr>
      </w:pP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我们的生命同样如此，由所思、所言、所行形成种子。什么种子被重复得最多，什么就会成为生命的主导力量，还会由内而外地显现出来。 比如</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 xml:space="preserve">相由心生 </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，其实就是生命积累的外化。当一个人充满慈悲，不仅会传达这种气息，相关表情也会不断重复，看起来慈眉善目。古人说</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一日不读书，尘生其中；两日不读书，言语乏味；三日不读书，面目可憎</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，也是这个道理。尤其是缺乏对智慧文化的学习，不仅乏味而可憎，还会因为无明落入贪嗔痴串习，造作种种不善业。</w:t>
      </w:r>
    </w:p>
    <w:p>
      <w:pPr>
        <w:pStyle w:val="normal1"/>
        <w:spacing w:lineRule="auto" w:line="307" w:before="2" w:after="0"/>
        <w:ind w:firstLine="414" w:start="16" w:end="14"/>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Life itself follows the same principle: seeds formed by thoughts, words, and actions determine the dominant forces in our life and manifest outwardly. The saying, ‘‘appearances arises from the mind’’, reflects the externalisation of accumulated life experience. A person filled with compassion not only radiates that quality, but repeated expression shapes their countenance into a compassionate visage.</w:t>
      </w:r>
    </w:p>
    <w:p>
      <w:pPr>
        <w:pStyle w:val="normal1"/>
        <w:spacing w:lineRule="auto" w:line="312" w:before="46" w:after="0"/>
        <w:ind w:firstLine="418" w:start="14"/>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 xml:space="preserve">The ancients noted: ‘‘one day without reading allows dust to accumulate; two days, speech becomes dull; three days, the face becomes disagreeable.’’ This illustrates the principle: without cultivating wisdom, the mind grows dull, disagreeable, and is likely to unwholesome habits born of ignorance - greed, hatred, and delusion. </w:t>
      </w:r>
      <w:sdt>
        <w:sdtPr>
          <w:tag w:val="goog_rdk_53"/>
          <w:id w:val="-940584020"/>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p>
    <w:p>
      <w:pPr>
        <w:pStyle w:val="normal1"/>
        <w:keepNext w:val="false"/>
        <w:keepLines w:val="false"/>
        <w:pageBreakBefore w:val="false"/>
        <w:widowControl/>
        <w:pBdr/>
        <w:shd w:val="clear" w:fill="auto"/>
        <w:spacing w:lineRule="auto" w:line="391"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commentReference w:id="45"/>
      </w:r>
    </w:p>
    <w:p>
      <w:pPr>
        <w:pStyle w:val="normal1"/>
        <w:spacing w:lineRule="auto" w:line="290" w:before="90" w:after="0"/>
        <w:ind w:firstLine="421" w:start="21" w:end="20"/>
        <w:jc w:val="both"/>
        <w:rPr>
          <w:rFonts w:ascii="Microsoft Yahei" w:hAnsi="Microsoft Yahei" w:eastAsia="Microsoft Yahei" w:cs="Microsoft Yahei"/>
          <w:sz w:val="21"/>
          <w:szCs w:val="21"/>
        </w:rPr>
      </w:pPr>
      <w:r>
        <w:rPr>
          <w:rFonts w:ascii="Microsoft Yahei" w:hAnsi="Microsoft Yahei" w:cs="Microsoft Yahei" w:eastAsia="Microsoft Yahei"/>
          <w:sz w:val="21"/>
          <w:szCs w:val="21"/>
        </w:rPr>
        <w:t>生命是复合的存在，在五十一心所中，有遍行心所五种、别境心所五种、善心所十一种、根本烦恼六种、随烦恼二十种和不定心所四种。其中，对人生影响较大的是善心所及烦恼心所。究竟是发展善心，还是纵容烦恼，在于自己的选择，而选择来自观念。虽然每个人内心有很多负面种子，但如果我们能看清真相，不为其创造条件，它们就会停止发展。进一步，可以通过修行来消除这些力量。反之，我们也能通过种子和现行的相互作用，培养良好的心态和习惯，完成生命的正向成长。</w:t>
      </w:r>
    </w:p>
    <w:p>
      <w:pPr>
        <w:pStyle w:val="normal1"/>
        <w:spacing w:lineRule="auto" w:line="312"/>
        <w:ind w:firstLine="417" w:start="22" w:end="20"/>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Life is a composite existence. Among the fifty-one mental factors are five universal, five object-differentiating, eleven wholesome, six root afflictions, twenty subsidiary afflictions, and four indeterminate factors. Of these, the  development of wholesome and afflictive factors most strongly affects life.</w:t>
      </w:r>
    </w:p>
    <w:p>
      <w:pPr>
        <w:pStyle w:val="normal1"/>
        <w:spacing w:lineRule="auto" w:line="314" w:before="48" w:after="0"/>
        <w:ind w:firstLine="421" w:start="16" w:end="21"/>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 xml:space="preserve">Whether we cultivate virtue or indulge in afflictions depends on our choice, which arises from our view. While negative seeds exist in all minds, if we see the truth and refrain from creating conditions for them, their development ceases. Through practice, we can further eliminate these tendencies. Conversely, by skilfully interacting seeds and actualisation, we can nurture positive mental habits and achieve wholesome growth in life. </w:t>
      </w:r>
      <w:sdt>
        <w:sdtPr>
          <w:tag w:val="goog_rdk_54"/>
          <w:id w:val="-1918065716"/>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p>
    <w:p>
      <w:pPr>
        <w:pStyle w:val="normal1"/>
        <w:keepNext w:val="false"/>
        <w:keepLines w:val="false"/>
        <w:pageBreakBefore w:val="false"/>
        <w:widowControl/>
        <w:pBdr/>
        <w:shd w:val="clear" w:fill="auto"/>
        <w:spacing w:lineRule="auto" w:line="312"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commentReference w:id="46"/>
      </w:r>
    </w:p>
    <w:p>
      <w:pPr>
        <w:pStyle w:val="normal1"/>
        <w:keepNext w:val="false"/>
        <w:keepLines w:val="false"/>
        <w:pageBreakBefore w:val="false"/>
        <w:widowControl/>
        <w:pBdr/>
        <w:shd w:val="clear" w:fill="auto"/>
        <w:spacing w:lineRule="auto" w:line="312"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bookmarkStart w:id="20" w:name="bookmark=id.hclvlhl0eqxo"/>
      <w:bookmarkStart w:id="21" w:name="bookmark=id.hclvlhl0eqxo"/>
      <w:bookmarkEnd w:id="21"/>
    </w:p>
    <w:p>
      <w:pPr>
        <w:pStyle w:val="normal1"/>
        <w:keepNext w:val="false"/>
        <w:keepLines w:val="false"/>
        <w:pageBreakBefore w:val="false"/>
        <w:widowControl/>
        <w:pBdr/>
        <w:shd w:val="clear" w:fill="auto"/>
        <w:spacing w:lineRule="auto" w:line="209" w:before="90" w:after="0"/>
        <w:ind w:hanging="0" w:start="441"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1"/>
          <w:szCs w:val="21"/>
          <w:u w:val="none"/>
          <w:shd w:fill="auto" w:val="clear"/>
          <w:vertAlign w:val="baseline"/>
        </w:rPr>
      </w:pPr>
      <w:bookmarkStart w:id="22" w:name="bookmark=id.hclvlhl0eqxo"/>
      <w:bookmarkEnd w:id="22"/>
      <w:r>
        <w:rPr>
          <w:rFonts w:eastAsia="Arial" w:cs="Arial"/>
          <w:b/>
          <w:bCs/>
          <w:i w:val="false"/>
          <w:iCs w:val="false"/>
          <w:caps w:val="false"/>
          <w:smallCaps w:val="false"/>
          <w:strike w:val="false"/>
          <w:dstrike w:val="false"/>
          <w:color w:val="000000"/>
          <w:position w:val="0"/>
          <w:sz w:val="21"/>
          <w:szCs w:val="21"/>
          <w:u w:val="none"/>
          <w:shd w:fill="auto" w:val="clear"/>
          <w:vertAlign w:val="baseline"/>
        </w:rPr>
        <w:t xml:space="preserve">2. </w:t>
      </w:r>
      <w:r>
        <w:rPr>
          <w:rFonts w:ascii="Microsoft Yahei" w:hAnsi="Microsoft Yahei" w:cs="Microsoft Yahei" w:eastAsia="Microsoft Yahei"/>
          <w:b/>
          <w:bCs/>
          <w:i w:val="false"/>
          <w:iCs w:val="false"/>
          <w:caps w:val="false"/>
          <w:smallCaps w:val="false"/>
          <w:strike w:val="false"/>
          <w:dstrike w:val="false"/>
          <w:color w:val="000000"/>
          <w:position w:val="0"/>
          <w:sz w:val="21"/>
          <w:szCs w:val="21"/>
          <w:u w:val="none"/>
          <w:shd w:fill="auto" w:val="clear"/>
          <w:vertAlign w:val="baseline"/>
        </w:rPr>
        <w:t xml:space="preserve">三性 </w:t>
      </w:r>
      <w:r>
        <w:rPr>
          <w:rFonts w:eastAsia="Times New Roman" w:cs="Times New Roman" w:ascii="Times New Roman" w:hAnsi="Times New Roman"/>
          <w:b/>
          <w:bCs/>
          <w:i w:val="false"/>
          <w:iCs w:val="false"/>
          <w:caps w:val="false"/>
          <w:smallCaps w:val="false"/>
          <w:strike w:val="false"/>
          <w:dstrike w:val="false"/>
          <w:color w:val="000000"/>
          <w:position w:val="0"/>
          <w:sz w:val="21"/>
          <w:szCs w:val="21"/>
          <w:u w:val="none"/>
          <w:shd w:fill="auto" w:val="clear"/>
          <w:vertAlign w:val="baseline"/>
        </w:rPr>
        <w:t>Three Natures</w:t>
      </w:r>
    </w:p>
    <w:p>
      <w:pPr>
        <w:pStyle w:val="normal1"/>
        <w:keepNext w:val="false"/>
        <w:keepLines w:val="false"/>
        <w:pageBreakBefore w:val="false"/>
        <w:widowControl/>
        <w:pBdr/>
        <w:shd w:val="clear" w:fill="auto"/>
        <w:spacing w:lineRule="auto" w:line="362"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p>
    <w:p>
      <w:pPr>
        <w:pStyle w:val="normal1"/>
        <w:spacing w:lineRule="auto" w:line="293" w:before="91" w:after="0"/>
        <w:ind w:firstLine="429" w:start="22" w:end="20"/>
        <w:jc w:val="both"/>
        <w:rPr>
          <w:rFonts w:ascii="Microsoft Yahei" w:hAnsi="Microsoft Yahei" w:eastAsia="Microsoft Yahei" w:cs="Microsoft Yahei"/>
          <w:sz w:val="21"/>
          <w:szCs w:val="21"/>
        </w:rPr>
      </w:pPr>
      <w:r>
        <w:rPr>
          <w:rFonts w:ascii="Microsoft Yahei" w:hAnsi="Microsoft Yahei" w:cs="Microsoft Yahei" w:eastAsia="Microsoft Yahei"/>
          <w:sz w:val="21"/>
          <w:szCs w:val="21"/>
        </w:rPr>
        <w:t>除了对心理现象的剖析，唯识宗还以三性思想阐述了认识和存在、现象和本质的关系。</w:t>
      </w:r>
      <w:sdt>
        <w:sdtPr>
          <w:tag w:val="goog_rdk_55"/>
          <w:id w:val="1685331710"/>
        </w:sdtPr>
        <w:sdtContent>
          <w:r>
            <w:rPr>
              <w:rFonts w:ascii="Microsoft Yahei" w:hAnsi="Microsoft Yahei" w:cs="Microsoft Yahei" w:eastAsia="Microsoft Yahei"/>
              <w:sz w:val="21"/>
              <w:szCs w:val="21"/>
            </w:rPr>
          </w:r>
          <w:r>
            <w:rPr>
              <w:rFonts w:ascii="Microsoft Yahei" w:hAnsi="Microsoft Yahei" w:cs="Microsoft Yahei" w:eastAsia="Microsoft Yahei"/>
              <w:sz w:val="21"/>
              <w:szCs w:val="21"/>
            </w:rPr>
          </w:r>
        </w:sdtContent>
      </w:sdt>
      <w:r>
        <w:rPr>
          <w:rFonts w:ascii="Microsoft Yahei" w:hAnsi="Microsoft Yahei" w:cs="Microsoft Yahei" w:eastAsia="Microsoft Yahei"/>
          <w:sz w:val="21"/>
          <w:szCs w:val="21"/>
        </w:rPr>
        <w:t>这也是极其重要的哲学问题。</w:t>
      </w:r>
      <w:r>
        <w:rPr/>
        <w:commentReference w:id="47"/>
      </w:r>
      <w:r>
        <w:rPr>
          <w:rFonts w:ascii="Microsoft Yahei" w:hAnsi="Microsoft Yahei" w:cs="Microsoft Yahei" w:eastAsia="Microsoft Yahei"/>
          <w:sz w:val="21"/>
          <w:szCs w:val="21"/>
        </w:rPr>
        <w:t>唯识宗认为，我们认识的世界包含三个层面 ：一是遍计所执相，即主观错觉的世界，是被我们的情绪、观念、好恶之心处理后，呈现在认识上的影像。二是依他起相，即如实显现的世界，是因缘因果的存在。三是圆成实相，即一切现象的空性本质。</w:t>
      </w:r>
    </w:p>
    <w:p>
      <w:pPr>
        <w:pStyle w:val="normal1"/>
        <w:spacing w:lineRule="auto" w:line="338" w:before="2" w:after="0"/>
        <w:ind w:firstLine="416" w:start="22" w:end="20"/>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 xml:space="preserve">Beyond analysing mental phenomena, the Yogacara school explains the relationship between </w:t>
      </w:r>
      <w:sdt>
        <w:sdtPr>
          <w:tag w:val="goog_rdk_56"/>
          <w:id w:val="-1155408746"/>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cognition and existence</w:t>
      </w:r>
      <w:r>
        <w:rPr/>
        <w:commentReference w:id="48"/>
      </w:r>
      <w:r>
        <w:rPr>
          <w:rFonts w:eastAsia="Times New Roman" w:cs="Times New Roman" w:ascii="Times New Roman" w:hAnsi="Times New Roman"/>
          <w:sz w:val="21"/>
          <w:szCs w:val="21"/>
        </w:rPr>
        <w:t>, phenomena and essence. Through the doctrine of the three natures,</w:t>
      </w:r>
      <w:sdt>
        <w:sdtPr>
          <w:tag w:val="goog_rdk_57"/>
          <w:id w:val="823936283"/>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 xml:space="preserve"> this addresses one of the most fundamental philosophical questions.</w:t>
      </w:r>
      <w:r>
        <w:rPr/>
        <w:commentReference w:id="49"/>
      </w:r>
    </w:p>
    <w:p>
      <w:pPr>
        <w:pStyle w:val="normal1"/>
        <w:keepNext w:val="false"/>
        <w:keepLines w:val="false"/>
        <w:pageBreakBefore w:val="false"/>
        <w:widowControl/>
        <w:pBdr/>
        <w:shd w:val="clear" w:fill="auto"/>
        <w:spacing w:lineRule="auto" w:line="312"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p>
    <w:p>
      <w:pPr>
        <w:pStyle w:val="normal1"/>
        <w:spacing w:lineRule="auto" w:line="276" w:before="61" w:after="0"/>
        <w:ind w:hanging="0" w:start="436"/>
        <w:rPr>
          <w:rFonts w:ascii="Times New Roman" w:hAnsi="Times New Roman" w:eastAsia="Times New Roman" w:cs="Times New Roman"/>
          <w:sz w:val="21"/>
          <w:szCs w:val="21"/>
        </w:rPr>
      </w:pPr>
      <w:r>
        <w:rPr>
          <w:rFonts w:eastAsia="Times New Roman" w:cs="Times New Roman" w:ascii="Times New Roman" w:hAnsi="Times New Roman"/>
          <w:position w:val="0"/>
          <w:sz w:val="21"/>
          <w:szCs w:val="21"/>
          <w:vertAlign w:val="baseline"/>
        </w:rPr>
        <w:t>Yogacara points the world we perceive contains three levels:</w:t>
      </w:r>
    </w:p>
    <w:p>
      <w:pPr>
        <w:pStyle w:val="normal1"/>
        <w:spacing w:lineRule="auto" w:line="302" w:before="49" w:after="0"/>
        <w:ind w:firstLine="810" w:start="16" w:end="20"/>
        <w:rPr>
          <w:rFonts w:ascii="Times New Roman" w:hAnsi="Times New Roman" w:eastAsia="Times New Roman" w:cs="Times New Roman"/>
          <w:sz w:val="21"/>
          <w:szCs w:val="21"/>
        </w:rPr>
      </w:pPr>
      <w:r>
        <w:rPr>
          <w:rFonts w:eastAsia="Times New Roman" w:cs="Times New Roman" w:ascii="Times New Roman" w:hAnsi="Times New Roman"/>
          <w:sz w:val="21"/>
          <w:szCs w:val="21"/>
        </w:rPr>
        <w:t xml:space="preserve">1. Imagined  Nature  (Parikalpita)  -  the  world  as  incorrectly  construed.  This  is  the world of subjective illusion, shaped by our emotions, concepts, likes, and dislikes, and presented </w:t>
      </w:r>
      <w:r>
        <w:rPr>
          <w:rFonts w:eastAsia="Times New Roman" w:cs="Times New Roman" w:ascii="Times New Roman" w:hAnsi="Times New Roman"/>
          <w:position w:val="0"/>
          <w:sz w:val="21"/>
          <w:szCs w:val="21"/>
          <w:vertAlign w:val="baseline"/>
        </w:rPr>
        <w:t xml:space="preserve">in consciousness as a distorted image. </w:t>
      </w:r>
      <w:sdt>
        <w:sdtPr>
          <w:tag w:val="goog_rdk_58"/>
          <w:id w:val="1495778925"/>
        </w:sdtPr>
        <w:sdtContent>
          <w:r>
            <w:rPr>
              <w:rFonts w:eastAsia="Times New Roman" w:cs="Times New Roman" w:ascii="Times New Roman" w:hAnsi="Times New Roman"/>
              <w:position w:val="0"/>
              <w:sz w:val="21"/>
              <w:szCs w:val="21"/>
              <w:vertAlign w:val="baseline"/>
            </w:rPr>
          </w:r>
          <w:r>
            <w:rPr>
              <w:rFonts w:eastAsia="Times New Roman" w:cs="Times New Roman" w:ascii="Times New Roman" w:hAnsi="Times New Roman"/>
              <w:position w:val="0"/>
              <w:sz w:val="21"/>
              <w:szCs w:val="21"/>
              <w:vertAlign w:val="baseline"/>
            </w:rPr>
          </w:r>
        </w:sdtContent>
      </w:sdt>
    </w:p>
    <w:p>
      <w:pPr>
        <w:pStyle w:val="normal1"/>
        <w:spacing w:lineRule="auto" w:line="302" w:before="49" w:after="0"/>
        <w:ind w:firstLine="836" w:start="34" w:end="21"/>
        <w:rPr>
          <w:rFonts w:ascii="Times New Roman" w:hAnsi="Times New Roman" w:eastAsia="Times New Roman" w:cs="Times New Roman"/>
          <w:sz w:val="21"/>
          <w:szCs w:val="21"/>
        </w:rPr>
      </w:pPr>
      <w:r>
        <w:rPr/>
        <w:commentReference w:id="50"/>
      </w:r>
      <w:r>
        <w:rPr>
          <w:rFonts w:eastAsia="Times New Roman" w:cs="Times New Roman" w:ascii="Times New Roman" w:hAnsi="Times New Roman"/>
          <w:sz w:val="21"/>
          <w:szCs w:val="21"/>
        </w:rPr>
        <w:t xml:space="preserve">2.  Dependent Nature (Paratantra) - the world as it truly appears, arising from causes and conditions. </w:t>
      </w:r>
      <w:sdt>
        <w:sdtPr>
          <w:tag w:val="goog_rdk_59"/>
          <w:id w:val="-1248604254"/>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This is the world of interdependent existence.</w:t>
      </w:r>
      <w:r>
        <w:rPr/>
        <w:commentReference w:id="51"/>
      </w:r>
    </w:p>
    <w:p>
      <w:pPr>
        <w:pStyle w:val="normal1"/>
        <w:spacing w:lineRule="auto" w:line="331" w:before="46" w:after="0"/>
        <w:ind w:firstLine="840" w:start="34" w:end="21"/>
        <w:rPr>
          <w:rFonts w:ascii="Times New Roman" w:hAnsi="Times New Roman" w:eastAsia="Times New Roman" w:cs="Times New Roman"/>
          <w:sz w:val="21"/>
          <w:szCs w:val="21"/>
        </w:rPr>
      </w:pPr>
      <w:r>
        <w:rPr>
          <w:rFonts w:eastAsia="Times New Roman" w:cs="Times New Roman" w:ascii="Times New Roman" w:hAnsi="Times New Roman"/>
          <w:sz w:val="21"/>
          <w:szCs w:val="21"/>
        </w:rPr>
        <w:t xml:space="preserve">3.  Perfected Nature (PariniŞpanna) - the ultimate nature of all phenomena, their empty essence. </w:t>
      </w:r>
      <w:sdt>
        <w:sdtPr>
          <w:tag w:val="goog_rdk_60"/>
          <w:id w:val="825228434"/>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p>
    <w:p>
      <w:pPr>
        <w:pStyle w:val="normal1"/>
        <w:keepNext w:val="false"/>
        <w:keepLines w:val="false"/>
        <w:pageBreakBefore w:val="false"/>
        <w:widowControl/>
        <w:pBdr/>
        <w:shd w:val="clear" w:fill="auto"/>
        <w:spacing w:lineRule="auto" w:line="290"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commentReference w:id="52"/>
      </w:r>
    </w:p>
    <w:p>
      <w:pPr>
        <w:pStyle w:val="normal1"/>
        <w:keepNext w:val="false"/>
        <w:keepLines w:val="false"/>
        <w:pageBreakBefore w:val="false"/>
        <w:widowControl/>
        <w:pBdr/>
        <w:shd w:val="clear" w:fill="auto"/>
        <w:spacing w:lineRule="auto" w:line="293" w:before="90" w:after="0"/>
        <w:ind w:firstLine="470" w:start="0" w:end="20"/>
        <w:jc w:val="both"/>
        <w:rPr>
          <w:rFonts w:ascii="Microsoft Yahei" w:hAnsi="Microsoft Yahei" w:eastAsia="Microsoft Yahei" w:cs="Microsoft Yahei"/>
          <w:b w:val="false"/>
          <w:bCs w:val="false"/>
          <w:i w:val="false"/>
          <w:iCs w:val="false"/>
          <w:caps w:val="false"/>
          <w:smallCaps w:val="false"/>
          <w:strike w:val="false"/>
          <w:dstrike w:val="false"/>
          <w:color w:val="000000"/>
          <w:position w:val="0"/>
          <w:sz w:val="21"/>
          <w:szCs w:val="21"/>
          <w:u w:val="none"/>
          <w:shd w:fill="auto" w:val="clear"/>
          <w:vertAlign w:val="baseline"/>
        </w:rPr>
      </w:pP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 xml:space="preserve">了解三性的目的，是帮助我们正确看待世界，不被我法二执左右。所谓我执，是对自我的错误认知和执著；所谓法执，是对现象世界的错误认知和执著。这些错误认知就是所知障，还会进一步引发烦恼障。 面对同样的问题，因为认知不同，产生的影响大相径庭。 </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天下本无事，庸人自扰之</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说的就是这个道理。对于学艺术的人来说，看世界往往有独到的眼光和感受，可以见常人之未见。为什么会这样？因为真正产生影响的不是现象本身，而是我们对现象的认识。当然，这种独到眼光并不是佛法所说的如实见，只是一种经过专业训练的法执。</w:t>
      </w:r>
    </w:p>
    <w:p>
      <w:pPr>
        <w:pStyle w:val="normal1"/>
        <w:spacing w:lineRule="auto" w:line="322" w:before="5" w:after="0"/>
        <w:ind w:firstLine="425" w:start="28" w:end="21"/>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The  purpose  of understanding  the  Three  Natures  is  to  help  us  see  the  world  correctly, avoiding the dual grasping of self and phenomena. Self-grasping is the mistaken identification and attachment to the self; grasping at phenomena is the mistaken understanding and attachment to the world of appearances. These misperceptions constitute the obstructions to knowledge and give rise to the obstructions to affliction.</w:t>
      </w:r>
    </w:p>
    <w:p>
      <w:pPr>
        <w:pStyle w:val="normal1"/>
        <w:spacing w:lineRule="auto" w:line="317" w:before="3" w:after="0"/>
        <w:ind w:firstLine="423" w:start="26"/>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Faced with the same circumstance, different cognition leads to vastly different outcomes. As the Chinese proverb says, “The world has no troubles; fools create them for themselves.” Artists, in particular, often perceive the world with a unique perspective, noticing what ordinary people overlook. Why is this so? It is not the phenomena themselves that generate influence, but our perception of them. Of course, such professional insight is not the same as the Yogacara notion of seeing things as they truly are; it remains a form of grasping at phenomena.</w:t>
      </w:r>
      <w:sdt>
        <w:sdtPr>
          <w:tag w:val="goog_rdk_61"/>
          <w:id w:val="2091003418"/>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p>
    <w:p>
      <w:pPr>
        <w:pStyle w:val="normal1"/>
        <w:keepNext w:val="false"/>
        <w:keepLines w:val="false"/>
        <w:pageBreakBefore w:val="false"/>
        <w:widowControl/>
        <w:pBdr/>
        <w:shd w:val="clear" w:fill="auto"/>
        <w:spacing w:lineRule="auto" w:line="350"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commentReference w:id="53"/>
      </w:r>
    </w:p>
    <w:p>
      <w:pPr>
        <w:pStyle w:val="normal1"/>
        <w:spacing w:lineRule="auto" w:line="293" w:before="91" w:after="0"/>
        <w:ind w:firstLine="421" w:start="35" w:end="20"/>
        <w:jc w:val="both"/>
        <w:rPr>
          <w:rFonts w:ascii="Microsoft Yahei" w:hAnsi="Microsoft Yahei" w:eastAsia="Microsoft Yahei" w:cs="Microsoft Yahei"/>
          <w:sz w:val="21"/>
          <w:szCs w:val="21"/>
        </w:rPr>
      </w:pPr>
      <w:r>
        <w:rPr>
          <w:rFonts w:ascii="Microsoft Yahei" w:hAnsi="Microsoft Yahei" w:cs="Microsoft Yahei" w:eastAsia="Microsoft Yahei"/>
          <w:sz w:val="21"/>
          <w:szCs w:val="21"/>
        </w:rPr>
        <w:t>我们对世界的认识是智慧还是错误？关键在于对依他起相的认识，这是一个决定方向的中介点。如果正确认识缘起，就能在现象的当下通达空性，为当体即空。反之，就会对现象产生错误认知和执著，进而引发烦恼，导向生死和轮回。关于三性的关系，唯识经典有个著名的比喻：就像有人在月光下看到绳子，将之误以为蛇，惊恐不已。事实上，造成惊恐的对象并不存在，只是我们附加其上的误解。中国古代的杯弓蛇影也是说明这个道理。人生中，我们因为误解制造了无尽烦恼，所以要学习缘起的智慧，更要通过禅修开启观智。只有通达空性，才能如实了知一切，不被幻相所迷、所转、所束缚。</w:t>
      </w:r>
    </w:p>
    <w:p>
      <w:pPr>
        <w:pStyle w:val="normal1"/>
        <w:spacing w:lineRule="auto" w:line="300" w:before="1" w:after="0"/>
        <w:ind w:firstLine="423" w:start="26" w:end="21"/>
        <w:rPr>
          <w:rFonts w:ascii="Times New Roman" w:hAnsi="Times New Roman" w:eastAsia="Times New Roman" w:cs="Times New Roman"/>
          <w:sz w:val="21"/>
          <w:szCs w:val="21"/>
        </w:rPr>
      </w:pPr>
      <w:r>
        <w:rPr>
          <w:rFonts w:eastAsia="Times New Roman" w:cs="Times New Roman" w:ascii="Times New Roman" w:hAnsi="Times New Roman"/>
          <w:sz w:val="21"/>
          <w:szCs w:val="21"/>
        </w:rPr>
        <w:t xml:space="preserve">Whether our perception of the world is wise or mistaken depends on how </w:t>
      </w:r>
      <w:sdt>
        <w:sdtPr>
          <w:tag w:val="goog_rdk_62"/>
          <w:id w:val="1278458760"/>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 xml:space="preserve">accurately </w:t>
      </w:r>
      <w:r>
        <w:rPr/>
        <w:commentReference w:id="54"/>
      </w:r>
      <w:r>
        <w:rPr>
          <w:rFonts w:eastAsia="Times New Roman" w:cs="Times New Roman" w:ascii="Times New Roman" w:hAnsi="Times New Roman"/>
          <w:sz w:val="21"/>
          <w:szCs w:val="21"/>
        </w:rPr>
        <w:t>we perceive the dependent nature. This point serves as a decisive intermediary.</w:t>
      </w:r>
    </w:p>
    <w:p>
      <w:pPr>
        <w:pStyle w:val="normal1"/>
        <w:spacing w:lineRule="auto" w:line="307" w:before="47" w:after="0"/>
        <w:ind w:firstLine="422" w:start="26" w:end="21"/>
        <w:jc w:val="both"/>
        <w:rPr>
          <w:rFonts w:ascii="Times New Roman" w:hAnsi="Times New Roman" w:eastAsia="Times New Roman" w:cs="Times New Roman"/>
        </w:rPr>
      </w:pPr>
      <w:r>
        <w:rPr>
          <w:rFonts w:eastAsia="Times New Roman" w:cs="Times New Roman" w:ascii="Times New Roman" w:hAnsi="Times New Roman"/>
          <w:sz w:val="21"/>
          <w:szCs w:val="21"/>
        </w:rPr>
        <w:t>A correct understanding of dependent origination allows us to perceive emptiness in the present moment  of phenomena  -  the  essence  is  emptiness.  Conversely,  misunderstanding  the dependent nature leads to attachment, affliction, and continued cycles of birth and death.</w:t>
      </w:r>
      <w:sdt>
        <w:sdtPr>
          <w:tag w:val="goog_rdk_63"/>
          <w:id w:val="398653839"/>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p>
    <w:p>
      <w:pPr>
        <w:pStyle w:val="normal1"/>
        <w:spacing w:lineRule="auto" w:line="307" w:before="47" w:after="0"/>
        <w:ind w:firstLine="422" w:start="26" w:end="21"/>
        <w:jc w:val="both"/>
        <w:rPr>
          <w:rFonts w:ascii="Times New Roman" w:hAnsi="Times New Roman" w:eastAsia="Times New Roman" w:cs="Times New Roman"/>
        </w:rPr>
      </w:pPr>
      <w:r>
        <w:rPr/>
        <w:commentReference w:id="55"/>
      </w:r>
    </w:p>
    <w:p>
      <w:pPr>
        <w:pStyle w:val="normal1"/>
        <w:spacing w:lineRule="auto" w:line="307" w:before="47" w:after="0"/>
        <w:ind w:firstLine="422" w:start="26" w:end="21"/>
        <w:jc w:val="both"/>
        <w:rPr>
          <w:rFonts w:ascii="Times New Roman" w:hAnsi="Times New Roman" w:eastAsia="Times New Roman" w:cs="Times New Roman"/>
          <w:sz w:val="21"/>
          <w:szCs w:val="21"/>
        </w:rPr>
      </w:pPr>
      <w:sdt>
        <w:sdtPr>
          <w:tag w:val="goog_rdk_64"/>
          <w:id w:val="1749556563"/>
        </w:sdtPr>
        <w:sdtContent>
          <w:r>
            <w:rPr/>
          </w:r>
          <w:r>
            <w:rPr/>
          </w:r>
        </w:sdtContent>
      </w:sdt>
      <w:r>
        <w:rPr>
          <w:rFonts w:eastAsia="Times New Roman" w:cs="Times New Roman" w:ascii="Times New Roman" w:hAnsi="Times New Roman"/>
          <w:sz w:val="21"/>
          <w:szCs w:val="21"/>
        </w:rPr>
        <w:t>A classic Yogacara analogy illustrates the relationship among the Three Natures</w:t>
      </w:r>
      <w:r>
        <w:rPr/>
        <w:commentReference w:id="56"/>
      </w:r>
      <w:r>
        <w:rPr>
          <w:rFonts w:eastAsia="Times New Roman" w:cs="Times New Roman" w:ascii="Times New Roman" w:hAnsi="Times New Roman"/>
          <w:sz w:val="21"/>
          <w:szCs w:val="21"/>
        </w:rPr>
        <w:t xml:space="preserve">: someone mistakes a rope for a snake in the moonlight and reacts with fear. The </w:t>
      </w:r>
      <w:sdt>
        <w:sdtPr>
          <w:tag w:val="goog_rdk_65"/>
          <w:id w:val="149464989"/>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object</w:t>
      </w:r>
      <w:r>
        <w:rPr/>
        <w:commentReference w:id="57"/>
      </w:r>
      <w:r>
        <w:rPr>
          <w:rFonts w:eastAsia="Times New Roman" w:cs="Times New Roman" w:ascii="Times New Roman" w:hAnsi="Times New Roman"/>
          <w:sz w:val="21"/>
          <w:szCs w:val="21"/>
        </w:rPr>
        <w:t xml:space="preserve"> that causes the fear does not truly exist; it is the superimposed misunderstanding that creates the reaction. The Chinese idiom “the shadow of a snake reflected in a cup” (bēi gōng shé yǐng) conveys the same </w:t>
      </w:r>
      <w:sdt>
        <w:sdtPr>
          <w:tag w:val="goog_rdk_66"/>
          <w:id w:val="-1778588751"/>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principle</w:t>
      </w:r>
      <w:r>
        <w:rPr/>
        <w:commentReference w:id="58"/>
      </w:r>
      <w:r>
        <w:rPr>
          <w:rFonts w:eastAsia="Times New Roman" w:cs="Times New Roman" w:ascii="Times New Roman" w:hAnsi="Times New Roman"/>
          <w:sz w:val="21"/>
          <w:szCs w:val="21"/>
        </w:rPr>
        <w:t>.</w:t>
      </w:r>
    </w:p>
    <w:p>
      <w:pPr>
        <w:pStyle w:val="normal1"/>
        <w:spacing w:lineRule="auto" w:line="307" w:before="46" w:after="0"/>
        <w:ind w:firstLine="418" w:start="46"/>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 xml:space="preserve">In life, endless afflictions arise from misperception. Therefore, one must study the wisdom of dependent origination, and cultivate </w:t>
      </w:r>
      <w:sdt>
        <w:sdtPr>
          <w:tag w:val="goog_rdk_67"/>
          <w:id w:val="-1078430897"/>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insight</w:t>
      </w:r>
      <w:r>
        <w:rPr/>
        <w:commentReference w:id="59"/>
      </w:r>
      <w:r>
        <w:rPr>
          <w:rFonts w:eastAsia="Times New Roman" w:cs="Times New Roman" w:ascii="Times New Roman" w:hAnsi="Times New Roman"/>
          <w:sz w:val="21"/>
          <w:szCs w:val="21"/>
        </w:rPr>
        <w:t xml:space="preserve"> through meditation. Only by realising emptiness can one truly know all things, without being deluded, swayed, or bound by appearances.</w:t>
      </w:r>
    </w:p>
    <w:p>
      <w:pPr>
        <w:pStyle w:val="normal1"/>
        <w:keepNext w:val="false"/>
        <w:keepLines w:val="false"/>
        <w:pageBreakBefore w:val="false"/>
        <w:widowControl/>
        <w:pBdr/>
        <w:shd w:val="clear" w:fill="auto"/>
        <w:spacing w:lineRule="auto" w:line="312"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p>
    <w:p>
      <w:pPr>
        <w:pStyle w:val="normal1"/>
        <w:keepNext w:val="false"/>
        <w:keepLines w:val="false"/>
        <w:pageBreakBefore w:val="false"/>
        <w:widowControl/>
        <w:pBdr/>
        <w:shd w:val="clear" w:fill="auto"/>
        <w:spacing w:lineRule="auto" w:line="312"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bookmarkStart w:id="23" w:name="bookmark=id.b2arc0r3w4ol"/>
      <w:bookmarkStart w:id="24" w:name="bookmark=id.b2arc0r3w4ol"/>
      <w:bookmarkEnd w:id="24"/>
    </w:p>
    <w:p>
      <w:pPr>
        <w:pStyle w:val="normal1"/>
        <w:keepNext w:val="false"/>
        <w:keepLines w:val="false"/>
        <w:pageBreakBefore w:val="false"/>
        <w:widowControl/>
        <w:pBdr/>
        <w:shd w:val="clear" w:fill="auto"/>
        <w:spacing w:lineRule="auto" w:line="197" w:before="90" w:after="0"/>
        <w:ind w:hanging="0" w:start="465"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1"/>
          <w:szCs w:val="21"/>
          <w:u w:val="none"/>
          <w:shd w:fill="auto" w:val="clear"/>
          <w:vertAlign w:val="baseline"/>
        </w:rPr>
      </w:pPr>
      <w:bookmarkStart w:id="25" w:name="bookmark=id.b2arc0r3w4ol"/>
      <w:bookmarkEnd w:id="25"/>
      <w:r>
        <w:rPr>
          <w:rFonts w:eastAsia="Arial" w:cs="Arial"/>
          <w:b/>
          <w:bCs/>
          <w:i w:val="false"/>
          <w:iCs w:val="false"/>
          <w:caps w:val="false"/>
          <w:smallCaps w:val="false"/>
          <w:strike w:val="false"/>
          <w:dstrike w:val="false"/>
          <w:color w:val="000000"/>
          <w:position w:val="0"/>
          <w:sz w:val="21"/>
          <w:szCs w:val="21"/>
          <w:u w:val="none"/>
          <w:shd w:fill="auto" w:val="clear"/>
          <w:vertAlign w:val="baseline"/>
        </w:rPr>
        <w:t xml:space="preserve">3. </w:t>
      </w:r>
      <w:r>
        <w:rPr>
          <w:rFonts w:ascii="Microsoft Yahei" w:hAnsi="Microsoft Yahei" w:cs="Microsoft Yahei" w:eastAsia="Microsoft Yahei"/>
          <w:b/>
          <w:bCs/>
          <w:i w:val="false"/>
          <w:iCs w:val="false"/>
          <w:caps w:val="false"/>
          <w:smallCaps w:val="false"/>
          <w:strike w:val="false"/>
          <w:dstrike w:val="false"/>
          <w:color w:val="000000"/>
          <w:position w:val="0"/>
          <w:sz w:val="21"/>
          <w:szCs w:val="21"/>
          <w:u w:val="none"/>
          <w:shd w:fill="auto" w:val="clear"/>
          <w:vertAlign w:val="baseline"/>
        </w:rPr>
        <w:t xml:space="preserve">转依 </w:t>
      </w:r>
      <w:r>
        <w:rPr>
          <w:rFonts w:eastAsia="Times New Roman" w:cs="Times New Roman" w:ascii="Times New Roman" w:hAnsi="Times New Roman"/>
          <w:b/>
          <w:bCs/>
          <w:i w:val="false"/>
          <w:iCs w:val="false"/>
          <w:caps w:val="false"/>
          <w:smallCaps w:val="false"/>
          <w:strike w:val="false"/>
          <w:dstrike w:val="false"/>
          <w:color w:val="000000"/>
          <w:position w:val="0"/>
          <w:sz w:val="21"/>
          <w:szCs w:val="21"/>
          <w:u w:val="none"/>
          <w:shd w:fill="auto" w:val="clear"/>
          <w:vertAlign w:val="baseline"/>
        </w:rPr>
        <w:t>Turning the Basis</w:t>
      </w:r>
    </w:p>
    <w:p>
      <w:pPr>
        <w:pStyle w:val="normal1"/>
        <w:keepNext w:val="false"/>
        <w:keepLines w:val="false"/>
        <w:pageBreakBefore w:val="false"/>
        <w:widowControl/>
        <w:pBdr/>
        <w:shd w:val="clear" w:fill="auto"/>
        <w:spacing w:lineRule="auto" w:line="379"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p>
    <w:p>
      <w:pPr>
        <w:pStyle w:val="normal1"/>
        <w:keepNext w:val="false"/>
        <w:keepLines w:val="false"/>
        <w:pageBreakBefore w:val="false"/>
        <w:widowControl/>
        <w:pBdr/>
        <w:shd w:val="clear" w:fill="auto"/>
        <w:spacing w:lineRule="auto" w:line="288" w:before="91" w:after="0"/>
        <w:ind w:firstLine="429" w:start="48" w:end="21"/>
        <w:jc w:val="both"/>
        <w:rPr>
          <w:rFonts w:ascii="Microsoft Yahei" w:hAnsi="Microsoft Yahei" w:eastAsia="Microsoft Yahei" w:cs="Microsoft Yahei"/>
          <w:b w:val="false"/>
          <w:bCs w:val="false"/>
          <w:i w:val="false"/>
          <w:iCs w:val="false"/>
          <w:caps w:val="false"/>
          <w:smallCaps w:val="false"/>
          <w:strike w:val="false"/>
          <w:dstrike w:val="false"/>
          <w:color w:val="000000"/>
          <w:position w:val="0"/>
          <w:sz w:val="21"/>
          <w:szCs w:val="21"/>
          <w:u w:val="none"/>
          <w:shd w:fill="auto" w:val="clear"/>
          <w:vertAlign w:val="baseline"/>
        </w:rPr>
      </w:pP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唯识修行的关键在于转依，这是佛教和哲学的根本区别所在。依，即生命存在的依托。凡夫的存在其实是</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被存在</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，是在不知不觉中被造就的。就像现在常说的</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被控</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，控制我们的，不是手机、游戏、购物， 而是自己培养的串习。常常在我们回过神来，才发现自己已大权旁落，成为欲望、情绪的奴隶。</w:t>
      </w:r>
    </w:p>
    <w:p>
      <w:pPr>
        <w:pStyle w:val="normal1"/>
        <w:spacing w:lineRule="auto" w:line="300" w:before="1" w:after="0"/>
        <w:ind w:firstLine="426" w:start="39" w:end="21"/>
        <w:rPr>
          <w:rFonts w:ascii="Times New Roman" w:hAnsi="Times New Roman" w:eastAsia="Times New Roman" w:cs="Times New Roman"/>
          <w:sz w:val="21"/>
          <w:szCs w:val="21"/>
        </w:rPr>
      </w:pPr>
      <w:r>
        <w:rPr>
          <w:rFonts w:eastAsia="Times New Roman" w:cs="Times New Roman" w:ascii="Times New Roman" w:hAnsi="Times New Roman"/>
          <w:sz w:val="21"/>
          <w:szCs w:val="21"/>
        </w:rPr>
        <w:t>The key to Yogacara practice lies in turning the basis, which marks a fundamental distinction between Buddhism and philosophy.</w:t>
      </w:r>
    </w:p>
    <w:p>
      <w:pPr>
        <w:pStyle w:val="normal1"/>
        <w:spacing w:lineRule="auto" w:line="324" w:before="46" w:after="0"/>
        <w:ind w:firstLine="420" w:end="21"/>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w:t>
      </w:r>
      <w:r>
        <w:rPr>
          <w:rFonts w:eastAsia="Times New Roman" w:cs="Times New Roman" w:ascii="Times New Roman" w:hAnsi="Times New Roman"/>
          <w:sz w:val="21"/>
          <w:szCs w:val="21"/>
        </w:rPr>
        <w:t>Basis” refers to the support or ground of life. The existence of ordinary beings is in  fact “existence being dependent upon something” - we are shaped unconsciously by conditions. In contemporary terms, one could say we are “controlled”. What controls us is not merely phones, games, or shopping, but the habitual patterns we have cultivated. Often, only when we regain awareness  do  we  realise  that  we  have  surrendered  authority,  becoming  slaves  to  desire  and emotion.</w:t>
      </w:r>
      <w:sdt>
        <w:sdtPr>
          <w:tag w:val="goog_rdk_68"/>
          <w:id w:val="645672696"/>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p>
    <w:p>
      <w:pPr>
        <w:pStyle w:val="normal1"/>
        <w:keepNext w:val="false"/>
        <w:keepLines w:val="false"/>
        <w:pageBreakBefore w:val="false"/>
        <w:widowControl/>
        <w:pBdr/>
        <w:shd w:val="clear" w:fill="auto"/>
        <w:spacing w:lineRule="auto" w:line="346"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commentReference w:id="60"/>
      </w:r>
    </w:p>
    <w:p>
      <w:pPr>
        <w:pStyle w:val="normal1"/>
        <w:spacing w:lineRule="auto" w:line="283" w:before="91" w:after="0"/>
        <w:ind w:firstLine="422" w:start="46" w:end="21"/>
        <w:jc w:val="both"/>
        <w:rPr>
          <w:rFonts w:ascii="Microsoft Yahei" w:hAnsi="Microsoft Yahei" w:eastAsia="Microsoft Yahei" w:cs="Microsoft Yahei"/>
          <w:sz w:val="21"/>
          <w:szCs w:val="21"/>
        </w:rPr>
      </w:pPr>
      <w:r>
        <w:rPr>
          <w:rFonts w:ascii="Microsoft Yahei" w:hAnsi="Microsoft Yahei" w:cs="Microsoft Yahei" w:eastAsia="Microsoft Yahei"/>
          <w:sz w:val="21"/>
          <w:szCs w:val="21"/>
        </w:rPr>
        <w:t>生而为人，区别于动物的最大意义就在于有理智，可以主动选择，转变生命依托。如果放任自流，等于放弃了做人的优势。怎么通过选择来转变？唯识的转依有两种，即</w:t>
      </w:r>
      <w:sdt>
        <w:sdtPr>
          <w:tag w:val="goog_rdk_69"/>
          <w:id w:val="-1758036931"/>
        </w:sdtPr>
        <w:sdtContent>
          <w:r>
            <w:rPr>
              <w:rFonts w:ascii="Microsoft Yahei" w:hAnsi="Microsoft Yahei" w:cs="Microsoft Yahei" w:eastAsia="Microsoft Yahei"/>
              <w:sz w:val="21"/>
              <w:szCs w:val="21"/>
            </w:rPr>
          </w:r>
          <w:r>
            <w:rPr>
              <w:rFonts w:ascii="Microsoft Yahei" w:hAnsi="Microsoft Yahei" w:cs="Microsoft Yahei" w:eastAsia="Microsoft Yahei"/>
              <w:sz w:val="21"/>
              <w:szCs w:val="21"/>
            </w:rPr>
          </w:r>
        </w:sdtContent>
      </w:sdt>
      <w:r>
        <w:rPr>
          <w:rFonts w:ascii="Microsoft Yahei" w:hAnsi="Microsoft Yahei" w:cs="Microsoft Yahei" w:eastAsia="Microsoft Yahei"/>
          <w:sz w:val="21"/>
          <w:szCs w:val="21"/>
        </w:rPr>
        <w:t>迷悟依和染净依</w:t>
      </w:r>
      <w:r>
        <w:rPr/>
        <w:commentReference w:id="61"/>
      </w:r>
      <w:r>
        <w:rPr>
          <w:rFonts w:ascii="Microsoft Yahei" w:hAnsi="Microsoft Yahei" w:cs="Microsoft Yahei" w:eastAsia="Microsoft Yahei"/>
          <w:sz w:val="21"/>
          <w:szCs w:val="21"/>
        </w:rPr>
        <w:t>。</w:t>
      </w:r>
    </w:p>
    <w:p>
      <w:pPr>
        <w:pStyle w:val="normal1"/>
        <w:spacing w:lineRule="auto" w:line="300" w:before="1" w:after="0"/>
        <w:ind w:firstLine="416" w:start="46" w:end="21"/>
        <w:rPr>
          <w:rFonts w:ascii="Times New Roman" w:hAnsi="Times New Roman" w:eastAsia="Times New Roman" w:cs="Times New Roman"/>
          <w:sz w:val="21"/>
          <w:szCs w:val="21"/>
        </w:rPr>
      </w:pPr>
      <w:r>
        <w:rPr>
          <w:rFonts w:eastAsia="Times New Roman" w:cs="Times New Roman" w:ascii="Times New Roman" w:hAnsi="Times New Roman"/>
          <w:sz w:val="21"/>
          <w:szCs w:val="21"/>
        </w:rPr>
        <w:t>Being human is distinguished  from  animals by reason  - the  capacity to make  conscious choices and transform the basis of life. To drift aimlessly is to forfeit this advantage.</w:t>
      </w:r>
    </w:p>
    <w:p>
      <w:pPr>
        <w:pStyle w:val="normal1"/>
        <w:spacing w:lineRule="auto" w:line="302" w:before="46" w:after="0"/>
        <w:ind w:firstLine="416" w:start="46" w:end="21"/>
        <w:rPr>
          <w:rFonts w:ascii="Times New Roman" w:hAnsi="Times New Roman" w:eastAsia="Times New Roman" w:cs="Times New Roman"/>
          <w:sz w:val="21"/>
          <w:szCs w:val="21"/>
        </w:rPr>
      </w:pPr>
      <w:r>
        <w:rPr>
          <w:rFonts w:eastAsia="Times New Roman" w:cs="Times New Roman" w:ascii="Times New Roman" w:hAnsi="Times New Roman"/>
          <w:sz w:val="21"/>
          <w:szCs w:val="21"/>
        </w:rPr>
        <w:t xml:space="preserve">How can one effect such transformation? Yogacara identifies two types of turning the basis: deluded-to-awakened basis and impure-to-pure basis. </w:t>
      </w:r>
      <w:sdt>
        <w:sdtPr>
          <w:tag w:val="goog_rdk_70"/>
          <w:id w:val="1105447037"/>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p>
    <w:p>
      <w:pPr>
        <w:pStyle w:val="normal1"/>
        <w:keepNext w:val="false"/>
        <w:keepLines w:val="false"/>
        <w:pageBreakBefore w:val="false"/>
        <w:widowControl/>
        <w:pBdr/>
        <w:shd w:val="clear" w:fill="auto"/>
        <w:spacing w:lineRule="auto" w:line="355"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commentReference w:id="62"/>
      </w:r>
    </w:p>
    <w:p>
      <w:pPr>
        <w:pStyle w:val="normal1"/>
        <w:spacing w:lineRule="auto" w:line="288" w:before="91" w:after="0"/>
        <w:ind w:firstLine="423" w:start="46" w:end="21"/>
        <w:jc w:val="both"/>
        <w:rPr>
          <w:rFonts w:ascii="Microsoft Yahei" w:hAnsi="Microsoft Yahei" w:eastAsia="Microsoft Yahei" w:cs="Microsoft Yahei"/>
          <w:sz w:val="21"/>
          <w:szCs w:val="21"/>
        </w:rPr>
      </w:pPr>
      <w:r>
        <w:rPr>
          <w:rFonts w:ascii="Microsoft Yahei" w:hAnsi="Microsoft Yahei" w:cs="Microsoft Yahei" w:eastAsia="Microsoft Yahei"/>
          <w:sz w:val="21"/>
          <w:szCs w:val="21"/>
        </w:rPr>
        <w:t>一是迷悟依。凡夫代表迷惑，佛菩萨代表觉悟，成佛就是转迷为悟的修行。凡夫之所以迷惑，是由无明造成的。因为看不清生命和世界的真相，就会迷失方向。我们一方面要看到，众生本具觉醒潜质，在这个层面，众生和佛菩萨是无二无别的，由此对修行生起信心。另一方面也要看到，虽然本质相同，但破迷开悟并不容易。尤其在当今社会，外在诱惑越来越多，我们的执著也</w:t>
      </w:r>
      <w:sdt>
        <w:sdtPr>
          <w:tag w:val="goog_rdk_71"/>
          <w:id w:val="-356162817"/>
        </w:sdtPr>
        <w:sdtContent>
          <w:r>
            <w:rPr>
              <w:rFonts w:ascii="Microsoft Yahei" w:hAnsi="Microsoft Yahei" w:cs="Microsoft Yahei" w:eastAsia="Microsoft Yahei"/>
              <w:sz w:val="21"/>
              <w:szCs w:val="21"/>
            </w:rPr>
          </w:r>
          <w:r>
            <w:rPr>
              <w:rFonts w:ascii="Microsoft Yahei" w:hAnsi="Microsoft Yahei" w:cs="Microsoft Yahei" w:eastAsia="Microsoft Yahei"/>
              <w:sz w:val="21"/>
              <w:szCs w:val="21"/>
            </w:rPr>
          </w:r>
        </w:sdtContent>
      </w:sdt>
      <w:r>
        <w:rPr>
          <w:rFonts w:ascii="Microsoft Yahei" w:hAnsi="Microsoft Yahei" w:cs="Microsoft Yahei" w:eastAsia="Microsoft Yahei"/>
          <w:sz w:val="21"/>
          <w:szCs w:val="21"/>
        </w:rPr>
        <w:t>越来越多，越来越</w:t>
      </w:r>
      <w:r>
        <w:rPr/>
        <w:commentReference w:id="63"/>
      </w:r>
      <w:r>
        <w:rPr>
          <w:rFonts w:ascii="Microsoft Yahei" w:hAnsi="Microsoft Yahei" w:cs="Microsoft Yahei" w:eastAsia="Microsoft Yahei"/>
          <w:sz w:val="21"/>
          <w:szCs w:val="21"/>
        </w:rPr>
        <w:t>找不到自己。</w:t>
      </w:r>
      <w:sdt>
        <w:sdtPr>
          <w:tag w:val="goog_rdk_72"/>
          <w:id w:val="-373890369"/>
        </w:sdtPr>
        <w:sdtContent>
          <w:r>
            <w:rPr>
              <w:rFonts w:ascii="Microsoft Yahei" w:hAnsi="Microsoft Yahei" w:cs="Microsoft Yahei" w:eastAsia="Microsoft Yahei"/>
              <w:sz w:val="21"/>
              <w:szCs w:val="21"/>
            </w:rPr>
          </w:r>
          <w:r>
            <w:rPr>
              <w:rFonts w:ascii="Microsoft Yahei" w:hAnsi="Microsoft Yahei" w:cs="Microsoft Yahei" w:eastAsia="Microsoft Yahei"/>
              <w:sz w:val="21"/>
              <w:szCs w:val="21"/>
            </w:rPr>
          </w:r>
        </w:sdtContent>
      </w:sdt>
      <w:r>
        <w:rPr>
          <w:rFonts w:ascii="Microsoft Yahei" w:hAnsi="Microsoft Yahei" w:cs="Microsoft Yahei" w:eastAsia="Microsoft Yahei"/>
          <w:sz w:val="21"/>
          <w:szCs w:val="21"/>
        </w:rPr>
        <w:t>这样的人生会走向哪里？</w:t>
      </w:r>
      <w:r>
        <w:rPr/>
        <w:commentReference w:id="64"/>
      </w:r>
      <w:r>
        <w:rPr>
          <w:rFonts w:ascii="Microsoft Yahei" w:hAnsi="Microsoft Yahei" w:cs="Microsoft Yahei" w:eastAsia="Microsoft Yahei"/>
          <w:sz w:val="21"/>
          <w:szCs w:val="21"/>
        </w:rPr>
        <w:t>迷悟依的重点，是认清生命现状，通过有次第的修行，逐步去除迷妄，开启觉性。</w:t>
      </w:r>
      <w:bookmarkStart w:id="26" w:name="bookmark=id.eylmurbka5yg"/>
    </w:p>
    <w:p>
      <w:pPr>
        <w:pStyle w:val="normal1"/>
        <w:spacing w:lineRule="auto" w:line="276" w:before="55" w:after="0"/>
        <w:ind w:hanging="0" w:start="442"/>
        <w:rPr>
          <w:rFonts w:ascii="Times New Roman" w:hAnsi="Times New Roman" w:eastAsia="Times New Roman" w:cs="Times New Roman"/>
          <w:sz w:val="21"/>
          <w:szCs w:val="21"/>
        </w:rPr>
      </w:pPr>
      <w:bookmarkEnd w:id="26"/>
      <w:r>
        <w:rPr>
          <w:rFonts w:eastAsia="Times New Roman" w:cs="Times New Roman" w:ascii="Times New Roman" w:hAnsi="Times New Roman"/>
          <w:position w:val="0"/>
          <w:sz w:val="21"/>
          <w:szCs w:val="21"/>
          <w:vertAlign w:val="baseline"/>
        </w:rPr>
        <w:t>a) Deluded-to-Awakened Basis</w:t>
      </w:r>
    </w:p>
    <w:p>
      <w:pPr>
        <w:pStyle w:val="normal1"/>
        <w:spacing w:lineRule="auto" w:line="307" w:before="50" w:after="0"/>
        <w:ind w:firstLine="423" w:start="18" w:end="21"/>
        <w:rPr>
          <w:rFonts w:ascii="Times New Roman" w:hAnsi="Times New Roman" w:eastAsia="Times New Roman" w:cs="Times New Roman"/>
          <w:sz w:val="21"/>
          <w:szCs w:val="21"/>
        </w:rPr>
      </w:pPr>
      <w:r>
        <w:rPr>
          <w:rFonts w:eastAsia="Times New Roman" w:cs="Times New Roman" w:ascii="Times New Roman" w:hAnsi="Times New Roman"/>
          <w:sz w:val="21"/>
          <w:szCs w:val="21"/>
        </w:rPr>
        <w:t>Ordinary  beings  represent   delusion;   Buddhas   and  bodhisattvas  represent   awakening. Buddhahood is the cultivation of transforming delusion into awakening. Delusion arises from ignorance: unable to perceive the truth of life and the world, one loses direction.</w:t>
      </w:r>
      <w:sdt>
        <w:sdtPr>
          <w:tag w:val="goog_rdk_73"/>
          <w:id w:val="-842210037"/>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p>
    <w:p>
      <w:pPr>
        <w:pStyle w:val="normal1"/>
        <w:spacing w:lineRule="auto" w:line="314" w:before="48" w:after="0"/>
        <w:ind w:firstLine="427" w:start="14" w:end="20"/>
        <w:jc w:val="both"/>
        <w:rPr>
          <w:rFonts w:ascii="Times New Roman" w:hAnsi="Times New Roman" w:eastAsia="Times New Roman" w:cs="Times New Roman"/>
          <w:sz w:val="21"/>
          <w:szCs w:val="21"/>
        </w:rPr>
      </w:pPr>
      <w:r>
        <w:rPr/>
        <w:commentReference w:id="65"/>
      </w:r>
      <w:r>
        <w:rPr>
          <w:rFonts w:eastAsia="Times New Roman" w:cs="Times New Roman" w:ascii="Times New Roman" w:hAnsi="Times New Roman"/>
          <w:sz w:val="21"/>
          <w:szCs w:val="21"/>
        </w:rPr>
        <w:t>On  one  hand,  we  must  recognise  that   all  beings  inherently  possess  the  potential   for awakening. On this level, there is no essential difference between ordinary beings and Buddhas, which cultivates confidence in practice. On the other hand, although the essence is the same, breaking  through  delusion  and  attaining  awakening  is  not  easy.  In  modern  society,  external distractions abound, attachments multiply, and people increasingly lose themselves.</w:t>
      </w:r>
    </w:p>
    <w:p>
      <w:pPr>
        <w:pStyle w:val="normal1"/>
        <w:spacing w:lineRule="auto" w:line="302" w:before="45" w:after="0"/>
        <w:ind w:firstLine="420" w:start="21"/>
        <w:rPr>
          <w:rFonts w:ascii="Times New Roman" w:hAnsi="Times New Roman" w:eastAsia="Times New Roman" w:cs="Times New Roman"/>
          <w:sz w:val="21"/>
          <w:szCs w:val="21"/>
        </w:rPr>
      </w:pPr>
      <w:r>
        <w:rPr>
          <w:rFonts w:eastAsia="Times New Roman" w:cs="Times New Roman" w:ascii="Times New Roman" w:hAnsi="Times New Roman"/>
          <w:sz w:val="21"/>
          <w:szCs w:val="21"/>
        </w:rPr>
        <w:t>The focus of the deluded-to-awakened basis is to clearly perceive the present condition of life, and through</w:t>
      </w:r>
      <w:sdt>
        <w:sdtPr>
          <w:tag w:val="goog_rdk_74"/>
          <w:id w:val="1339126180"/>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 xml:space="preserve"> systematic</w:t>
      </w:r>
      <w:r>
        <w:rPr/>
        <w:commentReference w:id="66"/>
      </w:r>
      <w:r>
        <w:rPr>
          <w:rFonts w:eastAsia="Times New Roman" w:cs="Times New Roman" w:ascii="Times New Roman" w:hAnsi="Times New Roman"/>
          <w:sz w:val="21"/>
          <w:szCs w:val="21"/>
        </w:rPr>
        <w:t xml:space="preserve"> practice, gradually remove delusion and awaken </w:t>
      </w:r>
      <w:sdt>
        <w:sdtPr>
          <w:tag w:val="goog_rdk_75"/>
          <w:id w:val="1418674164"/>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innate wisdom</w:t>
      </w:r>
      <w:r>
        <w:rPr/>
        <w:commentReference w:id="67"/>
      </w:r>
      <w:r>
        <w:rPr>
          <w:rFonts w:eastAsia="Times New Roman" w:cs="Times New Roman" w:ascii="Times New Roman" w:hAnsi="Times New Roman"/>
          <w:sz w:val="21"/>
          <w:szCs w:val="21"/>
        </w:rPr>
        <w:t>.</w:t>
      </w:r>
    </w:p>
    <w:p>
      <w:pPr>
        <w:pStyle w:val="normal1"/>
        <w:keepNext w:val="false"/>
        <w:keepLines w:val="false"/>
        <w:pageBreakBefore w:val="false"/>
        <w:widowControl/>
        <w:pBdr/>
        <w:shd w:val="clear" w:fill="auto"/>
        <w:spacing w:lineRule="auto" w:line="389"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p>
    <w:p>
      <w:pPr>
        <w:pStyle w:val="normal1"/>
        <w:spacing w:lineRule="auto" w:line="288" w:before="91" w:after="0"/>
        <w:ind w:firstLine="423" w:start="22" w:end="21"/>
        <w:jc w:val="both"/>
        <w:rPr>
          <w:rFonts w:ascii="Microsoft Yahei" w:hAnsi="Microsoft Yahei" w:eastAsia="Microsoft Yahei" w:cs="Microsoft Yahei"/>
          <w:sz w:val="21"/>
          <w:szCs w:val="21"/>
        </w:rPr>
      </w:pPr>
      <w:r>
        <w:rPr>
          <w:rFonts w:ascii="Microsoft Yahei" w:hAnsi="Microsoft Yahei" w:cs="Microsoft Yahei" w:eastAsia="Microsoft Yahei"/>
          <w:sz w:val="21"/>
          <w:szCs w:val="21"/>
        </w:rPr>
        <w:t>二 是染净依。染是杂染，佛法认为生命中有三种污染源，分别是烦恼杂染、业杂染、生杂染。这是迷惑产生的心理力量，也是凡夫现前的生命系统。除此之外， 生命还有清净本质，只是被层层遮蔽。所以要学习智慧文化，树立正确观念。进而通过戒定慧的修行 ，培养健康的生活方式和行为习惯。当杂染种子被彻底清除，清净觉性就得以显现。</w:t>
      </w:r>
    </w:p>
    <w:p>
      <w:pPr>
        <w:pStyle w:val="normal1"/>
        <w:spacing w:lineRule="auto" w:line="276"/>
        <w:ind w:hanging="0" w:start="434"/>
        <w:rPr>
          <w:rFonts w:ascii="Times New Roman" w:hAnsi="Times New Roman" w:eastAsia="Times New Roman" w:cs="Times New Roman"/>
          <w:sz w:val="21"/>
          <w:szCs w:val="21"/>
        </w:rPr>
      </w:pPr>
      <w:r>
        <w:rPr>
          <w:rFonts w:eastAsia="Times New Roman" w:cs="Times New Roman" w:ascii="Times New Roman" w:hAnsi="Times New Roman"/>
          <w:position w:val="0"/>
          <w:sz w:val="21"/>
          <w:szCs w:val="21"/>
          <w:vertAlign w:val="baseline"/>
        </w:rPr>
        <w:t>b) Impure-to-Pure Basis</w:t>
      </w:r>
    </w:p>
    <w:p>
      <w:pPr>
        <w:pStyle w:val="normal1"/>
        <w:spacing w:lineRule="auto" w:line="307" w:before="51" w:after="0"/>
        <w:ind w:firstLine="417" w:start="22" w:end="21"/>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 xml:space="preserve">Impurity refers to defilements. Buddhism identifies three sources of </w:t>
      </w:r>
      <w:sdt>
        <w:sdtPr>
          <w:tag w:val="goog_rdk_76"/>
          <w:id w:val="624198938"/>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contamination</w:t>
      </w:r>
      <w:r>
        <w:rPr/>
        <w:commentReference w:id="68"/>
      </w:r>
      <w:r>
        <w:rPr>
          <w:rFonts w:eastAsia="Times New Roman" w:cs="Times New Roman" w:ascii="Times New Roman" w:hAnsi="Times New Roman"/>
          <w:sz w:val="21"/>
          <w:szCs w:val="21"/>
        </w:rPr>
        <w:t xml:space="preserve"> in life: afflictive defilements, karmic defilements, and existential defilements. These represent the mental forces that generate delusion and </w:t>
      </w:r>
      <w:sdt>
        <w:sdtPr>
          <w:tag w:val="goog_rdk_77"/>
          <w:id w:val="1458394761"/>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constitute</w:t>
      </w:r>
      <w:r>
        <w:rPr/>
        <w:commentReference w:id="69"/>
      </w:r>
      <w:r>
        <w:rPr>
          <w:rFonts w:eastAsia="Times New Roman" w:cs="Times New Roman" w:ascii="Times New Roman" w:hAnsi="Times New Roman"/>
          <w:sz w:val="21"/>
          <w:szCs w:val="21"/>
        </w:rPr>
        <w:t xml:space="preserve"> the ordinary state of life.</w:t>
      </w:r>
    </w:p>
    <w:p>
      <w:pPr>
        <w:pStyle w:val="normal1"/>
        <w:spacing w:lineRule="auto" w:line="314" w:before="48" w:after="0"/>
        <w:ind w:firstLine="423" w:start="14"/>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 xml:space="preserve">Beyond these, life also possesses a pure nature, which is obscured by layers of defilement. Therefore, one must study wisdom traditions and establish correct views. Through the practice of </w:t>
      </w:r>
      <w:sdt>
        <w:sdtPr>
          <w:tag w:val="goog_rdk_78"/>
          <w:id w:val="1469399656"/>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 xml:space="preserve">disciplined  </w:t>
      </w:r>
      <w:r>
        <w:rPr/>
        <w:commentReference w:id="70"/>
      </w:r>
      <w:r>
        <w:rPr>
          <w:rFonts w:eastAsia="Times New Roman" w:cs="Times New Roman" w:ascii="Times New Roman" w:hAnsi="Times New Roman"/>
          <w:sz w:val="21"/>
          <w:szCs w:val="21"/>
        </w:rPr>
        <w:t>percepts,  concentration,  and  wisdom,  one  cultivates  wholesome  lifestyles  and behavioural habits. When the seeds of defilement are completely removed, the pure, awakened nature naturally manifests.</w:t>
      </w:r>
    </w:p>
    <w:p>
      <w:pPr>
        <w:pStyle w:val="normal1"/>
        <w:keepNext w:val="false"/>
        <w:keepLines w:val="false"/>
        <w:pageBreakBefore w:val="false"/>
        <w:widowControl/>
        <w:pBdr/>
        <w:shd w:val="clear" w:fill="auto"/>
        <w:spacing w:lineRule="auto" w:line="386"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p>
    <w:p>
      <w:pPr>
        <w:pStyle w:val="normal1"/>
        <w:spacing w:lineRule="auto" w:line="276" w:before="91" w:after="0"/>
        <w:ind w:firstLine="421" w:start="26" w:end="21"/>
        <w:rPr>
          <w:rFonts w:ascii="Microsoft Yahei" w:hAnsi="Microsoft Yahei" w:eastAsia="Microsoft Yahei" w:cs="Microsoft Yahei"/>
          <w:sz w:val="21"/>
          <w:szCs w:val="21"/>
        </w:rPr>
      </w:pPr>
      <w:r>
        <w:rPr>
          <w:rFonts w:ascii="Microsoft Yahei" w:hAnsi="Microsoft Yahei" w:cs="Microsoft Yahei" w:eastAsia="Microsoft Yahei"/>
          <w:sz w:val="21"/>
          <w:szCs w:val="21"/>
        </w:rPr>
        <w:t>这是唯识的认知和修行理路，也是觉醒生命的创作方式。其特点在于循序渐进，层层深入，是立足当下的生命状态，由迷妄转为觉悟，由杂染转为清净。</w:t>
      </w:r>
    </w:p>
    <w:p>
      <w:pPr>
        <w:pStyle w:val="normal1"/>
        <w:spacing w:lineRule="auto" w:line="307" w:before="1" w:after="0"/>
        <w:ind w:firstLine="426" w:start="14" w:end="21"/>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This is the cognitive and practical framework of Yogacara, and also the method of creating an awakened life. Its characteristic is gradual progression, moving step by step. It begins from the present state of life, transforms delusion into awakening, and converts defilement into purity.</w:t>
      </w:r>
      <w:sdt>
        <w:sdtPr>
          <w:tag w:val="goog_rdk_79"/>
          <w:id w:val="324397605"/>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p>
    <w:p>
      <w:pPr>
        <w:pStyle w:val="normal1"/>
        <w:keepNext w:val="false"/>
        <w:keepLines w:val="false"/>
        <w:pageBreakBefore w:val="false"/>
        <w:widowControl/>
        <w:pBdr/>
        <w:shd w:val="clear" w:fill="auto"/>
        <w:spacing w:lineRule="auto" w:line="288"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commentReference w:id="71"/>
      </w:r>
    </w:p>
    <w:p>
      <w:pPr>
        <w:pStyle w:val="normal1"/>
        <w:keepNext w:val="false"/>
        <w:keepLines w:val="false"/>
        <w:pageBreakBefore w:val="false"/>
        <w:widowControl/>
        <w:pBdr/>
        <w:shd w:val="clear" w:fill="auto"/>
        <w:spacing w:lineRule="auto" w:line="288"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bookmarkStart w:id="27" w:name="bookmark=id.ozdndd8hwnyu"/>
      <w:bookmarkStart w:id="28" w:name="bookmark=id.u3oorasp3c39"/>
      <w:bookmarkStart w:id="29" w:name="bookmark=id.ozdndd8hwnyu"/>
      <w:bookmarkStart w:id="30" w:name="bookmark=id.u3oorasp3c39"/>
      <w:bookmarkEnd w:id="29"/>
      <w:bookmarkEnd w:id="30"/>
    </w:p>
    <w:p>
      <w:pPr>
        <w:pStyle w:val="normal1"/>
        <w:spacing w:lineRule="auto" w:line="218" w:before="120" w:after="0"/>
        <w:ind w:hanging="0" w:start="602"/>
        <w:rPr>
          <w:rFonts w:ascii="Microsoft Yahei" w:hAnsi="Microsoft Yahei" w:eastAsia="Microsoft Yahei" w:cs="Microsoft Yahei"/>
          <w:sz w:val="28"/>
          <w:szCs w:val="28"/>
        </w:rPr>
      </w:pPr>
      <w:bookmarkStart w:id="31" w:name="bookmark=id.ozdndd8hwnyu"/>
      <w:bookmarkStart w:id="32" w:name="bookmark=id.u3oorasp3c39"/>
      <w:bookmarkEnd w:id="31"/>
      <w:bookmarkEnd w:id="32"/>
      <w:r>
        <w:rPr>
          <w:rFonts w:ascii="Microsoft Yahei" w:hAnsi="Microsoft Yahei" w:cs="Microsoft Yahei" w:eastAsia="Microsoft Yahei"/>
          <w:sz w:val="28"/>
          <w:szCs w:val="28"/>
        </w:rPr>
        <w:t xml:space="preserve">四、从中观谈觉醒 </w:t>
      </w:r>
    </w:p>
    <w:p>
      <w:pPr>
        <w:pStyle w:val="normal1"/>
        <w:spacing w:lineRule="auto" w:line="218" w:before="120" w:after="0"/>
        <w:ind w:hanging="0" w:start="0"/>
        <w:rPr>
          <w:rFonts w:ascii="Times New Roman" w:hAnsi="Times New Roman" w:eastAsia="Times New Roman" w:cs="Times New Roman"/>
          <w:sz w:val="28"/>
          <w:szCs w:val="28"/>
        </w:rPr>
      </w:pPr>
      <w:r>
        <w:rPr>
          <w:rFonts w:eastAsia="Times New Roman" w:cs="Times New Roman" w:ascii="Times New Roman" w:hAnsi="Times New Roman"/>
          <w:sz w:val="28"/>
          <w:szCs w:val="28"/>
        </w:rPr>
        <w:t>Awakening from the Madhyamaka (Middle Way)Perspective</w:t>
      </w:r>
    </w:p>
    <w:p>
      <w:pPr>
        <w:pStyle w:val="normal1"/>
        <w:keepNext w:val="false"/>
        <w:keepLines w:val="false"/>
        <w:pageBreakBefore w:val="false"/>
        <w:widowControl/>
        <w:pBdr/>
        <w:shd w:val="clear" w:fill="auto"/>
        <w:spacing w:lineRule="auto" w:line="264"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p>
    <w:p>
      <w:pPr>
        <w:pStyle w:val="normal1"/>
        <w:keepNext w:val="false"/>
        <w:keepLines w:val="false"/>
        <w:pageBreakBefore w:val="false"/>
        <w:widowControl/>
        <w:pBdr/>
        <w:shd w:val="clear" w:fill="auto"/>
        <w:spacing w:lineRule="auto" w:line="264"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p>
    <w:p>
      <w:pPr>
        <w:pStyle w:val="normal1"/>
        <w:keepNext w:val="false"/>
        <w:keepLines w:val="false"/>
        <w:pageBreakBefore w:val="false"/>
        <w:widowControl/>
        <w:pBdr/>
        <w:shd w:val="clear" w:fill="auto"/>
        <w:spacing w:lineRule="auto" w:line="264"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p>
    <w:p>
      <w:pPr>
        <w:pStyle w:val="normal1"/>
        <w:spacing w:lineRule="auto" w:line="209" w:before="91" w:after="0"/>
        <w:ind w:end="18"/>
        <w:rPr>
          <w:rFonts w:ascii="Microsoft Yahei" w:hAnsi="Microsoft Yahei" w:eastAsia="Microsoft Yahei" w:cs="Microsoft Yahei"/>
          <w:sz w:val="21"/>
          <w:szCs w:val="21"/>
        </w:rPr>
      </w:pPr>
      <w:r>
        <w:rPr>
          <w:rFonts w:eastAsia="Microsoft Yahei" w:cs="Microsoft Yahei" w:ascii="Microsoft Yahei" w:hAnsi="Microsoft Yahei"/>
        </w:rPr>
        <w:t xml:space="preserve">     </w:t>
      </w:r>
      <w:r>
        <w:rPr>
          <w:rFonts w:ascii="Microsoft Yahei" w:hAnsi="Microsoft Yahei" w:cs="Microsoft Yahei" w:eastAsia="Microsoft Yahei"/>
          <w:sz w:val="21"/>
          <w:szCs w:val="21"/>
        </w:rPr>
        <w:t>中观思想的特点在于否定，以此扫除障碍，直达本质，代表经典有我们熟悉的《心经》和《金刚经》等。</w:t>
      </w:r>
    </w:p>
    <w:p>
      <w:pPr>
        <w:pStyle w:val="normal1"/>
        <w:spacing w:lineRule="auto" w:line="307" w:before="64" w:after="0"/>
        <w:ind w:firstLine="426" w:start="14"/>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 xml:space="preserve">The  features  of </w:t>
      </w:r>
      <w:sdt>
        <w:sdtPr>
          <w:tag w:val="goog_rdk_80"/>
          <w:id w:val="118383966"/>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 xml:space="preserve">Madhyamaka  (Middle  way)  </w:t>
      </w:r>
      <w:r>
        <w:rPr/>
        <w:commentReference w:id="72"/>
      </w:r>
      <w:r>
        <w:rPr>
          <w:rFonts w:eastAsia="Times New Roman" w:cs="Times New Roman" w:ascii="Times New Roman" w:hAnsi="Times New Roman"/>
          <w:sz w:val="21"/>
          <w:szCs w:val="21"/>
        </w:rPr>
        <w:t>thought  lies  in  negation.  By  systematically rejecting inherent existence, it removes obstacles and leads directly to the ultimate nature  of phenomena. Representative texts include the Heart Sutra and the Diamond Sutra.</w:t>
      </w:r>
      <w:sdt>
        <w:sdtPr>
          <w:tag w:val="goog_rdk_81"/>
          <w:id w:val="-1994629966"/>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p>
    <w:p>
      <w:pPr>
        <w:pStyle w:val="normal1"/>
        <w:keepNext w:val="false"/>
        <w:keepLines w:val="false"/>
        <w:pageBreakBefore w:val="false"/>
        <w:widowControl/>
        <w:pBdr/>
        <w:shd w:val="clear" w:fill="auto"/>
        <w:spacing w:lineRule="auto" w:line="312"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commentReference w:id="73"/>
      </w:r>
    </w:p>
    <w:p>
      <w:pPr>
        <w:pStyle w:val="normal1"/>
        <w:keepNext w:val="false"/>
        <w:keepLines w:val="false"/>
        <w:pageBreakBefore w:val="false"/>
        <w:widowControl/>
        <w:pBdr/>
        <w:shd w:val="clear" w:fill="auto"/>
        <w:spacing w:lineRule="auto" w:line="312"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bookmarkStart w:id="33" w:name="bookmark=id.9v5mskzhjxl"/>
      <w:bookmarkStart w:id="34" w:name="bookmark=id.9v5mskzhjxl"/>
      <w:bookmarkEnd w:id="34"/>
    </w:p>
    <w:p>
      <w:pPr>
        <w:pStyle w:val="normal1"/>
        <w:keepNext w:val="false"/>
        <w:keepLines w:val="false"/>
        <w:pageBreakBefore w:val="false"/>
        <w:widowControl/>
        <w:pBdr/>
        <w:shd w:val="clear" w:fill="auto"/>
        <w:spacing w:lineRule="auto" w:line="197" w:before="90" w:after="0"/>
        <w:ind w:hanging="0" w:start="449"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1"/>
          <w:szCs w:val="21"/>
          <w:u w:val="none"/>
          <w:shd w:fill="auto" w:val="clear"/>
          <w:vertAlign w:val="baseline"/>
        </w:rPr>
      </w:pPr>
      <w:bookmarkStart w:id="35" w:name="bookmark=id.9v5mskzhjxl"/>
      <w:bookmarkEnd w:id="35"/>
      <w:r>
        <w:rPr>
          <w:rFonts w:eastAsia="Arial" w:cs="Arial"/>
          <w:b/>
          <w:bCs/>
          <w:i w:val="false"/>
          <w:iCs w:val="false"/>
          <w:caps w:val="false"/>
          <w:smallCaps w:val="false"/>
          <w:strike w:val="false"/>
          <w:dstrike w:val="false"/>
          <w:color w:val="000000"/>
          <w:position w:val="0"/>
          <w:sz w:val="21"/>
          <w:szCs w:val="21"/>
          <w:u w:val="none"/>
          <w:shd w:fill="auto" w:val="clear"/>
          <w:vertAlign w:val="baseline"/>
        </w:rPr>
        <w:t xml:space="preserve">1. </w:t>
      </w:r>
      <w:r>
        <w:rPr>
          <w:rFonts w:ascii="Microsoft Yahei" w:hAnsi="Microsoft Yahei" w:cs="Microsoft Yahei" w:eastAsia="Microsoft Yahei"/>
          <w:b/>
          <w:bCs/>
          <w:i w:val="false"/>
          <w:iCs w:val="false"/>
          <w:caps w:val="false"/>
          <w:smallCaps w:val="false"/>
          <w:strike w:val="false"/>
          <w:dstrike w:val="false"/>
          <w:color w:val="000000"/>
          <w:position w:val="0"/>
          <w:sz w:val="21"/>
          <w:szCs w:val="21"/>
          <w:u w:val="none"/>
          <w:shd w:fill="auto" w:val="clear"/>
          <w:vertAlign w:val="baseline"/>
        </w:rPr>
        <w:t xml:space="preserve">不、空、无 </w:t>
      </w:r>
      <w:r>
        <w:rPr>
          <w:rFonts w:eastAsia="Times New Roman" w:cs="Times New Roman" w:ascii="Times New Roman" w:hAnsi="Times New Roman"/>
          <w:b/>
          <w:bCs/>
          <w:i w:val="false"/>
          <w:iCs w:val="false"/>
          <w:caps w:val="false"/>
          <w:smallCaps w:val="false"/>
          <w:strike w:val="false"/>
          <w:dstrike w:val="false"/>
          <w:color w:val="000000"/>
          <w:position w:val="0"/>
          <w:sz w:val="21"/>
          <w:szCs w:val="21"/>
          <w:u w:val="none"/>
          <w:shd w:fill="auto" w:val="clear"/>
          <w:vertAlign w:val="baseline"/>
        </w:rPr>
        <w:t>Not, Emptiness, Nonexistence</w:t>
      </w:r>
    </w:p>
    <w:p>
      <w:pPr>
        <w:pStyle w:val="normal1"/>
        <w:keepNext w:val="false"/>
        <w:keepLines w:val="false"/>
        <w:pageBreakBefore w:val="false"/>
        <w:widowControl/>
        <w:pBdr/>
        <w:shd w:val="clear" w:fill="auto"/>
        <w:spacing w:lineRule="auto" w:line="377"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p>
    <w:p>
      <w:pPr>
        <w:pStyle w:val="normal1"/>
        <w:keepNext w:val="false"/>
        <w:keepLines w:val="false"/>
        <w:pageBreakBefore w:val="false"/>
        <w:widowControl/>
        <w:pBdr/>
        <w:shd w:val="clear" w:fill="auto"/>
        <w:spacing w:lineRule="auto" w:line="283" w:before="90" w:after="0"/>
        <w:ind w:firstLine="405" w:start="23" w:end="19"/>
        <w:jc w:val="both"/>
        <w:rPr>
          <w:rFonts w:ascii="Microsoft Yahei" w:hAnsi="Microsoft Yahei" w:eastAsia="Microsoft Yahei" w:cs="Microsoft Yahei"/>
          <w:b w:val="false"/>
          <w:bCs w:val="false"/>
          <w:i w:val="false"/>
          <w:iCs w:val="false"/>
          <w:caps w:val="false"/>
          <w:smallCaps w:val="false"/>
          <w:strike w:val="false"/>
          <w:dstrike w:val="false"/>
          <w:color w:val="000000"/>
          <w:position w:val="0"/>
          <w:sz w:val="21"/>
          <w:szCs w:val="21"/>
          <w:u w:val="none"/>
          <w:shd w:fill="auto" w:val="clear"/>
          <w:vertAlign w:val="baseline"/>
        </w:rPr>
      </w:pP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《心经》中，不、空、无三个字反复出现。开篇就是</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色不异空，空不异色，色即是空，空即是色</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，指出现象和本质的关系，也为我们提供了认识生命和世界的公式。其中， 色代表一切物质现象；空说明这些现象是缘起的，由众多因缘构成，本质上是无自性空的。</w:t>
      </w:r>
    </w:p>
    <w:p>
      <w:pPr>
        <w:pStyle w:val="normal1"/>
        <w:spacing w:lineRule="auto" w:line="300" w:before="2" w:after="0"/>
        <w:ind w:firstLine="418" w:start="22" w:end="21"/>
        <w:rPr>
          <w:rFonts w:ascii="Times New Roman" w:hAnsi="Times New Roman" w:eastAsia="Times New Roman" w:cs="Times New Roman"/>
          <w:sz w:val="21"/>
          <w:szCs w:val="21"/>
        </w:rPr>
      </w:pPr>
      <w:r>
        <w:rPr>
          <w:rFonts w:eastAsia="Times New Roman" w:cs="Times New Roman" w:ascii="Times New Roman" w:hAnsi="Times New Roman"/>
          <w:sz w:val="21"/>
          <w:szCs w:val="21"/>
        </w:rPr>
        <w:t xml:space="preserve">In  the  Heart  Sutra,  the  terms  not,  emptiness,  and  </w:t>
      </w:r>
      <w:sdt>
        <w:sdtPr>
          <w:tag w:val="goog_rdk_82"/>
          <w:id w:val="-655463503"/>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nonexistence</w:t>
      </w:r>
      <w:r>
        <w:rPr/>
        <w:commentReference w:id="74"/>
      </w:r>
      <w:r>
        <w:rPr>
          <w:rFonts w:eastAsia="Times New Roman" w:cs="Times New Roman" w:ascii="Times New Roman" w:hAnsi="Times New Roman"/>
          <w:sz w:val="21"/>
          <w:szCs w:val="21"/>
        </w:rPr>
        <w:t xml:space="preserve">  appear  repeatedly.  </w:t>
      </w:r>
      <w:r>
        <w:rPr>
          <w:rFonts w:eastAsia="Times New Roman" w:cs="Times New Roman" w:ascii="Times New Roman" w:hAnsi="Times New Roman"/>
        </w:rPr>
        <w:t xml:space="preserve">Its </w:t>
      </w:r>
      <w:r>
        <w:rPr>
          <w:rFonts w:eastAsia="Times New Roman" w:cs="Times New Roman" w:ascii="Times New Roman" w:hAnsi="Times New Roman"/>
          <w:sz w:val="21"/>
          <w:szCs w:val="21"/>
        </w:rPr>
        <w:t xml:space="preserve">opening line states:“Form is not other than emptiness; emptiness is not other than form. Form is emptiness, emptiness is form.” This expresses the relationship between phenomena and essence </w:t>
      </w:r>
      <w:sdt>
        <w:sdtPr>
          <w:tag w:val="goog_rdk_83"/>
          <w:id w:val="-97006386"/>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and offers</w:t>
      </w:r>
      <w:r>
        <w:rPr/>
        <w:commentReference w:id="75"/>
      </w:r>
      <w:r>
        <w:rPr>
          <w:rFonts w:eastAsia="Times New Roman" w:cs="Times New Roman" w:ascii="Times New Roman" w:hAnsi="Times New Roman"/>
          <w:sz w:val="21"/>
          <w:szCs w:val="21"/>
        </w:rPr>
        <w:t xml:space="preserve"> a formula for understanding life and the world. Here, ‘‘form’’ refers to all material phenomena, while emptiness indicates that these phenomena arise dependently, composed of numerous conditions, and are fundamentally devoid of intrinsic self-nature.</w:t>
      </w:r>
    </w:p>
    <w:p>
      <w:pPr>
        <w:pStyle w:val="normal1"/>
        <w:keepNext w:val="false"/>
        <w:keepLines w:val="false"/>
        <w:pageBreakBefore w:val="false"/>
        <w:widowControl/>
        <w:pBdr/>
        <w:shd w:val="clear" w:fill="auto"/>
        <w:spacing w:lineRule="auto" w:line="389"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p>
    <w:p>
      <w:pPr>
        <w:pStyle w:val="normal1"/>
        <w:keepNext w:val="false"/>
        <w:keepLines w:val="false"/>
        <w:pageBreakBefore w:val="false"/>
        <w:widowControl/>
        <w:pBdr/>
        <w:shd w:val="clear" w:fill="auto"/>
        <w:spacing w:lineRule="auto" w:line="288" w:before="91" w:after="0"/>
        <w:ind w:firstLine="420" w:start="22" w:end="20"/>
        <w:jc w:val="both"/>
        <w:rPr>
          <w:rFonts w:ascii="Microsoft Yahei" w:hAnsi="Microsoft Yahei" w:eastAsia="Microsoft Yahei" w:cs="Microsoft Yahei"/>
          <w:b w:val="false"/>
          <w:bCs w:val="false"/>
          <w:i w:val="false"/>
          <w:iCs w:val="false"/>
          <w:caps w:val="false"/>
          <w:smallCaps w:val="false"/>
          <w:strike w:val="false"/>
          <w:dstrike w:val="false"/>
          <w:color w:val="000000"/>
          <w:position w:val="0"/>
          <w:sz w:val="21"/>
          <w:szCs w:val="21"/>
          <w:u w:val="none"/>
          <w:shd w:fill="auto" w:val="clear"/>
          <w:vertAlign w:val="baseline"/>
        </w:rPr>
      </w:pP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所谓自性，即不依赖条件产生，且独立不变的存在。从缘起的眼光看，世间根本不存在这样的现象， 一切都是条件决定它的存在。 比如房子、桌子乃至任何现象，只有条件具备才会出现，反之则趋败坏，所谓</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 xml:space="preserve">“ </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 xml:space="preserve">缘聚则生，缘散则灭 </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 xml:space="preserve">” </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。离开条件和关系，房子是什么？桌子是什么？乃至一棵树、 一朵花，如果离开缘起， 一切现象都了不可得。</w:t>
      </w:r>
    </w:p>
    <w:p>
      <w:pPr>
        <w:pStyle w:val="normal1"/>
        <w:spacing w:lineRule="auto" w:line="312"/>
        <w:ind w:firstLine="423" w:start="16" w:end="21"/>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Intrinsic nature is defined as independent, unconditioned, and unchanging existence. From the perspective of dependent origination, no such phenomena truly exists. All things arise due to conditions. Houses, tables, or any other phenomena exist only when de necessary conditions are met; when conditions dissipate, they decay or cease.</w:t>
      </w:r>
    </w:p>
    <w:p>
      <w:pPr>
        <w:pStyle w:val="normal1"/>
        <w:spacing w:lineRule="auto" w:line="302" w:before="46" w:after="0"/>
        <w:ind w:firstLine="419" w:start="21" w:end="21"/>
        <w:rPr>
          <w:rFonts w:ascii="Times New Roman" w:hAnsi="Times New Roman" w:eastAsia="Times New Roman" w:cs="Times New Roman"/>
          <w:sz w:val="21"/>
          <w:szCs w:val="21"/>
        </w:rPr>
      </w:pPr>
      <w:r>
        <w:rPr>
          <w:rFonts w:eastAsia="Times New Roman" w:cs="Times New Roman" w:ascii="Times New Roman" w:hAnsi="Times New Roman"/>
          <w:sz w:val="21"/>
          <w:szCs w:val="21"/>
        </w:rPr>
        <w:t>This is expressed in the principle: ‘‘When causes and conditions meet, it arises; when they disperse, it ceases.’’</w:t>
      </w:r>
    </w:p>
    <w:p>
      <w:pPr>
        <w:pStyle w:val="normal1"/>
        <w:spacing w:lineRule="auto" w:line="302" w:before="45" w:after="0"/>
        <w:ind w:firstLine="415" w:start="22" w:end="21"/>
        <w:rPr>
          <w:rFonts w:ascii="Times New Roman" w:hAnsi="Times New Roman" w:eastAsia="Times New Roman" w:cs="Times New Roman"/>
          <w:sz w:val="21"/>
          <w:szCs w:val="21"/>
        </w:rPr>
      </w:pPr>
      <w:r>
        <w:rPr>
          <w:rFonts w:eastAsia="Times New Roman" w:cs="Times New Roman" w:ascii="Times New Roman" w:hAnsi="Times New Roman"/>
          <w:sz w:val="21"/>
          <w:szCs w:val="21"/>
        </w:rPr>
        <w:t xml:space="preserve">Without conditions and relations, what is a house? What is a table? Even a tree or a flower, apart from dependent origination, is ultimately unobtainable. </w:t>
      </w:r>
      <w:sdt>
        <w:sdtPr>
          <w:tag w:val="goog_rdk_84"/>
          <w:id w:val="530238950"/>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p>
    <w:p>
      <w:pPr>
        <w:pStyle w:val="normal1"/>
        <w:keepNext w:val="false"/>
        <w:keepLines w:val="false"/>
        <w:pageBreakBefore w:val="false"/>
        <w:widowControl/>
        <w:pBdr/>
        <w:shd w:val="clear" w:fill="auto"/>
        <w:spacing w:lineRule="auto" w:line="302" w:before="121" w:after="0"/>
        <w:ind w:firstLine="419" w:start="22" w:end="21"/>
        <w:jc w:val="both"/>
        <w:rPr>
          <w:rFonts w:ascii="Microsoft Yahei" w:hAnsi="Microsoft Yahei" w:eastAsia="Microsoft Yahei" w:cs="Microsoft Yahei"/>
        </w:rPr>
      </w:pPr>
      <w:r>
        <w:rPr/>
        <w:commentReference w:id="76"/>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接着，经中对此作了进一步阐述。说诸法空相，是</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 xml:space="preserve">“ </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不生不灭，不垢不净，不增不减</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 xml:space="preserve">” </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 xml:space="preserve">，说明在空性层面，是没有差别和对待的。所以《心经》接着又说： </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 xml:space="preserve">“ </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是故空中无色 ，无受想行识， 无眼耳鼻舌身意， 无色声香味触法， 无眼界乃至无意识界， 无无明，亦无无明尽， 无老死，亦无老死尽。</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没有六根，没有六尘，没有六识，没有无明到老死的十二缘起，可谓一无到底。告诉我们，在空性层面是超越一切差别的，没有生灭、垢净和增减。</w:t>
      </w:r>
    </w:p>
    <w:p>
      <w:pPr>
        <w:pStyle w:val="normal1"/>
        <w:keepNext w:val="false"/>
        <w:keepLines w:val="false"/>
        <w:pageBreakBefore w:val="false"/>
        <w:widowControl/>
        <w:pBdr/>
        <w:shd w:val="clear" w:fill="auto"/>
        <w:spacing w:lineRule="auto" w:line="302" w:before="121" w:after="0"/>
        <w:ind w:firstLine="419" w:start="22" w:end="21"/>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The Heart Sutra elaborates further: all Dharmas are of the nature of emptiness. They are ‘‘neither arising or ceasing, neither defiled nor pure, neither increasing nor decreasing.’’ All the level of emptiness, there is no distinction or duality.</w:t>
      </w:r>
    </w:p>
    <w:p>
      <w:pPr>
        <w:pStyle w:val="normal1"/>
        <w:spacing w:lineRule="auto" w:line="276" w:before="45" w:after="0"/>
        <w:ind w:hanging="0" w:start="0"/>
        <w:rPr>
          <w:rFonts w:ascii="Times New Roman" w:hAnsi="Times New Roman" w:eastAsia="Times New Roman" w:cs="Times New Roman"/>
          <w:sz w:val="21"/>
          <w:szCs w:val="21"/>
        </w:rPr>
      </w:pPr>
      <w:r>
        <w:rPr>
          <w:rFonts w:eastAsia="Times New Roman" w:cs="Times New Roman" w:ascii="Times New Roman" w:hAnsi="Times New Roman"/>
        </w:rPr>
        <w:t xml:space="preserve">       </w:t>
      </w:r>
      <w:r>
        <w:rPr>
          <w:rFonts w:eastAsia="Times New Roman" w:cs="Times New Roman" w:ascii="Times New Roman" w:hAnsi="Times New Roman"/>
          <w:position w:val="0"/>
          <w:sz w:val="21"/>
          <w:szCs w:val="21"/>
          <w:vertAlign w:val="baseline"/>
        </w:rPr>
        <w:t>It continues:</w:t>
      </w:r>
      <w:r>
        <w:rPr>
          <w:rFonts w:eastAsia="Times New Roman" w:cs="Times New Roman" w:ascii="Times New Roman" w:hAnsi="Times New Roman"/>
          <w:sz w:val="21"/>
          <w:szCs w:val="21"/>
        </w:rPr>
        <w:t xml:space="preserve">“Therefore,   in   emptiness   there   is   </w:t>
      </w:r>
      <w:sdt>
        <w:sdtPr>
          <w:tag w:val="goog_rdk_85"/>
          <w:id w:val="-46954778"/>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 xml:space="preserve">no   form,   no </w:t>
      </w:r>
      <w:r>
        <w:rPr/>
        <w:commentReference w:id="77"/>
      </w:r>
      <w:r>
        <w:rPr>
          <w:rFonts w:eastAsia="Times New Roman" w:cs="Times New Roman" w:ascii="Times New Roman" w:hAnsi="Times New Roman"/>
          <w:sz w:val="21"/>
          <w:szCs w:val="21"/>
        </w:rPr>
        <w:t xml:space="preserve">  sensation,   perception,   </w:t>
      </w:r>
      <w:sdt>
        <w:sdtPr>
          <w:tag w:val="goog_rdk_86"/>
          <w:id w:val="740486056"/>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volition</w:t>
      </w:r>
      <w:r>
        <w:rPr/>
        <w:commentReference w:id="78"/>
      </w:r>
      <w:r>
        <w:rPr>
          <w:rFonts w:eastAsia="Times New Roman" w:cs="Times New Roman" w:ascii="Times New Roman" w:hAnsi="Times New Roman"/>
          <w:sz w:val="21"/>
          <w:szCs w:val="21"/>
        </w:rPr>
        <w:t xml:space="preserve">,   or consciousness; no eye, ear, nose, tongue, body, or mind; no </w:t>
      </w:r>
      <w:sdt>
        <w:sdtPr>
          <w:tag w:val="goog_rdk_87"/>
          <w:id w:val="1562776389"/>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color</w:t>
      </w:r>
      <w:r>
        <w:rPr/>
        <w:commentReference w:id="79"/>
      </w:r>
      <w:r>
        <w:rPr>
          <w:rFonts w:eastAsia="Times New Roman" w:cs="Times New Roman" w:ascii="Times New Roman" w:hAnsi="Times New Roman"/>
          <w:sz w:val="21"/>
          <w:szCs w:val="21"/>
        </w:rPr>
        <w:t xml:space="preserve">, sound, smell, taste, touch, or dharma; no realm of the eye up to no realm of consciousness; no ignorance, and also no cessation of ignorance; no old age and death, and also no cessation of old age and death.” </w:t>
      </w:r>
    </w:p>
    <w:p>
      <w:pPr>
        <w:pStyle w:val="normal1"/>
        <w:spacing w:lineRule="auto" w:line="276" w:before="45" w:after="0"/>
        <w:ind w:hanging="0" w:start="0"/>
        <w:rPr>
          <w:rFonts w:ascii="Times New Roman" w:hAnsi="Times New Roman" w:eastAsia="Times New Roman" w:cs="Times New Roman"/>
          <w:sz w:val="21"/>
          <w:szCs w:val="21"/>
        </w:rPr>
      </w:pPr>
      <w:r>
        <w:rPr>
          <w:rFonts w:eastAsia="Times New Roman" w:cs="Times New Roman" w:ascii="Times New Roman" w:hAnsi="Times New Roman"/>
        </w:rPr>
        <w:t xml:space="preserve">      </w:t>
      </w:r>
      <w:r>
        <w:rPr>
          <w:rFonts w:eastAsia="Times New Roman" w:cs="Times New Roman" w:ascii="Times New Roman" w:hAnsi="Times New Roman"/>
          <w:sz w:val="21"/>
          <w:szCs w:val="21"/>
        </w:rPr>
        <w:t>In  other  words,   in  emptiness,  there  are  no   six  senses,  no   six   sense  objects,  no   six consciousnesses, no twelve links of dependent origination</w:t>
      </w:r>
      <w:r>
        <w:rPr>
          <w:rFonts w:eastAsia="Roboto" w:cs="Roboto" w:ascii="Roboto" w:hAnsi="Roboto"/>
          <w:color w:val="444746"/>
        </w:rPr>
        <w:t>—</w:t>
      </w:r>
      <w:r>
        <w:rPr>
          <w:rFonts w:eastAsia="Times New Roman" w:cs="Times New Roman" w:ascii="Times New Roman" w:hAnsi="Times New Roman"/>
          <w:sz w:val="21"/>
          <w:szCs w:val="21"/>
        </w:rPr>
        <w:t>from ignorance to old age and death. Emptiness transcends all distinctions: no arising or ceasing, no defilement or purity, no increase or decrease.</w:t>
      </w:r>
    </w:p>
    <w:p>
      <w:pPr>
        <w:pStyle w:val="normal1"/>
        <w:keepNext w:val="false"/>
        <w:keepLines w:val="false"/>
        <w:pageBreakBefore w:val="false"/>
        <w:widowControl/>
        <w:pBdr/>
        <w:shd w:val="clear" w:fill="auto"/>
        <w:spacing w:lineRule="auto" w:line="293"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p>
    <w:p>
      <w:pPr>
        <w:pStyle w:val="normal1"/>
        <w:keepNext w:val="false"/>
        <w:keepLines w:val="false"/>
        <w:pageBreakBefore w:val="false"/>
        <w:widowControl/>
        <w:pBdr/>
        <w:shd w:val="clear" w:fill="auto"/>
        <w:spacing w:lineRule="auto" w:line="293"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bookmarkStart w:id="36" w:name="bookmark=id.ww8ys2b1muse"/>
      <w:bookmarkStart w:id="37" w:name="bookmark=id.ww8ys2b1muse"/>
      <w:bookmarkEnd w:id="37"/>
    </w:p>
    <w:p>
      <w:pPr>
        <w:pStyle w:val="normal1"/>
        <w:keepNext w:val="false"/>
        <w:keepLines w:val="false"/>
        <w:pageBreakBefore w:val="false"/>
        <w:widowControl/>
        <w:pBdr/>
        <w:shd w:val="clear" w:fill="auto"/>
        <w:spacing w:lineRule="auto" w:line="197" w:before="90" w:after="0"/>
        <w:ind w:hanging="0" w:start="441"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1"/>
          <w:szCs w:val="21"/>
          <w:u w:val="none"/>
          <w:shd w:fill="auto" w:val="clear"/>
          <w:vertAlign w:val="baseline"/>
        </w:rPr>
      </w:pPr>
      <w:bookmarkStart w:id="38" w:name="bookmark=id.ww8ys2b1muse"/>
      <w:bookmarkEnd w:id="38"/>
      <w:r>
        <w:rPr>
          <w:rFonts w:eastAsia="Arial" w:cs="Arial"/>
          <w:b/>
          <w:bCs/>
          <w:i w:val="false"/>
          <w:iCs w:val="false"/>
          <w:caps w:val="false"/>
          <w:smallCaps w:val="false"/>
          <w:strike w:val="false"/>
          <w:dstrike w:val="false"/>
          <w:color w:val="000000"/>
          <w:position w:val="0"/>
          <w:sz w:val="21"/>
          <w:szCs w:val="21"/>
          <w:u w:val="none"/>
          <w:shd w:fill="auto" w:val="clear"/>
          <w:vertAlign w:val="baseline"/>
        </w:rPr>
        <w:t xml:space="preserve">2. </w:t>
      </w:r>
      <w:r>
        <w:rPr>
          <w:rFonts w:ascii="Microsoft Yahei" w:hAnsi="Microsoft Yahei" w:cs="Microsoft Yahei" w:eastAsia="Microsoft Yahei"/>
          <w:b/>
          <w:bCs/>
          <w:i w:val="false"/>
          <w:iCs w:val="false"/>
          <w:caps w:val="false"/>
          <w:smallCaps w:val="false"/>
          <w:strike w:val="false"/>
          <w:dstrike w:val="false"/>
          <w:color w:val="000000"/>
          <w:position w:val="0"/>
          <w:sz w:val="21"/>
          <w:szCs w:val="21"/>
          <w:u w:val="none"/>
          <w:shd w:fill="auto" w:val="clear"/>
          <w:vertAlign w:val="baseline"/>
        </w:rPr>
        <w:t xml:space="preserve">假和幻  </w:t>
      </w:r>
      <w:r>
        <w:rPr>
          <w:rFonts w:eastAsia="Times New Roman" w:cs="Times New Roman" w:ascii="Times New Roman" w:hAnsi="Times New Roman"/>
          <w:b/>
          <w:bCs/>
          <w:i w:val="false"/>
          <w:iCs w:val="false"/>
          <w:caps w:val="false"/>
          <w:smallCaps w:val="false"/>
          <w:strike w:val="false"/>
          <w:dstrike w:val="false"/>
          <w:color w:val="000000"/>
          <w:position w:val="0"/>
          <w:sz w:val="21"/>
          <w:szCs w:val="21"/>
          <w:u w:val="none"/>
          <w:shd w:fill="auto" w:val="clear"/>
          <w:vertAlign w:val="baseline"/>
        </w:rPr>
        <w:t>The Concepts of “Apparent” and “Illusory”</w:t>
      </w:r>
    </w:p>
    <w:p>
      <w:pPr>
        <w:pStyle w:val="normal1"/>
        <w:keepNext w:val="false"/>
        <w:keepLines w:val="false"/>
        <w:pageBreakBefore w:val="false"/>
        <w:widowControl/>
        <w:pBdr/>
        <w:shd w:val="clear" w:fill="auto"/>
        <w:spacing w:lineRule="auto" w:line="374"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p>
    <w:p>
      <w:pPr>
        <w:pStyle w:val="normal1"/>
        <w:keepNext w:val="false"/>
        <w:keepLines w:val="false"/>
        <w:pageBreakBefore w:val="false"/>
        <w:widowControl/>
        <w:pBdr/>
        <w:shd w:val="clear" w:fill="auto"/>
        <w:spacing w:lineRule="auto" w:line="290" w:before="90" w:after="0"/>
        <w:ind w:firstLine="424" w:start="22" w:end="21"/>
        <w:jc w:val="both"/>
        <w:rPr>
          <w:rFonts w:ascii="Microsoft Yahei" w:hAnsi="Microsoft Yahei" w:eastAsia="Microsoft Yahei" w:cs="Microsoft Yahei"/>
          <w:b w:val="false"/>
          <w:bCs w:val="false"/>
          <w:i w:val="false"/>
          <w:iCs w:val="false"/>
          <w:caps w:val="false"/>
          <w:smallCaps w:val="false"/>
          <w:strike w:val="false"/>
          <w:dstrike w:val="false"/>
          <w:color w:val="000000"/>
          <w:position w:val="0"/>
          <w:sz w:val="21"/>
          <w:szCs w:val="21"/>
          <w:u w:val="none"/>
          <w:shd w:fill="auto" w:val="clear"/>
          <w:vertAlign w:val="baseline"/>
        </w:rPr>
      </w:pP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需要注意的是，空和有并不是对立的。《心经》的</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 xml:space="preserve">色不异空，空不异色，色即是空，空即是色 </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告诉我们，空和有是不二的。有是一种假相，当下就是空的。但这种空不在有以外，只是否定我们对现象产生的自性见，并不否定现象的存在，也就是佛法所说的毕竟空、宛然有。虽然本质是空的，可现象又是有的。对于这样的显现，佛法用了两个经典的字来概括，一是</w:t>
      </w:r>
      <w:sdt>
        <w:sdtPr>
          <w:tag w:val="goog_rdk_88"/>
          <w:id w:val="-89944812"/>
        </w:sdtPr>
        <w:sdtContent>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r>
        </w:sdtContent>
      </w:sdt>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假</w:t>
      </w:r>
      <w:r>
        <w:rPr/>
        <w:commentReference w:id="80"/>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 一是幻。</w:t>
      </w:r>
    </w:p>
    <w:p>
      <w:pPr>
        <w:pStyle w:val="normal1"/>
        <w:spacing w:lineRule="auto" w:line="322" w:before="3" w:after="0"/>
        <w:ind w:firstLine="417" w:start="22" w:end="21"/>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 xml:space="preserve">It is important to note that emptiness and existence are not opposites. </w:t>
      </w:r>
      <w:sdt>
        <w:sdtPr>
          <w:tag w:val="goog_rdk_89"/>
          <w:id w:val="-1223400001"/>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The Heart  Sutra’s statement  -  “Form  is  not  other  than  emptiness;  emptiness  is  not  other  than  form.  Form  is emptiness,  emptiness  is  form”  indicates  the  non-dual  relationship  between  emptiness  and existence.</w:t>
      </w:r>
      <w:r>
        <w:rPr/>
        <w:commentReference w:id="81"/>
      </w:r>
      <w:r>
        <w:rPr>
          <w:rFonts w:eastAsia="Times New Roman" w:cs="Times New Roman" w:ascii="Times New Roman" w:hAnsi="Times New Roman"/>
          <w:sz w:val="21"/>
          <w:szCs w:val="21"/>
        </w:rPr>
        <w:t xml:space="preserve"> </w:t>
      </w:r>
      <w:sdt>
        <w:sdtPr>
          <w:tag w:val="goog_rdk_90"/>
          <w:id w:val="-515498224"/>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Existence is a provisional appearance, while ultimately it is empty. This emptiness does not exist apart from phenomena; it negates only the mistaken notion of intrinsic existence, not the appearance itself. Buddhism describes this as ultimately empty while provisionally existent. Although   the   essence   of  phenomena   is   empty,   they   still   appear.   To   describe   this manifestation, Buddhist texts use two terms: apparent and illusory.</w:t>
      </w:r>
      <w:r>
        <w:rPr/>
        <w:commentReference w:id="82"/>
      </w:r>
    </w:p>
    <w:p>
      <w:pPr>
        <w:pStyle w:val="normal1"/>
        <w:keepNext w:val="false"/>
        <w:keepLines w:val="false"/>
        <w:pageBreakBefore w:val="false"/>
        <w:widowControl/>
        <w:pBdr/>
        <w:shd w:val="clear" w:fill="auto"/>
        <w:spacing w:lineRule="auto" w:line="386"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p>
    <w:p>
      <w:pPr>
        <w:pStyle w:val="normal1"/>
        <w:keepNext w:val="false"/>
        <w:keepLines w:val="false"/>
        <w:pageBreakBefore w:val="false"/>
        <w:widowControl/>
        <w:pBdr/>
        <w:shd w:val="clear" w:fill="auto"/>
        <w:spacing w:lineRule="auto" w:line="293" w:before="91" w:after="0"/>
        <w:ind w:firstLine="418" w:start="24" w:end="20"/>
        <w:jc w:val="both"/>
        <w:rPr>
          <w:rFonts w:ascii="Microsoft Yahei" w:hAnsi="Microsoft Yahei" w:eastAsia="Microsoft Yahei" w:cs="Microsoft Yahei"/>
          <w:b w:val="false"/>
          <w:bCs w:val="false"/>
          <w:i w:val="false"/>
          <w:iCs w:val="false"/>
          <w:caps w:val="false"/>
          <w:smallCaps w:val="false"/>
          <w:strike w:val="false"/>
          <w:dstrike w:val="false"/>
          <w:color w:val="000000"/>
          <w:position w:val="0"/>
          <w:sz w:val="21"/>
          <w:szCs w:val="21"/>
          <w:u w:val="none"/>
          <w:shd w:fill="auto" w:val="clear"/>
          <w:vertAlign w:val="baseline"/>
        </w:rPr>
      </w:pP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所谓假，说明一切现象既不是真实、恒常、不变的有，但也不是没有。凡夫对世界的认识容易落入两个极端，一是常见，执著它是永恒的；一是断见，觉得它消失就彻底没了。为了纠正这种偏差，龙树菩萨在《中论》指出，对现象的认识要远离生灭、来去、 一异、常断的八不，所谓</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不生亦不灭，不常亦不断，不一亦不异，不来亦不出</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w:t>
      </w:r>
    </w:p>
    <w:p>
      <w:pPr>
        <w:pStyle w:val="normal1"/>
        <w:keepNext w:val="false"/>
        <w:keepLines w:val="false"/>
        <w:pageBreakBefore w:val="false"/>
        <w:widowControl/>
        <w:pBdr/>
        <w:shd w:val="clear" w:fill="auto"/>
        <w:spacing w:lineRule="auto" w:line="317" w:before="1" w:after="0"/>
        <w:ind w:hanging="0" w:start="22" w:end="20"/>
        <w:rPr>
          <w:rFonts w:ascii="Times New Roman" w:hAnsi="Times New Roman" w:eastAsia="Times New Roman" w:cs="Times New Roman"/>
        </w:rPr>
      </w:pPr>
      <w:sdt>
        <w:sdtPr>
          <w:tag w:val="goog_rdk_91"/>
          <w:id w:val="377155107"/>
        </w:sdtPr>
        <w:sdtContent>
          <w:r>
            <w:rPr/>
          </w:r>
          <w:r>
            <w:rPr/>
          </w:r>
        </w:sdtContent>
      </w:sdt>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t>‘‘</w:t>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1"/>
          <w:szCs w:val="21"/>
          <w:u w:val="none"/>
          <w:shd w:fill="auto" w:val="clear"/>
          <w:vertAlign w:val="baseline"/>
        </w:rPr>
        <w:t>Apparent’’ indicates that phenomena are neither truly real, permanent, or independent, nor completely non-existent.</w:t>
      </w:r>
      <w:r>
        <w:rPr/>
        <w:commentReference w:id="83"/>
      </w:r>
      <w:r>
        <w:rPr>
          <w:rFonts w:eastAsia="Times New Roman" w:cs="Times New Roman" w:ascii="Times New Roman" w:hAnsi="Times New Roman"/>
          <w:b w:val="false"/>
          <w:bCs w:val="false"/>
          <w:i w:val="false"/>
          <w:iCs w:val="false"/>
          <w:caps w:val="false"/>
          <w:smallCaps w:val="false"/>
          <w:strike w:val="false"/>
          <w:dstrike w:val="false"/>
          <w:color w:val="000000"/>
          <w:position w:val="0"/>
          <w:sz w:val="21"/>
          <w:szCs w:val="21"/>
          <w:u w:val="none"/>
          <w:shd w:fill="auto" w:val="clear"/>
          <w:vertAlign w:val="baseline"/>
        </w:rPr>
        <w:t xml:space="preserve"> Ordinary beings often fall into two extremes:</w:t>
      </w:r>
      <w:r>
        <w:rPr>
          <w:rFonts w:eastAsia="Times New Roman" w:cs="Times New Roman" w:ascii="Times New Roman" w:hAnsi="Times New Roman"/>
        </w:rPr>
        <w:t xml:space="preserve"> </w:t>
      </w:r>
      <w:r>
        <w:rPr>
          <w:rFonts w:eastAsia="Times New Roman" w:cs="Times New Roman" w:ascii="Times New Roman" w:hAnsi="Times New Roman"/>
          <w:position w:val="0"/>
          <w:sz w:val="21"/>
          <w:szCs w:val="21"/>
          <w:vertAlign w:val="baseline"/>
        </w:rPr>
        <w:t xml:space="preserve">1. Eternalist view - believing things are permanent; 2. Annihilationist view - believing that once something ceases, it has vanished utterly. </w:t>
      </w:r>
    </w:p>
    <w:p>
      <w:pPr>
        <w:pStyle w:val="normal1"/>
        <w:spacing w:lineRule="auto" w:line="276" w:before="49" w:after="0"/>
        <w:ind w:hanging="0" w:start="0"/>
        <w:rPr>
          <w:rFonts w:ascii="Times New Roman" w:hAnsi="Times New Roman" w:eastAsia="Times New Roman" w:cs="Times New Roman"/>
          <w:sz w:val="21"/>
          <w:szCs w:val="21"/>
        </w:rPr>
      </w:pPr>
      <w:r>
        <w:rPr>
          <w:rFonts w:eastAsia="Times New Roman" w:cs="Times New Roman" w:ascii="Times New Roman" w:hAnsi="Times New Roman"/>
          <w:sz w:val="21"/>
          <w:szCs w:val="21"/>
        </w:rPr>
        <w:t>To  correct  these  misconceptions,  Bodhisattva  Nagarjuna   in  the  Madhyamaka  (Middle Treatise) instructs that</w:t>
      </w:r>
      <w:sdt>
        <w:sdtPr>
          <w:tag w:val="goog_rdk_92"/>
          <w:id w:val="-122352162"/>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 xml:space="preserve"> our understanding of phenomena must avoid eight extremes</w:t>
      </w:r>
      <w:r>
        <w:rPr/>
        <w:commentReference w:id="84"/>
      </w:r>
      <w:r>
        <w:rPr>
          <w:rFonts w:eastAsia="Times New Roman" w:cs="Times New Roman" w:ascii="Times New Roman" w:hAnsi="Times New Roman"/>
          <w:sz w:val="21"/>
          <w:szCs w:val="21"/>
        </w:rPr>
        <w:t xml:space="preserve">: arising and ceasing, coming and going, </w:t>
      </w:r>
      <w:sdt>
        <w:sdtPr>
          <w:tag w:val="goog_rdk_93"/>
          <w:id w:val="-1911646681"/>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oneness and difference, permanence and annihilation</w:t>
      </w:r>
      <w:r>
        <w:rPr/>
        <w:commentReference w:id="85"/>
      </w:r>
      <w:r>
        <w:rPr>
          <w:rFonts w:eastAsia="Times New Roman" w:cs="Times New Roman" w:ascii="Times New Roman" w:hAnsi="Times New Roman"/>
          <w:sz w:val="21"/>
          <w:szCs w:val="21"/>
        </w:rPr>
        <w:t>. In his words:“Neither arising nor ceasing, neither permanent nor impermanent, neither one nor different, neither coming nor going.’’</w:t>
      </w:r>
    </w:p>
    <w:p>
      <w:pPr>
        <w:pStyle w:val="normal1"/>
        <w:keepNext w:val="false"/>
        <w:keepLines w:val="false"/>
        <w:pageBreakBefore w:val="false"/>
        <w:widowControl/>
        <w:pBdr/>
        <w:shd w:val="clear" w:fill="auto"/>
        <w:spacing w:lineRule="auto" w:line="391"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p>
    <w:p>
      <w:pPr>
        <w:pStyle w:val="normal1"/>
        <w:spacing w:lineRule="auto" w:line="290" w:before="90" w:after="0"/>
        <w:ind w:firstLine="461" w:start="47" w:end="21"/>
        <w:jc w:val="both"/>
        <w:rPr>
          <w:rFonts w:ascii="Microsoft Yahei" w:hAnsi="Microsoft Yahei" w:eastAsia="Microsoft Yahei" w:cs="Microsoft Yahei"/>
          <w:sz w:val="21"/>
          <w:szCs w:val="21"/>
        </w:rPr>
      </w:pPr>
      <w:r>
        <w:rPr>
          <w:rFonts w:ascii="Microsoft Yahei" w:hAnsi="Microsoft Yahei" w:cs="Microsoft Yahei" w:eastAsia="Microsoft Yahei"/>
          <w:sz w:val="21"/>
          <w:szCs w:val="21"/>
        </w:rPr>
        <w:t>万物都是缘起的显现，无所谓生，也无所谓灭。比如我们建了一座房子，是房子产生了吗？离开构成房子的种种条件，有没有房子？它的产生和消失，只是条件的聚散而已。从这个意义上说，生就是不生，因为没什么是无中生有的，不过是条件具足后产生的现象。当条件败坏，房子就消失了。除了现象的显现和消失，并没有什么真正产生，也没什么真正消失。包括来去的一切行为，我们来自哪里，去向何方？其实是四大的显现，通过解构，根本找不到来和去的主体。</w:t>
      </w:r>
    </w:p>
    <w:p>
      <w:pPr>
        <w:pStyle w:val="normal1"/>
        <w:spacing w:lineRule="auto" w:line="317" w:before="6" w:after="0"/>
        <w:ind w:firstLine="420" w:start="40"/>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All phenomena arise dependently and are devoid of inherent birth or death. For example, if we build a house, has a house truly arisen? Without the various conditions that constitute it, does the house  exist?  Its  arising  and  disappearance  merely reflect the  gathering  and  dispersing  of conditions. In this sense, arising is non-arising: nothing truly arises from nothing; it is only the manifestation   of  conditions.   When   conditions   decay,   the   house   disappears.   Beyond   the manifestation and cessation of phenomena, nothing is truly created or destroyed. Even all actions of coming and going are ultimately appearances of the four elements - upon analysis, there is no independent subject of “coming” or “going.”</w:t>
      </w:r>
      <w:sdt>
        <w:sdtPr>
          <w:tag w:val="goog_rdk_94"/>
          <w:id w:val="1049682224"/>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p>
    <w:p>
      <w:pPr>
        <w:pStyle w:val="normal1"/>
        <w:keepNext w:val="false"/>
        <w:keepLines w:val="false"/>
        <w:pageBreakBefore w:val="false"/>
        <w:widowControl/>
        <w:pBdr/>
        <w:shd w:val="clear" w:fill="auto"/>
        <w:spacing w:lineRule="auto" w:line="391"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commentReference w:id="86"/>
      </w:r>
    </w:p>
    <w:p>
      <w:pPr>
        <w:pStyle w:val="normal1"/>
        <w:spacing w:lineRule="auto" w:line="290" w:before="90" w:after="0"/>
        <w:ind w:firstLine="421" w:start="48" w:end="21"/>
        <w:jc w:val="both"/>
        <w:rPr>
          <w:rFonts w:ascii="Microsoft Yahei" w:hAnsi="Microsoft Yahei" w:eastAsia="Microsoft Yahei" w:cs="Microsoft Yahei"/>
          <w:sz w:val="21"/>
          <w:szCs w:val="21"/>
        </w:rPr>
      </w:pPr>
      <w:r>
        <w:rPr>
          <w:rFonts w:ascii="Microsoft Yahei" w:hAnsi="Microsoft Yahei" w:cs="Microsoft Yahei" w:eastAsia="Microsoft Yahei"/>
          <w:sz w:val="21"/>
          <w:szCs w:val="21"/>
        </w:rPr>
        <w:t xml:space="preserve">凡夫容易机械地看世界，在缘起现象上生起常见，以为是实实在在的有，从而心生贪著，希望占有，甚至产生永恒的期待，烦恼也就在所难免。而看到无的时候，又以为它彻底消失了，就会担心、害怕、没有安全感。可见，一切烦恼都是庸人自扰。因为对世界缺乏智慧认识，我们处处分别，执著美丑、善恶、 自他、能所 </w:t>
      </w:r>
      <w:r>
        <w:rPr>
          <w:rFonts w:ascii="Microsoft Yahei" w:hAnsi="Microsoft Yahei" w:cs="Microsoft Yahei" w:eastAsia="Microsoft Yahei"/>
          <w:sz w:val="21"/>
          <w:szCs w:val="21"/>
          <w:u w:val="single"/>
        </w:rPr>
        <w:t xml:space="preserve">      </w:t>
      </w:r>
      <w:r>
        <w:rPr>
          <w:rFonts w:ascii="Microsoft Yahei" w:hAnsi="Microsoft Yahei" w:cs="Microsoft Yahei" w:eastAsia="Microsoft Yahei"/>
          <w:sz w:val="21"/>
          <w:szCs w:val="21"/>
        </w:rPr>
        <w:t xml:space="preserve"> 其实在空性层面， 一切都是条件关系的假相。只是因为看不清，才会执著美就是美，丑就是丑，你就是你，我就是我，使人和人 、人和自然、 人和世界产生对立。</w:t>
      </w:r>
    </w:p>
    <w:p>
      <w:pPr>
        <w:pStyle w:val="normal1"/>
        <w:spacing w:lineRule="auto" w:line="324" w:before="2" w:after="0"/>
        <w:ind w:firstLine="467"/>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 xml:space="preserve">Ordinary beings tend to perceive phenomena mechanically, generating attachment through the mistaken belief in permanence. They crave possession and eternal stability, inevitably giving rise to affliction. When they encounter absence or emptiness, they fear loss and insecurity. Thus, all afflictions arise from self-created disturbances. Lacking wisdom, we constantly discriminate - between beautiful and ugly, good and bad, self and other, agent and object. Yet at the level of emptiness, all distinctions are provisional appearances. Misperception alone creates attachment: “beauty is beautiful, ugliness is ugly, I am I, you are you,” leading to conflict between people, between humans and nature, and between humans and the world. </w:t>
      </w:r>
      <w:sdt>
        <w:sdtPr>
          <w:tag w:val="goog_rdk_95"/>
          <w:id w:val="-94116259"/>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p>
    <w:p>
      <w:pPr>
        <w:pStyle w:val="normal1"/>
        <w:keepNext w:val="false"/>
        <w:keepLines w:val="false"/>
        <w:pageBreakBefore w:val="false"/>
        <w:widowControl/>
        <w:pBdr/>
        <w:shd w:val="clear" w:fill="auto"/>
        <w:spacing w:lineRule="auto" w:line="372"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commentReference w:id="87"/>
      </w:r>
    </w:p>
    <w:p>
      <w:pPr>
        <w:pStyle w:val="normal1"/>
        <w:spacing w:lineRule="auto" w:line="206" w:before="90" w:after="0"/>
        <w:ind w:end="21"/>
        <w:rPr>
          <w:rFonts w:ascii="Microsoft Yahei" w:hAnsi="Microsoft Yahei" w:eastAsia="Microsoft Yahei" w:cs="Microsoft Yahei"/>
          <w:sz w:val="21"/>
          <w:szCs w:val="21"/>
        </w:rPr>
      </w:pPr>
      <w:r>
        <w:rPr>
          <w:rFonts w:ascii="Microsoft Yahei" w:hAnsi="Microsoft Yahei" w:cs="Microsoft Yahei" w:eastAsia="Microsoft Yahei"/>
          <w:sz w:val="21"/>
          <w:szCs w:val="21"/>
        </w:rPr>
        <w:t>人类共存在这个地球，本该是和平相处的命运共同体，却因为我执，产生民族、国家、地区的分别。有了这些界定，就会引发冲突甚至战争，带来伤害和仇恨。可以说， 人类一切问题都来自我执。因为执著，我们被卡在二元对立的世界，对所爱起贪，对非爱起嗔。如果能看清这些不过是条件假相，撤除执著，一切存在都是和谐的，本质都是空性。</w:t>
      </w:r>
    </w:p>
    <w:p>
      <w:pPr>
        <w:pStyle w:val="normal1"/>
        <w:spacing w:lineRule="auto" w:line="317"/>
        <w:ind w:firstLine="422" w:start="16" w:end="46"/>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 xml:space="preserve">Humanity shares a common destiny on Earth, yet ego-clinging generates divisions: nations, ethnicities, regions. Boundaries create conflict, even war, causing suffering and hatred. In short, all human problems arise from self-attachment. By clinging, we remain trapped in a dualistic world:  attachment  to  what  we  love,  aversion  to  what  we  do  not.  Recognising  that  all  is  a conditional, provisional appearance allows us to relinquish attachment. All existence becomes harmonious; its essence is emptiness. </w:t>
      </w:r>
      <w:sdt>
        <w:sdtPr>
          <w:tag w:val="goog_rdk_96"/>
          <w:id w:val="2097676166"/>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p>
    <w:p>
      <w:pPr>
        <w:pStyle w:val="normal1"/>
        <w:keepNext w:val="false"/>
        <w:keepLines w:val="false"/>
        <w:pageBreakBefore w:val="false"/>
        <w:widowControl/>
        <w:pBdr/>
        <w:shd w:val="clear" w:fill="auto"/>
        <w:spacing w:lineRule="auto" w:line="389"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commentReference w:id="88"/>
      </w:r>
    </w:p>
    <w:p>
      <w:pPr>
        <w:pStyle w:val="normal1"/>
        <w:keepNext w:val="false"/>
        <w:keepLines w:val="false"/>
        <w:pageBreakBefore w:val="false"/>
        <w:widowControl/>
        <w:pBdr/>
        <w:shd w:val="clear" w:fill="auto"/>
        <w:spacing w:lineRule="auto" w:line="283" w:before="90" w:after="0"/>
        <w:ind w:firstLine="418" w:start="23" w:end="46"/>
        <w:jc w:val="both"/>
        <w:rPr>
          <w:rFonts w:ascii="Microsoft Yahei" w:hAnsi="Microsoft Yahei" w:eastAsia="Microsoft Yahei" w:cs="Microsoft Yahei"/>
          <w:b w:val="false"/>
          <w:bCs w:val="false"/>
          <w:i w:val="false"/>
          <w:iCs w:val="false"/>
          <w:caps w:val="false"/>
          <w:smallCaps w:val="false"/>
          <w:strike w:val="false"/>
          <w:dstrike w:val="false"/>
          <w:color w:val="000000"/>
          <w:position w:val="0"/>
          <w:sz w:val="21"/>
          <w:szCs w:val="21"/>
          <w:u w:val="none"/>
          <w:shd w:fill="auto" w:val="clear"/>
          <w:vertAlign w:val="baseline"/>
        </w:rPr>
      </w:pP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所谓幻，说明一切现象都是幻化的，既不是真实不变的有，也不是没有，即《金刚经》所说的</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 xml:space="preserve">“ </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一切有为法，如</w:t>
      </w:r>
      <w:sdt>
        <w:sdtPr>
          <w:tag w:val="goog_rdk_97"/>
          <w:id w:val="1380638588"/>
        </w:sdtPr>
        <w:sdtContent>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r>
        </w:sdtContent>
      </w:sdt>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梦幻泡影</w:t>
      </w:r>
      <w:r>
        <w:rPr/>
        <w:commentReference w:id="89"/>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 xml:space="preserve">” </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。当我们具备缘起的智慧，就能摆脱现象带来的束缚。既然都是幻相，还有必要为它们的变化忽喜忽悲吗？</w:t>
      </w:r>
    </w:p>
    <w:p>
      <w:pPr>
        <w:pStyle w:val="normal1"/>
        <w:spacing w:lineRule="auto" w:line="312" w:before="2" w:after="0"/>
        <w:ind w:firstLine="403" w:start="15" w:end="45"/>
        <w:jc w:val="both"/>
        <w:rPr>
          <w:rFonts w:ascii="Times New Roman" w:hAnsi="Times New Roman" w:eastAsia="Times New Roman" w:cs="Times New Roman"/>
          <w:sz w:val="21"/>
          <w:szCs w:val="21"/>
        </w:rPr>
      </w:pPr>
      <w:sdt>
        <w:sdtPr>
          <w:tag w:val="goog_rdk_98"/>
          <w:id w:val="2020424680"/>
        </w:sdtPr>
        <w:sdtContent>
          <w:r>
            <w:rPr/>
          </w:r>
          <w:r>
            <w:rPr/>
          </w:r>
        </w:sdtContent>
      </w:sdt>
      <w:r>
        <w:rPr>
          <w:rFonts w:eastAsia="Times New Roman" w:cs="Times New Roman" w:ascii="Times New Roman" w:hAnsi="Times New Roman"/>
          <w:sz w:val="21"/>
          <w:szCs w:val="21"/>
        </w:rPr>
        <w:t>‘‘</w:t>
      </w:r>
      <w:r>
        <w:rPr>
          <w:rFonts w:eastAsia="Times New Roman" w:cs="Times New Roman" w:ascii="Times New Roman" w:hAnsi="Times New Roman"/>
          <w:sz w:val="21"/>
          <w:szCs w:val="21"/>
        </w:rPr>
        <w:t>Illusory’’ emphasises that all phenomena are like illusions: neither truly permanent nor utterly nonexistent, echoing the Diamond Sutra’s statement: “All conditioned dharmas are like a dream, a bubble, a shadow.”</w:t>
      </w:r>
      <w:r>
        <w:rPr/>
        <w:commentReference w:id="90"/>
      </w:r>
    </w:p>
    <w:p>
      <w:pPr>
        <w:pStyle w:val="normal1"/>
        <w:spacing w:lineRule="auto" w:line="302" w:before="35" w:after="0"/>
        <w:ind w:firstLine="423" w:start="14" w:end="25"/>
        <w:rPr>
          <w:rFonts w:ascii="Times New Roman" w:hAnsi="Times New Roman" w:eastAsia="Times New Roman" w:cs="Times New Roman"/>
          <w:sz w:val="21"/>
          <w:szCs w:val="21"/>
        </w:rPr>
      </w:pPr>
      <w:r>
        <w:rPr>
          <w:rFonts w:eastAsia="Times New Roman" w:cs="Times New Roman" w:ascii="Times New Roman" w:hAnsi="Times New Roman"/>
          <w:sz w:val="21"/>
          <w:szCs w:val="21"/>
        </w:rPr>
        <w:t>When we cultivate the wisdom of dependent origination,</w:t>
      </w:r>
      <w:sdt>
        <w:sdtPr>
          <w:tag w:val="goog_rdk_99"/>
          <w:id w:val="2022851523"/>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 xml:space="preserve"> we are freed from the constraints of phenomena</w:t>
      </w:r>
      <w:r>
        <w:rPr/>
        <w:commentReference w:id="91"/>
      </w:r>
      <w:r>
        <w:rPr>
          <w:rFonts w:eastAsia="Times New Roman" w:cs="Times New Roman" w:ascii="Times New Roman" w:hAnsi="Times New Roman"/>
          <w:sz w:val="21"/>
          <w:szCs w:val="21"/>
        </w:rPr>
        <w:t xml:space="preserve">. </w:t>
      </w:r>
      <w:sdt>
        <w:sdtPr>
          <w:tag w:val="goog_rdk_100"/>
          <w:id w:val="-758673524"/>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If all is illusory, there is no need to rejoice or grieve over transient changes.</w:t>
      </w:r>
      <w:r>
        <w:rPr/>
        <w:commentReference w:id="92"/>
      </w:r>
    </w:p>
    <w:p>
      <w:pPr>
        <w:pStyle w:val="normal1"/>
        <w:keepNext w:val="false"/>
        <w:keepLines w:val="false"/>
        <w:pageBreakBefore w:val="false"/>
        <w:widowControl/>
        <w:pBdr/>
        <w:shd w:val="clear" w:fill="auto"/>
        <w:spacing w:lineRule="auto" w:line="269"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bookmarkStart w:id="39" w:name="bookmark=id.s2bkdloruovj"/>
      <w:bookmarkStart w:id="40" w:name="bookmark=id.s2bkdloruovj"/>
      <w:bookmarkEnd w:id="40"/>
    </w:p>
    <w:p>
      <w:pPr>
        <w:pStyle w:val="normal1"/>
        <w:keepNext w:val="false"/>
        <w:keepLines w:val="false"/>
        <w:pageBreakBefore w:val="false"/>
        <w:widowControl/>
        <w:pBdr/>
        <w:shd w:val="clear" w:fill="auto"/>
        <w:spacing w:lineRule="auto" w:line="206" w:before="90" w:after="0"/>
        <w:ind w:hanging="0" w:start="44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1"/>
          <w:szCs w:val="21"/>
          <w:u w:val="none"/>
          <w:shd w:fill="auto" w:val="clear"/>
          <w:vertAlign w:val="baseline"/>
        </w:rPr>
      </w:pPr>
      <w:bookmarkStart w:id="41" w:name="bookmark=id.s2bkdloruovj"/>
      <w:bookmarkEnd w:id="41"/>
      <w:r>
        <w:rPr>
          <w:rFonts w:eastAsia="Arial" w:cs="Arial"/>
          <w:b/>
          <w:bCs/>
          <w:i w:val="false"/>
          <w:iCs w:val="false"/>
          <w:caps w:val="false"/>
          <w:smallCaps w:val="false"/>
          <w:strike w:val="false"/>
          <w:dstrike w:val="false"/>
          <w:color w:val="000000"/>
          <w:position w:val="0"/>
          <w:sz w:val="21"/>
          <w:szCs w:val="21"/>
          <w:u w:val="none"/>
          <w:shd w:fill="auto" w:val="clear"/>
          <w:vertAlign w:val="baseline"/>
        </w:rPr>
        <w:t xml:space="preserve">3. </w:t>
      </w:r>
      <w:r>
        <w:rPr>
          <w:rFonts w:ascii="Microsoft Yahei" w:hAnsi="Microsoft Yahei" w:cs="Microsoft Yahei" w:eastAsia="Microsoft Yahei"/>
          <w:b/>
          <w:bCs/>
          <w:i w:val="false"/>
          <w:iCs w:val="false"/>
          <w:caps w:val="false"/>
          <w:smallCaps w:val="false"/>
          <w:strike w:val="false"/>
          <w:dstrike w:val="false"/>
          <w:color w:val="000000"/>
          <w:position w:val="0"/>
          <w:sz w:val="21"/>
          <w:szCs w:val="21"/>
          <w:u w:val="none"/>
          <w:shd w:fill="auto" w:val="clear"/>
          <w:vertAlign w:val="baseline"/>
        </w:rPr>
        <w:t xml:space="preserve">三句怯 </w:t>
      </w:r>
      <w:r>
        <w:rPr>
          <w:rFonts w:eastAsia="Times New Roman" w:cs="Times New Roman" w:ascii="Times New Roman" w:hAnsi="Times New Roman"/>
          <w:b/>
          <w:bCs/>
          <w:i w:val="false"/>
          <w:iCs w:val="false"/>
          <w:caps w:val="false"/>
          <w:smallCaps w:val="false"/>
          <w:strike w:val="false"/>
          <w:dstrike w:val="false"/>
          <w:color w:val="000000"/>
          <w:position w:val="0"/>
          <w:sz w:val="21"/>
          <w:szCs w:val="21"/>
          <w:u w:val="none"/>
          <w:shd w:fill="auto" w:val="clear"/>
          <w:vertAlign w:val="baseline"/>
        </w:rPr>
        <w:t>The Three-Part Formula</w:t>
      </w:r>
    </w:p>
    <w:p>
      <w:pPr>
        <w:pStyle w:val="normal1"/>
        <w:keepNext w:val="false"/>
        <w:keepLines w:val="false"/>
        <w:pageBreakBefore w:val="false"/>
        <w:widowControl/>
        <w:pBdr/>
        <w:shd w:val="clear" w:fill="auto"/>
        <w:spacing w:lineRule="auto" w:line="360"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p>
    <w:p>
      <w:pPr>
        <w:pStyle w:val="normal1"/>
        <w:keepNext w:val="false"/>
        <w:keepLines w:val="false"/>
        <w:pageBreakBefore w:val="false"/>
        <w:widowControl/>
        <w:pBdr/>
        <w:shd w:val="clear" w:fill="auto"/>
        <w:spacing w:lineRule="auto" w:line="290" w:before="91" w:after="0"/>
        <w:ind w:firstLine="414" w:start="22" w:end="46"/>
        <w:jc w:val="both"/>
        <w:rPr>
          <w:rFonts w:ascii="Microsoft Yahei" w:hAnsi="Microsoft Yahei" w:eastAsia="Microsoft Yahei" w:cs="Microsoft Yahei"/>
          <w:b w:val="false"/>
          <w:bCs w:val="false"/>
          <w:i w:val="false"/>
          <w:iCs w:val="false"/>
          <w:caps w:val="false"/>
          <w:smallCaps w:val="false"/>
          <w:strike w:val="false"/>
          <w:dstrike w:val="false"/>
          <w:color w:val="000000"/>
          <w:position w:val="0"/>
          <w:sz w:val="21"/>
          <w:szCs w:val="21"/>
          <w:u w:val="none"/>
          <w:shd w:fill="auto" w:val="clear"/>
          <w:vertAlign w:val="baseline"/>
        </w:rPr>
      </w:pP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《金刚经》每讲一个问题，不论是修行，还是圣者果位、佛菩萨功德，都要加上</w:t>
      </w:r>
      <w:r>
        <w:rPr/>
        <w:t>“</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 xml:space="preserve">所谓，即非，是名 </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的三句式。如</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庄严佛土者，即非庄严，是名庄严</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等，既是对所说内容的总结，也是提供中观的观察模式，避免我们落入常见，产生恒常的执著。 比如有人学佛后会执著善行，执著功德相，觉得我做了什么好事，如何如何。其实对修行来说，这同样会带来挂碍，障碍对空性的证悟，所谓</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金屑虽珍，在眼为病</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w:t>
      </w:r>
    </w:p>
    <w:p>
      <w:pPr>
        <w:pStyle w:val="normal1"/>
        <w:spacing w:lineRule="auto" w:line="300" w:before="1" w:after="0"/>
        <w:ind w:firstLine="421" w:start="18" w:end="25"/>
        <w:rPr>
          <w:rFonts w:ascii="Times New Roman" w:hAnsi="Times New Roman" w:eastAsia="Times New Roman" w:cs="Times New Roman"/>
          <w:sz w:val="21"/>
          <w:szCs w:val="21"/>
        </w:rPr>
      </w:pPr>
      <w:r>
        <w:rPr>
          <w:rFonts w:eastAsia="Times New Roman" w:cs="Times New Roman" w:ascii="Times New Roman" w:hAnsi="Times New Roman"/>
          <w:sz w:val="21"/>
          <w:szCs w:val="21"/>
        </w:rPr>
        <w:t>In the Diamond  Sutra,  each teaching  - whether on practice,  attainment, or the merits of Buddhas and Bodhisattvas - is summarised using the three-part formula:</w:t>
      </w:r>
    </w:p>
    <w:p>
      <w:pPr>
        <w:pStyle w:val="normal1"/>
        <w:spacing w:lineRule="auto" w:line="276" w:before="46" w:after="0"/>
        <w:ind w:hanging="0" w:start="395"/>
        <w:rPr>
          <w:rFonts w:ascii="Times New Roman" w:hAnsi="Times New Roman" w:eastAsia="Times New Roman" w:cs="Times New Roman"/>
          <w:sz w:val="21"/>
          <w:szCs w:val="21"/>
        </w:rPr>
      </w:pPr>
      <w:sdt>
        <w:sdtPr>
          <w:tag w:val="goog_rdk_101"/>
          <w:id w:val="-993173957"/>
        </w:sdtPr>
        <w:sdtContent>
          <w:r>
            <w:rPr/>
          </w:r>
          <w:r>
            <w:rPr/>
          </w:r>
        </w:sdtContent>
      </w:sdt>
      <w:r>
        <w:rPr>
          <w:rFonts w:eastAsia="Times New Roman" w:cs="Times New Roman" w:ascii="Times New Roman" w:hAnsi="Times New Roman"/>
          <w:position w:val="0"/>
          <w:sz w:val="21"/>
          <w:szCs w:val="21"/>
          <w:vertAlign w:val="baseline"/>
        </w:rPr>
        <w:t>“</w:t>
      </w:r>
      <w:r>
        <w:rPr>
          <w:rFonts w:eastAsia="Times New Roman" w:cs="Times New Roman" w:ascii="Times New Roman" w:hAnsi="Times New Roman"/>
          <w:position w:val="0"/>
          <w:sz w:val="21"/>
          <w:szCs w:val="21"/>
          <w:vertAlign w:val="baseline"/>
        </w:rPr>
        <w:t>That which is called X, is not X; this is called X.”</w:t>
      </w:r>
    </w:p>
    <w:p>
      <w:pPr>
        <w:pStyle w:val="normal1"/>
        <w:spacing w:lineRule="auto" w:line="307" w:before="51" w:after="0"/>
        <w:ind w:firstLine="421" w:start="16"/>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 xml:space="preserve">For example: “What adorns a Buddha-field is not truly adornment; this is called adornment.” </w:t>
      </w:r>
      <w:r>
        <w:rPr/>
        <w:commentReference w:id="93"/>
      </w:r>
      <w:sdt>
        <w:sdtPr>
          <w:tag w:val="goog_rdk_102"/>
          <w:id w:val="806857080"/>
        </w:sdtPr>
        <w:sdtContent>
          <w:r>
            <w:rPr/>
          </w:r>
          <w:r>
            <w:rPr/>
          </w:r>
        </w:sdtContent>
      </w:sdt>
      <w:r>
        <w:rPr>
          <w:rFonts w:eastAsia="Times New Roman" w:cs="Times New Roman" w:ascii="Times New Roman" w:hAnsi="Times New Roman"/>
          <w:sz w:val="21"/>
          <w:szCs w:val="21"/>
        </w:rPr>
        <w:t xml:space="preserve">This structure both summarises content and provides a Madhyamaka (Middle Way) observation method, preventing attachment to permanence. </w:t>
      </w:r>
      <w:r>
        <w:rPr/>
        <w:commentReference w:id="94"/>
      </w:r>
    </w:p>
    <w:p>
      <w:pPr>
        <w:pStyle w:val="normal1"/>
        <w:spacing w:lineRule="auto" w:line="312" w:before="46" w:after="0"/>
        <w:ind w:firstLine="433" w:start="14" w:end="46"/>
        <w:jc w:val="both"/>
        <w:rPr>
          <w:rFonts w:ascii="Times New Roman" w:hAnsi="Times New Roman" w:eastAsia="Times New Roman" w:cs="Times New Roman"/>
          <w:sz w:val="21"/>
          <w:szCs w:val="21"/>
        </w:rPr>
      </w:pPr>
      <w:sdt>
        <w:sdtPr>
          <w:tag w:val="goog_rdk_103"/>
          <w:id w:val="149127120"/>
        </w:sdtPr>
        <w:sdtContent>
          <w:r>
            <w:rPr/>
          </w:r>
          <w:r>
            <w:rPr/>
          </w:r>
        </w:sdtContent>
      </w:sdt>
      <w:r>
        <w:rPr>
          <w:rFonts w:eastAsia="Times New Roman" w:cs="Times New Roman" w:ascii="Times New Roman" w:hAnsi="Times New Roman"/>
          <w:sz w:val="21"/>
          <w:szCs w:val="21"/>
        </w:rPr>
        <w:t>Some students of Buddhism become attached to good deeds or the appearance of merit</w:t>
      </w:r>
      <w:r>
        <w:rPr/>
        <w:commentReference w:id="95"/>
      </w:r>
      <w:r>
        <w:rPr>
          <w:rFonts w:eastAsia="Times New Roman" w:cs="Times New Roman" w:ascii="Times New Roman" w:hAnsi="Times New Roman"/>
          <w:sz w:val="21"/>
          <w:szCs w:val="21"/>
        </w:rPr>
        <w:t xml:space="preserve">, thinking,  “I  have  done  something  good.”  In  practice,  this  also  creates  obstacles,  hindering realisation  of emptiness. As  the  sutra  warns: </w:t>
      </w:r>
      <w:sdt>
        <w:sdtPr>
          <w:tag w:val="goog_rdk_104"/>
          <w:id w:val="45494424"/>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 xml:space="preserve"> “Even  fine  gold  dust,  if  seen  with  attachment, becomes a sickness of the eye.”</w:t>
      </w:r>
      <w:r>
        <w:rPr/>
        <w:commentReference w:id="96"/>
      </w:r>
    </w:p>
    <w:p>
      <w:pPr>
        <w:pStyle w:val="normal1"/>
        <w:keepNext w:val="false"/>
        <w:keepLines w:val="false"/>
        <w:pageBreakBefore w:val="false"/>
        <w:widowControl/>
        <w:pBdr/>
        <w:shd w:val="clear" w:fill="auto"/>
        <w:spacing w:lineRule="auto" w:line="386"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p>
    <w:p>
      <w:pPr>
        <w:pStyle w:val="normal1"/>
        <w:spacing w:lineRule="auto" w:line="209" w:before="91" w:after="0"/>
        <w:ind w:end="25"/>
        <w:rPr>
          <w:rFonts w:ascii="Microsoft Yahei" w:hAnsi="Microsoft Yahei" w:eastAsia="Microsoft Yahei" w:cs="Microsoft Yahei"/>
          <w:b w:val="false"/>
          <w:bCs w:val="false"/>
          <w:i w:val="false"/>
          <w:iCs w:val="false"/>
          <w:caps w:val="false"/>
          <w:smallCaps w:val="false"/>
          <w:strike w:val="false"/>
          <w:dstrike w:val="false"/>
          <w:color w:val="000000"/>
          <w:position w:val="0"/>
          <w:sz w:val="21"/>
          <w:szCs w:val="21"/>
          <w:u w:val="none"/>
          <w:shd w:fill="auto" w:val="clear"/>
          <w:vertAlign w:val="baseline"/>
        </w:rPr>
      </w:pPr>
      <w:r>
        <w:rPr>
          <w:rFonts w:ascii="Microsoft Yahei" w:hAnsi="Microsoft Yahei" w:cs="Microsoft Yahei" w:eastAsia="Microsoft Yahei"/>
          <w:sz w:val="21"/>
          <w:szCs w:val="21"/>
        </w:rPr>
        <w:t>经中反复以三句式，引导我们透过现象看本质，从而扫除执著，但又不落入断见 。比</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如对桌子的认识，世上本来没有桌子，不过是一大堆非桌子的条件组合而成，本质上是无常无自性的。但也不能说没有，桌子的现象存在，功能也存在，所以我们给这个众缘和合的现象安立了</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 xml:space="preserve">桌子 </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的假名。</w:t>
      </w:r>
    </w:p>
    <w:p>
      <w:pPr>
        <w:pStyle w:val="normal1"/>
        <w:spacing w:lineRule="auto" w:line="312"/>
        <w:ind w:firstLine="465" w:end="14"/>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The sutra repeatedly employs this three-part formula, guiding us to see the essence beyond appearances and to release attachment without falling into nihilism. For instance, consider a table: in essence, there is no table - only a combination of conditions that we conventionally name “table.” Its nature is impermanent and empty, yet the phenomenon and function exist.</w:t>
      </w:r>
      <w:sdt>
        <w:sdtPr>
          <w:tag w:val="goog_rdk_105"/>
          <w:id w:val="-673136175"/>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p>
    <w:p>
      <w:pPr>
        <w:pStyle w:val="normal1"/>
        <w:keepNext w:val="false"/>
        <w:keepLines w:val="false"/>
        <w:pageBreakBefore w:val="false"/>
        <w:widowControl/>
        <w:pBdr/>
        <w:shd w:val="clear" w:fill="auto"/>
        <w:spacing w:lineRule="auto" w:line="386"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commentReference w:id="97"/>
      </w:r>
    </w:p>
    <w:p>
      <w:pPr>
        <w:pStyle w:val="normal1"/>
        <w:spacing w:lineRule="auto" w:line="276" w:before="90" w:after="0"/>
        <w:ind w:firstLine="422" w:start="49" w:end="14"/>
        <w:rPr>
          <w:rFonts w:ascii="Microsoft Yahei" w:hAnsi="Microsoft Yahei" w:eastAsia="Microsoft Yahei" w:cs="Microsoft Yahei"/>
          <w:sz w:val="21"/>
          <w:szCs w:val="21"/>
        </w:rPr>
      </w:pPr>
      <w:r>
        <w:rPr>
          <w:rFonts w:ascii="Microsoft Yahei" w:hAnsi="Microsoft Yahei" w:cs="Microsoft Yahei" w:eastAsia="Microsoft Yahei"/>
          <w:sz w:val="21"/>
          <w:szCs w:val="21"/>
        </w:rPr>
        <w:t>这是中观的认知和修行理路，也是觉醒生命的创作方式。如果我们对生活中的一切都能如此观察，知道它是幻化的假有，就能超然物外，不被任何变化所困扰。</w:t>
      </w:r>
    </w:p>
    <w:p>
      <w:pPr>
        <w:pStyle w:val="normal1"/>
        <w:spacing w:lineRule="auto" w:line="307" w:before="1" w:after="0"/>
        <w:ind w:firstLine="419" w:start="46" w:end="14"/>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 xml:space="preserve">This is the Madhyamaka (Middle Way) approach to cognition and practice, and the method of creating an awakened life. Observing life in this way - recognising all as illusory, provisionally existent - allows one to remain detached and untroubled by change. </w:t>
      </w:r>
      <w:sdt>
        <w:sdtPr>
          <w:tag w:val="goog_rdk_106"/>
          <w:id w:val="-1074273308"/>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p>
    <w:p>
      <w:pPr>
        <w:pStyle w:val="normal1"/>
        <w:keepNext w:val="false"/>
        <w:keepLines w:val="false"/>
        <w:pageBreakBefore w:val="false"/>
        <w:widowControl/>
        <w:pBdr/>
        <w:shd w:val="clear" w:fill="auto"/>
        <w:spacing w:lineRule="auto" w:line="305"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commentReference w:id="98"/>
      </w:r>
    </w:p>
    <w:p>
      <w:pPr>
        <w:pStyle w:val="normal1"/>
        <w:keepNext w:val="false"/>
        <w:keepLines w:val="false"/>
        <w:pageBreakBefore w:val="false"/>
        <w:widowControl/>
        <w:pBdr/>
        <w:shd w:val="clear" w:fill="auto"/>
        <w:spacing w:lineRule="auto" w:line="305"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bookmarkStart w:id="42" w:name="bookmark=id.8830v5uiho3s"/>
      <w:bookmarkStart w:id="43" w:name="bookmark=id.8830v5uiho3s"/>
      <w:bookmarkEnd w:id="43"/>
    </w:p>
    <w:p>
      <w:pPr>
        <w:pStyle w:val="normal1"/>
        <w:spacing w:lineRule="auto" w:line="218" w:before="120" w:after="0"/>
        <w:ind w:hanging="0" w:start="490"/>
        <w:rPr>
          <w:rFonts w:ascii="Times New Roman" w:hAnsi="Times New Roman" w:eastAsia="Times New Roman" w:cs="Times New Roman"/>
          <w:sz w:val="28"/>
          <w:szCs w:val="28"/>
        </w:rPr>
      </w:pPr>
      <w:bookmarkStart w:id="44" w:name="bookmark=id.8830v5uiho3s"/>
      <w:bookmarkEnd w:id="44"/>
      <w:r>
        <w:rPr>
          <w:rFonts w:ascii="Microsoft Yahei" w:hAnsi="Microsoft Yahei" w:cs="Microsoft Yahei" w:eastAsia="Microsoft Yahei"/>
          <w:sz w:val="28"/>
          <w:szCs w:val="28"/>
        </w:rPr>
        <w:t xml:space="preserve">五、从禅宗谈觉醒 </w:t>
      </w:r>
      <w:r>
        <w:rPr>
          <w:rFonts w:eastAsia="Times New Roman" w:cs="Times New Roman" w:ascii="Times New Roman" w:hAnsi="Times New Roman"/>
          <w:sz w:val="28"/>
          <w:szCs w:val="28"/>
        </w:rPr>
        <w:t>Awakening from the Chan Perspective</w:t>
      </w:r>
    </w:p>
    <w:p>
      <w:pPr>
        <w:pStyle w:val="normal1"/>
        <w:keepNext w:val="false"/>
        <w:keepLines w:val="false"/>
        <w:pageBreakBefore w:val="false"/>
        <w:widowControl/>
        <w:pBdr/>
        <w:shd w:val="clear" w:fill="auto"/>
        <w:spacing w:lineRule="auto" w:line="434"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p>
    <w:p>
      <w:pPr>
        <w:pStyle w:val="normal1"/>
        <w:keepNext w:val="false"/>
        <w:keepLines w:val="false"/>
        <w:pageBreakBefore w:val="false"/>
        <w:widowControl/>
        <w:pBdr/>
        <w:shd w:val="clear" w:fill="auto"/>
        <w:spacing w:lineRule="auto" w:line="295" w:before="90" w:after="0"/>
        <w:ind w:firstLine="428" w:start="48" w:end="14"/>
        <w:jc w:val="both"/>
        <w:rPr>
          <w:rFonts w:ascii="Microsoft Yahei" w:hAnsi="Microsoft Yahei" w:eastAsia="Microsoft Yahei" w:cs="Microsoft Yahei"/>
          <w:b w:val="false"/>
          <w:bCs w:val="false"/>
          <w:i w:val="false"/>
          <w:iCs w:val="false"/>
          <w:caps w:val="false"/>
          <w:smallCaps w:val="false"/>
          <w:strike w:val="false"/>
          <w:dstrike w:val="false"/>
          <w:color w:val="000000"/>
          <w:position w:val="0"/>
          <w:sz w:val="21"/>
          <w:szCs w:val="21"/>
          <w:u w:val="none"/>
          <w:shd w:fill="auto" w:val="clear"/>
          <w:vertAlign w:val="baseline"/>
        </w:rPr>
      </w:pP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禅宗最重要的见地，是一切众生皆有佛性。这一观点出自 《涅槃经》。前面说过，唯识是从妄心着手修行， 而禅宗是直接契入真心；中观由否定证悟空性， 而禅宗是</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 xml:space="preserve">“ </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直指人心， 见性成佛</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 xml:space="preserve">” </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 xml:space="preserve">。所以对禅宗修行来说，信心和承担非常重要。很多人知道佛法说人生是苦，其实这只是一方面，是从凡夫的现状而言。在这个层面， 生命是以迷惑和烦恼为基础的。不论物质条件多好，地位多高，都是不断制造痛苦的永动机。但禅宗告诉我们：  </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 xml:space="preserve">“ </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菩提般若之智，世人本自有之，只缘心迷，不能自悟。</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在迷惑背后，还有本来具足的觉性潜质。就像乌云下的虚空，是湛然澄澈、圆满无缺的。所以从究竟而言，生命又是充满光明的。那么，禅宗是如何修行，如何改造生命的呢？</w:t>
      </w:r>
    </w:p>
    <w:p>
      <w:pPr>
        <w:pStyle w:val="normal1"/>
        <w:spacing w:lineRule="auto" w:line="334" w:before="2" w:after="0"/>
        <w:ind w:firstLine="473" w:end="14"/>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 xml:space="preserve">The central insight of Chan is that all sentient beings possess Buddha-nature, as taught  in  the  </w:t>
      </w:r>
      <w:r>
        <w:rPr>
          <w:rFonts w:eastAsia="Times New Roman" w:cs="Times New Roman" w:ascii="Times New Roman" w:hAnsi="Times New Roman"/>
          <w:i/>
          <w:iCs/>
          <w:sz w:val="21"/>
          <w:szCs w:val="21"/>
        </w:rPr>
        <w:t>Mahaparinirvaņa Sutra</w:t>
      </w:r>
      <w:r>
        <w:rPr>
          <w:rFonts w:eastAsia="Times New Roman" w:cs="Times New Roman" w:ascii="Times New Roman" w:hAnsi="Times New Roman"/>
          <w:sz w:val="21"/>
          <w:szCs w:val="21"/>
        </w:rPr>
        <w:t xml:space="preserve">.  As  mentioned earlier,  Yogacara  begins  practice  by examining the deluded mind, </w:t>
      </w:r>
      <w:sdt>
        <w:sdtPr>
          <w:tag w:val="goog_rdk_107"/>
          <w:id w:val="603179709"/>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while Madhyamaka realises emptiness through negation</w:t>
      </w:r>
      <w:r>
        <w:rPr/>
        <w:commentReference w:id="99"/>
      </w:r>
      <w:r>
        <w:rPr>
          <w:rFonts w:eastAsia="Times New Roman" w:cs="Times New Roman" w:ascii="Times New Roman" w:hAnsi="Times New Roman"/>
          <w:sz w:val="21"/>
          <w:szCs w:val="21"/>
        </w:rPr>
        <w:t xml:space="preserve">. </w:t>
      </w:r>
      <w:sdt>
        <w:sdtPr>
          <w:tag w:val="goog_rdk_108"/>
          <w:id w:val="812840055"/>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Chan, in contrast, emphasises directly entering the true mind</w:t>
      </w:r>
      <w:r>
        <w:rPr/>
        <w:commentReference w:id="100"/>
      </w:r>
      <w:r>
        <w:rPr>
          <w:rFonts w:eastAsia="Times New Roman" w:cs="Times New Roman" w:ascii="Times New Roman" w:hAnsi="Times New Roman"/>
          <w:sz w:val="21"/>
          <w:szCs w:val="21"/>
        </w:rPr>
        <w:t>.</w:t>
      </w:r>
      <w:sdt>
        <w:sdtPr>
          <w:tag w:val="goog_rdk_109"/>
          <w:id w:val="-704866002"/>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 xml:space="preserve"> It is summarised in the famous expression: “Directly point to the human mind; see your nature and become a Buddha.”</w:t>
      </w:r>
      <w:r>
        <w:rPr/>
        <w:commentReference w:id="101"/>
      </w:r>
      <w:r>
        <w:rPr>
          <w:rFonts w:eastAsia="Times New Roman" w:cs="Times New Roman" w:ascii="Times New Roman" w:hAnsi="Times New Roman"/>
          <w:sz w:val="21"/>
          <w:szCs w:val="21"/>
        </w:rPr>
        <w:t xml:space="preserve"> Thus, in Chan practice, </w:t>
      </w:r>
      <w:sdt>
        <w:sdtPr>
          <w:tag w:val="goog_rdk_110"/>
          <w:id w:val="-552385086"/>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faith and personal responsibility are paramount.</w:t>
      </w:r>
      <w:r>
        <w:rPr/>
        <w:commentReference w:id="102"/>
      </w:r>
    </w:p>
    <w:p>
      <w:pPr>
        <w:pStyle w:val="normal1"/>
        <w:spacing w:lineRule="auto" w:line="312" w:before="29" w:after="0"/>
        <w:ind w:firstLine="424" w:start="46" w:end="10"/>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 xml:space="preserve">Many people know that Buddhism teaches life is suffering, </w:t>
      </w:r>
      <w:sdt>
        <w:sdtPr>
          <w:tag w:val="goog_rdk_111"/>
          <w:id w:val="-187916311"/>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but this is only one perspective, describing the ordinary condition of sentient beings</w:t>
      </w:r>
      <w:r>
        <w:rPr/>
        <w:commentReference w:id="103"/>
      </w:r>
      <w:r>
        <w:rPr>
          <w:rFonts w:eastAsia="Times New Roman" w:cs="Times New Roman" w:ascii="Times New Roman" w:hAnsi="Times New Roman"/>
          <w:sz w:val="21"/>
          <w:szCs w:val="21"/>
        </w:rPr>
        <w:t xml:space="preserve">. On this level, life is rooted in delusion and affliction. </w:t>
      </w:r>
      <w:sdt>
        <w:sdtPr>
          <w:tag w:val="goog_rdk_112"/>
          <w:id w:val="-52333841"/>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No matter how favourable one’s material conditions or social status, life can still function as a self-perpetuating source of suffering.</w:t>
      </w:r>
      <w:r>
        <w:rPr/>
        <w:commentReference w:id="104"/>
      </w:r>
    </w:p>
    <w:p>
      <w:pPr>
        <w:pStyle w:val="normal1"/>
        <w:spacing w:lineRule="auto" w:line="302" w:before="45" w:after="0"/>
        <w:ind w:firstLine="435" w:start="39" w:end="12"/>
        <w:rPr>
          <w:rFonts w:ascii="Times New Roman" w:hAnsi="Times New Roman" w:eastAsia="Times New Roman" w:cs="Times New Roman"/>
          <w:sz w:val="21"/>
          <w:szCs w:val="21"/>
        </w:rPr>
      </w:pPr>
      <w:r>
        <w:rPr>
          <w:rFonts w:eastAsia="Times New Roman" w:cs="Times New Roman" w:ascii="Times New Roman" w:hAnsi="Times New Roman"/>
          <w:sz w:val="21"/>
          <w:szCs w:val="21"/>
        </w:rPr>
        <w:t xml:space="preserve">Chan, however, teaches: “The wisdom of </w:t>
      </w:r>
      <w:sdt>
        <w:sdtPr>
          <w:tag w:val="goog_rdk_113"/>
          <w:id w:val="-42422937"/>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Bodhi and Prajna</w:t>
      </w:r>
      <w:r>
        <w:rPr/>
        <w:commentReference w:id="105"/>
      </w:r>
      <w:r>
        <w:rPr>
          <w:rFonts w:eastAsia="Times New Roman" w:cs="Times New Roman" w:ascii="Times New Roman" w:hAnsi="Times New Roman"/>
          <w:sz w:val="21"/>
          <w:szCs w:val="21"/>
        </w:rPr>
        <w:t xml:space="preserve"> is inherent in all people; only because the mind is deluded do they fail to realise it themselves.” Behind delusion lies an innate potential for awakening, just as the sky remains clear and unobstructed beneath </w:t>
      </w:r>
      <w:sdt>
        <w:sdtPr>
          <w:tag w:val="goog_rdk_114"/>
          <w:id w:val="792378214"/>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storm</w:t>
      </w:r>
      <w:r>
        <w:rPr/>
        <w:commentReference w:id="106"/>
      </w:r>
      <w:r>
        <w:rPr>
          <w:rFonts w:eastAsia="Times New Roman" w:cs="Times New Roman" w:ascii="Times New Roman" w:hAnsi="Times New Roman"/>
          <w:sz w:val="21"/>
          <w:szCs w:val="21"/>
        </w:rPr>
        <w:t xml:space="preserve"> clouds. From the ultimate perspective, life is </w:t>
      </w:r>
      <w:sdt>
        <w:sdtPr>
          <w:tag w:val="goog_rdk_115"/>
          <w:id w:val="-1524536586"/>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luminous and inherently complete</w:t>
      </w:r>
      <w:r>
        <w:rPr/>
        <w:commentReference w:id="107"/>
      </w:r>
      <w:r>
        <w:rPr>
          <w:rFonts w:eastAsia="Times New Roman" w:cs="Times New Roman" w:ascii="Times New Roman" w:hAnsi="Times New Roman"/>
          <w:sz w:val="21"/>
          <w:szCs w:val="21"/>
        </w:rPr>
        <w:t xml:space="preserve">. So how does Chan practice transform life </w:t>
      </w:r>
      <w:sdt>
        <w:sdtPr>
          <w:tag w:val="goog_rdk_116"/>
          <w:id w:val="-646560880"/>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and awaken this inherent potential?</w:t>
      </w:r>
      <w:r>
        <w:rPr/>
        <w:commentReference w:id="108"/>
      </w:r>
    </w:p>
    <w:p>
      <w:pPr>
        <w:pStyle w:val="normal1"/>
        <w:keepNext w:val="false"/>
        <w:keepLines w:val="false"/>
        <w:pageBreakBefore w:val="false"/>
        <w:widowControl/>
        <w:pBdr/>
        <w:shd w:val="clear" w:fill="auto"/>
        <w:spacing w:lineRule="auto" w:line="312"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p>
    <w:p>
      <w:pPr>
        <w:pStyle w:val="normal1"/>
        <w:keepNext w:val="false"/>
        <w:keepLines w:val="false"/>
        <w:pageBreakBefore w:val="false"/>
        <w:widowControl/>
        <w:pBdr/>
        <w:shd w:val="clear" w:fill="auto"/>
        <w:spacing w:lineRule="auto" w:line="312"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bookmarkStart w:id="45" w:name="bookmark=id.7dn7uah7ogr9"/>
      <w:bookmarkStart w:id="46" w:name="bookmark=id.7dn7uah7ogr9"/>
      <w:bookmarkEnd w:id="46"/>
    </w:p>
    <w:p>
      <w:pPr>
        <w:pStyle w:val="normal1"/>
        <w:keepNext w:val="false"/>
        <w:keepLines w:val="false"/>
        <w:pageBreakBefore w:val="false"/>
        <w:widowControl/>
        <w:pBdr/>
        <w:shd w:val="clear" w:fill="auto"/>
        <w:spacing w:lineRule="auto" w:line="197" w:before="90" w:after="0"/>
        <w:ind w:hanging="0" w:start="449"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1"/>
          <w:szCs w:val="21"/>
          <w:u w:val="none"/>
          <w:shd w:fill="auto" w:val="clear"/>
          <w:vertAlign w:val="baseline"/>
        </w:rPr>
      </w:pPr>
      <w:bookmarkStart w:id="47" w:name="bookmark=id.7dn7uah7ogr9"/>
      <w:bookmarkEnd w:id="47"/>
      <w:r>
        <w:rPr>
          <w:rFonts w:eastAsia="Arial" w:cs="Arial"/>
          <w:b/>
          <w:bCs/>
          <w:i w:val="false"/>
          <w:iCs w:val="false"/>
          <w:caps w:val="false"/>
          <w:smallCaps w:val="false"/>
          <w:strike w:val="false"/>
          <w:dstrike w:val="false"/>
          <w:color w:val="000000"/>
          <w:position w:val="0"/>
          <w:sz w:val="21"/>
          <w:szCs w:val="21"/>
          <w:u w:val="none"/>
          <w:shd w:fill="auto" w:val="clear"/>
          <w:vertAlign w:val="baseline"/>
        </w:rPr>
        <w:t xml:space="preserve">1. </w:t>
      </w:r>
      <w:r>
        <w:rPr>
          <w:rFonts w:ascii="Microsoft Yahei" w:hAnsi="Microsoft Yahei" w:cs="Microsoft Yahei" w:eastAsia="Microsoft Yahei"/>
          <w:b/>
          <w:bCs/>
          <w:i w:val="false"/>
          <w:iCs w:val="false"/>
          <w:caps w:val="false"/>
          <w:smallCaps w:val="false"/>
          <w:strike w:val="false"/>
          <w:dstrike w:val="false"/>
          <w:color w:val="000000"/>
          <w:position w:val="0"/>
          <w:sz w:val="21"/>
          <w:szCs w:val="21"/>
          <w:u w:val="none"/>
          <w:shd w:fill="auto" w:val="clear"/>
          <w:vertAlign w:val="baseline"/>
        </w:rPr>
        <w:t xml:space="preserve">利和钝 </w:t>
      </w:r>
      <w:r>
        <w:rPr>
          <w:rFonts w:eastAsia="Times New Roman" w:cs="Times New Roman" w:ascii="Times New Roman" w:hAnsi="Times New Roman"/>
          <w:b/>
          <w:bCs/>
          <w:i w:val="false"/>
          <w:iCs w:val="false"/>
          <w:caps w:val="false"/>
          <w:smallCaps w:val="false"/>
          <w:strike w:val="false"/>
          <w:dstrike w:val="false"/>
          <w:color w:val="000000"/>
          <w:position w:val="0"/>
          <w:sz w:val="21"/>
          <w:szCs w:val="21"/>
          <w:u w:val="none"/>
          <w:shd w:fill="auto" w:val="clear"/>
          <w:vertAlign w:val="baseline"/>
        </w:rPr>
        <w:t xml:space="preserve">Sharp and Dull </w:t>
      </w:r>
      <w:sdt>
        <w:sdtPr>
          <w:tag w:val="goog_rdk_117"/>
          <w:id w:val="-677416667"/>
        </w:sdtPr>
        <w:sdtContent>
          <w:r>
            <w:rPr>
              <w:rFonts w:eastAsia="Times New Roman" w:cs="Times New Roman" w:ascii="Times New Roman" w:hAnsi="Times New Roman"/>
              <w:b/>
              <w:bCs/>
              <w:i w:val="false"/>
              <w:iCs w:val="false"/>
              <w:caps w:val="false"/>
              <w:smallCaps w:val="false"/>
              <w:strike w:val="false"/>
              <w:dstrike w:val="false"/>
              <w:color w:val="000000"/>
              <w:position w:val="0"/>
              <w:sz w:val="21"/>
              <w:szCs w:val="21"/>
              <w:u w:val="none"/>
              <w:shd w:fill="auto" w:val="clear"/>
              <w:vertAlign w:val="baseline"/>
            </w:rPr>
          </w:r>
          <w:r>
            <w:rPr>
              <w:rFonts w:eastAsia="Times New Roman" w:cs="Times New Roman" w:ascii="Times New Roman" w:hAnsi="Times New Roman"/>
              <w:b/>
              <w:bCs/>
              <w:i w:val="false"/>
              <w:iCs w:val="false"/>
              <w:caps w:val="false"/>
              <w:smallCaps w:val="false"/>
              <w:strike w:val="false"/>
              <w:dstrike w:val="false"/>
              <w:color w:val="000000"/>
              <w:position w:val="0"/>
              <w:sz w:val="21"/>
              <w:szCs w:val="21"/>
              <w:u w:val="none"/>
              <w:shd w:fill="auto" w:val="clear"/>
              <w:vertAlign w:val="baseline"/>
            </w:rPr>
          </w:r>
        </w:sdtContent>
      </w:sdt>
      <w:r>
        <w:rPr>
          <w:rFonts w:eastAsia="Times New Roman" w:cs="Times New Roman" w:ascii="Times New Roman" w:hAnsi="Times New Roman"/>
          <w:b/>
          <w:bCs/>
          <w:i w:val="false"/>
          <w:iCs w:val="false"/>
          <w:caps w:val="false"/>
          <w:smallCaps w:val="false"/>
          <w:strike w:val="false"/>
          <w:dstrike w:val="false"/>
          <w:color w:val="000000"/>
          <w:position w:val="0"/>
          <w:sz w:val="21"/>
          <w:szCs w:val="21"/>
          <w:u w:val="none"/>
          <w:shd w:fill="auto" w:val="clear"/>
          <w:vertAlign w:val="baseline"/>
        </w:rPr>
        <w:t>Dispositions</w:t>
      </w:r>
      <w:r>
        <w:rPr/>
        <w:commentReference w:id="109"/>
      </w:r>
    </w:p>
    <w:p>
      <w:pPr>
        <w:pStyle w:val="normal1"/>
        <w:keepNext w:val="false"/>
        <w:keepLines w:val="false"/>
        <w:pageBreakBefore w:val="false"/>
        <w:widowControl/>
        <w:pBdr/>
        <w:shd w:val="clear" w:fill="auto"/>
        <w:spacing w:lineRule="auto" w:line="377"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p>
    <w:p>
      <w:pPr>
        <w:pStyle w:val="normal1"/>
        <w:spacing w:lineRule="auto" w:line="283" w:before="90" w:after="0"/>
        <w:ind w:firstLine="431" w:start="22" w:end="25"/>
        <w:jc w:val="both"/>
        <w:rPr>
          <w:rFonts w:ascii="Microsoft Yahei" w:hAnsi="Microsoft Yahei" w:eastAsia="Microsoft Yahei" w:cs="Microsoft Yahei"/>
          <w:sz w:val="21"/>
          <w:szCs w:val="21"/>
        </w:rPr>
      </w:pPr>
      <w:r>
        <w:rPr>
          <w:rFonts w:ascii="Microsoft Yahei" w:hAnsi="Microsoft Yahei" w:cs="Microsoft Yahei" w:eastAsia="Microsoft Yahei"/>
          <w:sz w:val="21"/>
          <w:szCs w:val="21"/>
        </w:rPr>
        <w:t>虽然禅宗认为众生皆有佛性，般若之智亦无大小，但当下的根机有利钝之别。利根就像锋利的宝剑，能在妄念起时当机立断，截断众流；而钝根是被心垢包围，就像又锈又钝的刀，必须不断打磨，才堪起用 。</w:t>
      </w:r>
    </w:p>
    <w:p>
      <w:pPr>
        <w:pStyle w:val="normal1"/>
        <w:spacing w:lineRule="auto" w:line="322" w:before="1" w:after="0"/>
        <w:ind w:firstLine="428" w:start="16" w:end="22"/>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 xml:space="preserve">Although </w:t>
      </w:r>
      <w:sdt>
        <w:sdtPr>
          <w:tag w:val="goog_rdk_118"/>
          <w:id w:val="1540768247"/>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 xml:space="preserve">Chan </w:t>
      </w:r>
      <w:r>
        <w:rPr/>
        <w:commentReference w:id="110"/>
      </w:r>
      <w:r>
        <w:rPr>
          <w:rFonts w:eastAsia="Times New Roman" w:cs="Times New Roman" w:ascii="Times New Roman" w:hAnsi="Times New Roman"/>
          <w:sz w:val="21"/>
          <w:szCs w:val="21"/>
        </w:rPr>
        <w:t xml:space="preserve">teaches that all beings possess Buddha-nature and the wisdom of Prajna </w:t>
      </w:r>
      <w:sdt>
        <w:sdtPr>
          <w:tag w:val="goog_rdk_119"/>
          <w:id w:val="567032661"/>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 xml:space="preserve">has no gradation </w:t>
      </w:r>
      <w:r>
        <w:rPr/>
        <w:commentReference w:id="111"/>
      </w:r>
      <w:r>
        <w:rPr>
          <w:rFonts w:eastAsia="Times New Roman" w:cs="Times New Roman" w:ascii="Times New Roman" w:hAnsi="Times New Roman"/>
          <w:sz w:val="21"/>
          <w:szCs w:val="21"/>
        </w:rPr>
        <w:t xml:space="preserve">in essence, </w:t>
      </w:r>
      <w:sdt>
        <w:sdtPr>
          <w:tag w:val="goog_rdk_120"/>
          <w:id w:val="778700348"/>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sentient beings differ in their innate faculties</w:t>
      </w:r>
      <w:r>
        <w:rPr/>
        <w:commentReference w:id="112"/>
      </w:r>
      <w:r>
        <w:rPr>
          <w:rFonts w:eastAsia="Times New Roman" w:cs="Times New Roman" w:ascii="Times New Roman" w:hAnsi="Times New Roman"/>
          <w:sz w:val="21"/>
          <w:szCs w:val="21"/>
        </w:rPr>
        <w:t xml:space="preserve"> - some are sharp, some dull.</w:t>
      </w:r>
    </w:p>
    <w:p>
      <w:pPr>
        <w:pStyle w:val="normal1"/>
        <w:spacing w:lineRule="auto" w:line="324" w:before="2" w:after="0"/>
        <w:ind w:firstLine="428" w:start="16" w:end="24"/>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 xml:space="preserve">A  sharp  faculty  is  like  a  finely  honed  sword:  when  a  deluded  thought  arises,  it  can immediately </w:t>
      </w:r>
      <w:sdt>
        <w:sdtPr>
          <w:tag w:val="goog_rdk_121"/>
          <w:id w:val="301038170"/>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sever the stream of afflictions</w:t>
      </w:r>
      <w:r>
        <w:rPr/>
        <w:commentReference w:id="113"/>
      </w:r>
      <w:r>
        <w:rPr>
          <w:rFonts w:eastAsia="Times New Roman" w:cs="Times New Roman" w:ascii="Times New Roman" w:hAnsi="Times New Roman"/>
          <w:sz w:val="21"/>
          <w:szCs w:val="21"/>
        </w:rPr>
        <w:t xml:space="preserve">. A dull faculty, by contrast, is like a rusted, blunt knife, </w:t>
      </w:r>
      <w:sdt>
        <w:sdtPr>
          <w:tag w:val="goog_rdk_122"/>
          <w:id w:val="-1989150505"/>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encased in the grime</w:t>
      </w:r>
      <w:r>
        <w:rPr/>
        <w:commentReference w:id="114"/>
      </w:r>
      <w:r>
        <w:rPr>
          <w:rFonts w:eastAsia="Times New Roman" w:cs="Times New Roman" w:ascii="Times New Roman" w:hAnsi="Times New Roman"/>
          <w:sz w:val="21"/>
          <w:szCs w:val="21"/>
        </w:rPr>
        <w:t xml:space="preserve"> of mental afflictions. It requires continual polishing before it can be effective.</w:t>
      </w:r>
    </w:p>
    <w:p>
      <w:pPr>
        <w:pStyle w:val="normal1"/>
        <w:keepNext w:val="false"/>
        <w:keepLines w:val="false"/>
        <w:pageBreakBefore w:val="false"/>
        <w:widowControl/>
        <w:pBdr/>
        <w:shd w:val="clear" w:fill="auto"/>
        <w:spacing w:lineRule="auto" w:line="307"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p>
    <w:p>
      <w:pPr>
        <w:pStyle w:val="normal1"/>
        <w:keepNext w:val="false"/>
        <w:keepLines w:val="false"/>
        <w:pageBreakBefore w:val="false"/>
        <w:widowControl/>
        <w:pBdr/>
        <w:shd w:val="clear" w:fill="auto"/>
        <w:spacing w:lineRule="auto" w:line="293" w:before="91" w:after="0"/>
        <w:ind w:firstLine="414" w:start="22" w:end="25"/>
        <w:jc w:val="both"/>
        <w:rPr>
          <w:rFonts w:ascii="Microsoft Yahei" w:hAnsi="Microsoft Yahei" w:eastAsia="Microsoft Yahei" w:cs="Microsoft Yahei"/>
          <w:b w:val="false"/>
          <w:bCs w:val="false"/>
          <w:i w:val="false"/>
          <w:iCs w:val="false"/>
          <w:caps w:val="false"/>
          <w:smallCaps w:val="false"/>
          <w:strike w:val="false"/>
          <w:dstrike w:val="false"/>
          <w:color w:val="000000"/>
          <w:position w:val="0"/>
          <w:sz w:val="21"/>
          <w:szCs w:val="21"/>
          <w:u w:val="none"/>
          <w:shd w:fill="auto" w:val="clear"/>
          <w:vertAlign w:val="baseline"/>
        </w:rPr>
      </w:pP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《坛经》中，将心喻为虚空，烦恼心垢喻为云层，若邪见障重，</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犹如大云覆盖于日 ，不得风吹， 日光不现</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 xml:space="preserve">” </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。如何去除心垢？必须打破对能和所的执著。对凡夫来说，能是生起执著的</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我</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，所是执著对象，包括一切心物现象。对修行者来说，能是观照力，所是观照目标。如果我们不能正确认识能所，而是生起执著，生命就会卡在能所的二元对立中。 至于被卡到什么程度，是直接卡死，还是能适当活动，主要取决于执著程度。禅宗修行所说的</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驱耕夫之牛，夺饥人之食</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 xml:space="preserve">” </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，就是让我们在起心动念处，打掉当下的妄想和执著，由此体悟本心。</w:t>
      </w:r>
    </w:p>
    <w:p>
      <w:pPr>
        <w:pStyle w:val="normal1"/>
        <w:spacing w:lineRule="auto" w:line="307" w:before="1" w:after="0"/>
        <w:ind w:firstLine="434" w:start="14" w:end="24"/>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 xml:space="preserve">The </w:t>
      </w:r>
      <w:r>
        <w:rPr>
          <w:rFonts w:eastAsia="Times New Roman" w:cs="Times New Roman" w:ascii="Times New Roman" w:hAnsi="Times New Roman"/>
          <w:i/>
          <w:iCs/>
          <w:sz w:val="21"/>
          <w:szCs w:val="21"/>
        </w:rPr>
        <w:t>Platform Sutra</w:t>
      </w:r>
      <w:r>
        <w:rPr>
          <w:rFonts w:eastAsia="Times New Roman" w:cs="Times New Roman" w:ascii="Times New Roman" w:hAnsi="Times New Roman"/>
          <w:sz w:val="21"/>
          <w:szCs w:val="21"/>
        </w:rPr>
        <w:t xml:space="preserve"> likens the mind to empty space, and the afflictive grime of the mind to clouds. When obstructed by wrong views, it is “like great clouds covering the sun; no wind blows, and sunlight does not appear.”</w:t>
      </w:r>
    </w:p>
    <w:p>
      <w:pPr>
        <w:pStyle w:val="normal1"/>
        <w:spacing w:lineRule="auto" w:line="317" w:before="46" w:after="0"/>
        <w:ind w:firstLine="430" w:start="16"/>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 xml:space="preserve">How  is  this </w:t>
      </w:r>
      <w:sdt>
        <w:sdtPr>
          <w:tag w:val="goog_rdk_123"/>
          <w:id w:val="2038204839"/>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 xml:space="preserve"> grime </w:t>
      </w:r>
      <w:r>
        <w:rPr/>
        <w:commentReference w:id="115"/>
      </w:r>
      <w:r>
        <w:rPr>
          <w:rFonts w:eastAsia="Times New Roman" w:cs="Times New Roman" w:ascii="Times New Roman" w:hAnsi="Times New Roman"/>
          <w:sz w:val="21"/>
          <w:szCs w:val="21"/>
        </w:rPr>
        <w:t xml:space="preserve"> removed?  One  must  break  attachment  to  the  subject-object  duality </w:t>
      </w:r>
      <w:sdt>
        <w:sdtPr>
          <w:tag w:val="goog_rdk_124"/>
          <w:id w:val="-1273693603"/>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(knower and known)</w:t>
      </w:r>
      <w:r>
        <w:rPr/>
        <w:commentReference w:id="116"/>
      </w:r>
      <w:r>
        <w:rPr>
          <w:rFonts w:eastAsia="Times New Roman" w:cs="Times New Roman" w:ascii="Times New Roman" w:hAnsi="Times New Roman"/>
          <w:sz w:val="21"/>
          <w:szCs w:val="21"/>
        </w:rPr>
        <w:t xml:space="preserve">. For ordinary beings, the knower is the ego that generates attachment, while the known is the object of attachment, </w:t>
      </w:r>
      <w:sdt>
        <w:sdtPr>
          <w:tag w:val="goog_rdk_125"/>
          <w:id w:val="-391376708"/>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encompassing</w:t>
      </w:r>
      <w:r>
        <w:rPr/>
        <w:commentReference w:id="117"/>
      </w:r>
      <w:r>
        <w:rPr>
          <w:rFonts w:eastAsia="Times New Roman" w:cs="Times New Roman" w:ascii="Times New Roman" w:hAnsi="Times New Roman"/>
          <w:sz w:val="21"/>
          <w:szCs w:val="21"/>
        </w:rPr>
        <w:t xml:space="preserve"> all </w:t>
      </w:r>
      <w:sdt>
        <w:sdtPr>
          <w:tag w:val="goog_rdk_126"/>
          <w:id w:val="-127876365"/>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phenomena</w:t>
      </w:r>
      <w:r>
        <w:rPr/>
        <w:commentReference w:id="118"/>
      </w:r>
      <w:r>
        <w:rPr>
          <w:rFonts w:eastAsia="Times New Roman" w:cs="Times New Roman" w:ascii="Times New Roman" w:hAnsi="Times New Roman"/>
          <w:sz w:val="21"/>
          <w:szCs w:val="21"/>
        </w:rPr>
        <w:t xml:space="preserve"> of mind and matter. For practitioners, </w:t>
      </w:r>
      <w:sdt>
        <w:sdtPr>
          <w:tag w:val="goog_rdk_127"/>
          <w:id w:val="-2083910732"/>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the knower is the faculty of observation,  and the known  is the  object  of awareness.</w:t>
      </w:r>
      <w:r>
        <w:rPr/>
        <w:commentReference w:id="119"/>
      </w:r>
      <w:r>
        <w:rPr>
          <w:rFonts w:eastAsia="Times New Roman" w:cs="Times New Roman" w:ascii="Times New Roman" w:hAnsi="Times New Roman"/>
          <w:sz w:val="21"/>
          <w:szCs w:val="21"/>
        </w:rPr>
        <w:t xml:space="preserve"> If </w:t>
      </w:r>
      <w:sdt>
        <w:sdtPr>
          <w:tag w:val="goog_rdk_128"/>
          <w:id w:val="1710565747"/>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one</w:t>
      </w:r>
      <w:r>
        <w:rPr/>
        <w:commentReference w:id="120"/>
      </w:r>
      <w:r>
        <w:rPr>
          <w:rFonts w:eastAsia="Times New Roman" w:cs="Times New Roman" w:ascii="Times New Roman" w:hAnsi="Times New Roman"/>
          <w:sz w:val="21"/>
          <w:szCs w:val="21"/>
        </w:rPr>
        <w:t xml:space="preserve"> misperceives the knower and known and clings to them, life becomes trapped in the duality of subject and object. </w:t>
      </w:r>
      <w:sdt>
        <w:sdtPr>
          <w:tag w:val="goog_rdk_129"/>
          <w:id w:val="1105512667"/>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The degree of this entrapment - whether total or partial - depends on the strength of attachment.</w:t>
      </w:r>
      <w:r>
        <w:rPr/>
        <w:commentReference w:id="121"/>
      </w:r>
    </w:p>
    <w:p>
      <w:pPr>
        <w:pStyle w:val="normal1"/>
        <w:spacing w:lineRule="auto" w:line="307" w:before="47" w:after="0"/>
        <w:ind w:firstLine="428" w:start="22" w:end="20"/>
        <w:jc w:val="both"/>
        <w:rPr>
          <w:rFonts w:ascii="Times New Roman" w:hAnsi="Times New Roman" w:eastAsia="Times New Roman" w:cs="Times New Roman"/>
        </w:rPr>
      </w:pPr>
      <w:sdt>
        <w:sdtPr>
          <w:tag w:val="goog_rdk_130"/>
          <w:id w:val="-415206070"/>
        </w:sdtPr>
        <w:sdtContent>
          <w:r>
            <w:rPr/>
          </w:r>
          <w:r>
            <w:rPr/>
          </w:r>
        </w:sdtContent>
      </w:sdt>
      <w:r>
        <w:rPr>
          <w:rFonts w:eastAsia="Times New Roman" w:cs="Times New Roman" w:ascii="Times New Roman" w:hAnsi="Times New Roman"/>
          <w:sz w:val="21"/>
          <w:szCs w:val="21"/>
        </w:rPr>
        <w:t xml:space="preserve">Chan  describes  the  practice  metaphorically  as  “driving  away  the  ox  of  the  plowman, snatching the food from the hungry man” - intervening at the very moment of arising thoughts and impulses to remove delusion and attachment, thus realising the true mind. </w:t>
      </w:r>
      <w:r>
        <w:rPr/>
        <w:commentReference w:id="122"/>
      </w:r>
    </w:p>
    <w:p>
      <w:pPr>
        <w:pStyle w:val="normal1"/>
        <w:spacing w:lineRule="auto" w:line="307" w:before="47" w:after="0"/>
        <w:ind w:firstLine="428" w:start="22" w:end="20"/>
        <w:jc w:val="both"/>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07" w:before="47" w:after="0"/>
        <w:ind w:firstLine="428" w:start="22" w:end="20"/>
        <w:jc w:val="both"/>
        <w:rPr>
          <w:rFonts w:ascii="Microsoft Yahei" w:hAnsi="Microsoft Yahei" w:eastAsia="Microsoft Yahei" w:cs="Microsoft Yahei"/>
          <w:sz w:val="21"/>
          <w:szCs w:val="21"/>
        </w:rPr>
      </w:pPr>
      <w:r>
        <w:rPr>
          <w:rFonts w:ascii="Microsoft Yahei" w:hAnsi="Microsoft Yahei" w:cs="Microsoft Yahei" w:eastAsia="Microsoft Yahei"/>
          <w:sz w:val="21"/>
          <w:szCs w:val="21"/>
        </w:rPr>
        <w:t>当我们带着迷惑和烦恼看世界，就会进一步制造迷惑和烦恼，使生命成为迷惑和烦恼的载体。然后带着更多的迷惑和烦恼看世界，继续制造迷惑，制造烦恼。所以佛陀用惑、业、苦三个字，对凡夫生命作了总结。众生因为迷惑而造业，因为造业而产生痛苦，然后又带着迷惑看待痛苦，继续造业，继续产生痛苦。就像人拿着火把画圈， 一圈一圈，循环反复，最终使自己困入其中。</w:t>
      </w:r>
    </w:p>
    <w:p>
      <w:pPr>
        <w:pStyle w:val="normal1"/>
        <w:spacing w:lineRule="auto" w:line="314" w:before="5" w:after="0"/>
        <w:ind w:firstLine="429" w:start="15" w:end="13"/>
        <w:jc w:val="both"/>
        <w:rPr>
          <w:rFonts w:ascii="Times New Roman" w:hAnsi="Times New Roman" w:eastAsia="Times New Roman" w:cs="Times New Roman"/>
          <w:sz w:val="21"/>
          <w:szCs w:val="21"/>
        </w:rPr>
      </w:pPr>
      <w:sdt>
        <w:sdtPr>
          <w:tag w:val="goog_rdk_131"/>
          <w:id w:val="1394448384"/>
        </w:sdtPr>
        <w:sdtContent>
          <w:r>
            <w:rPr/>
          </w:r>
          <w:r>
            <w:rPr/>
          </w:r>
        </w:sdtContent>
      </w:sdt>
      <w:r>
        <w:rPr>
          <w:rFonts w:eastAsia="Times New Roman" w:cs="Times New Roman" w:ascii="Times New Roman" w:hAnsi="Times New Roman"/>
          <w:sz w:val="21"/>
          <w:szCs w:val="21"/>
        </w:rPr>
        <w:t>Viewing  the  world  with  delusion  and  affliction  only  perpetuates  further  delusion  and affliction, making life itself a vessel for confusion and suffering. This cycle is summarised in Buddhism by three terms: delusion, karma and suffering. Beings act under delusion, producing karma; karma gives rise to suffering; and with delusion, they perceive suffering, generating more  karma  and  more  suffering.</w:t>
      </w:r>
      <w:r>
        <w:rPr/>
        <w:commentReference w:id="123"/>
      </w:r>
      <w:r>
        <w:rPr>
          <w:rFonts w:eastAsia="Times New Roman" w:cs="Times New Roman" w:ascii="Times New Roman" w:hAnsi="Times New Roman"/>
          <w:sz w:val="21"/>
          <w:szCs w:val="21"/>
        </w:rPr>
        <w:t xml:space="preserve">  </w:t>
      </w:r>
      <w:sdt>
        <w:sdtPr>
          <w:tag w:val="goog_rdk_132"/>
          <w:id w:val="69279027"/>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It  is  like  tracing  circles  with  a  torch,  endlessly  looping, ultimately trapping oneself.</w:t>
      </w:r>
      <w:r>
        <w:rPr/>
        <w:commentReference w:id="124"/>
      </w:r>
    </w:p>
    <w:p>
      <w:pPr>
        <w:pStyle w:val="normal1"/>
        <w:keepNext w:val="false"/>
        <w:keepLines w:val="false"/>
        <w:pageBreakBefore w:val="false"/>
        <w:widowControl/>
        <w:pBdr/>
        <w:shd w:val="clear" w:fill="auto"/>
        <w:spacing w:lineRule="auto" w:line="386"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p>
    <w:p>
      <w:pPr>
        <w:pStyle w:val="normal1"/>
        <w:keepNext w:val="false"/>
        <w:keepLines w:val="false"/>
        <w:pageBreakBefore w:val="false"/>
        <w:widowControl/>
        <w:pBdr/>
        <w:shd w:val="clear" w:fill="auto"/>
        <w:spacing w:lineRule="auto" w:line="290" w:before="90" w:after="0"/>
        <w:ind w:firstLine="432" w:start="22" w:end="14"/>
        <w:jc w:val="both"/>
        <w:rPr>
          <w:rFonts w:ascii="Microsoft Yahei" w:hAnsi="Microsoft Yahei" w:eastAsia="Microsoft Yahei" w:cs="Microsoft Yahei"/>
          <w:b w:val="false"/>
          <w:bCs w:val="false"/>
          <w:i w:val="false"/>
          <w:iCs w:val="false"/>
          <w:caps w:val="false"/>
          <w:smallCaps w:val="false"/>
          <w:strike w:val="false"/>
          <w:dstrike w:val="false"/>
          <w:color w:val="000000"/>
          <w:position w:val="0"/>
          <w:sz w:val="21"/>
          <w:szCs w:val="21"/>
          <w:u w:val="none"/>
          <w:shd w:fill="auto" w:val="clear"/>
          <w:vertAlign w:val="baseline"/>
        </w:rPr>
      </w:pP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 xml:space="preserve">如何挣脱束缚？ 首先要以智慧看清生命现状。如果没有开放的胸怀，而是戴着有色眼镜，再好的智慧进入我们的认知系统，也会面目全非，成为 </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我</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 xml:space="preserve">” </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的认识。所以佛教不仅重视善知识，也重视弟子相。如果学人是垢器，就会使接收到的法义通通变味，改造成自己需要的味道。我们要用佛法改造生命，就必须把自己变成法器，带着清净心而不是我执我见闻法，这样才能完成心相续的改造。</w:t>
      </w:r>
    </w:p>
    <w:p>
      <w:pPr>
        <w:pStyle w:val="normal1"/>
        <w:spacing w:lineRule="auto" w:line="307" w:before="1" w:after="0"/>
        <w:ind w:firstLine="430" w:start="16" w:end="12"/>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 xml:space="preserve">How can one break </w:t>
      </w:r>
      <w:sdt>
        <w:sdtPr>
          <w:tag w:val="goog_rdk_133"/>
          <w:id w:val="1892430460"/>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free</w:t>
      </w:r>
      <w:r>
        <w:rPr/>
        <w:commentReference w:id="125"/>
      </w:r>
      <w:r>
        <w:rPr>
          <w:rFonts w:eastAsia="Times New Roman" w:cs="Times New Roman" w:ascii="Times New Roman" w:hAnsi="Times New Roman"/>
          <w:sz w:val="21"/>
          <w:szCs w:val="21"/>
        </w:rPr>
        <w:t>? First, one must see the reality of life with wisdom. Without an open mind - if one views the world through tinted glasses - even the greatest wisdom, when received, will be distorted and interpreted according to the ego.</w:t>
      </w:r>
    </w:p>
    <w:p>
      <w:pPr>
        <w:pStyle w:val="normal1"/>
        <w:spacing w:lineRule="auto" w:line="314" w:before="48" w:after="0"/>
        <w:ind w:firstLine="431" w:start="14" w:end="12"/>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 xml:space="preserve">Hence,  Buddhism  emphasises  not  only  the  good  teacher,  but  also  the  capacity  of the disciple. If a student’s mind is “contaminated,” the teachings received will be transformed to fit personal biases. To transform life through Dharma, </w:t>
      </w:r>
      <w:sdt>
        <w:sdtPr>
          <w:tag w:val="goog_rdk_134"/>
          <w:id w:val="-201615110"/>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one</w:t>
      </w:r>
      <w:r>
        <w:rPr/>
        <w:commentReference w:id="126"/>
      </w:r>
      <w:r>
        <w:rPr>
          <w:rFonts w:eastAsia="Times New Roman" w:cs="Times New Roman" w:ascii="Times New Roman" w:hAnsi="Times New Roman"/>
          <w:sz w:val="21"/>
          <w:szCs w:val="21"/>
        </w:rPr>
        <w:t xml:space="preserve"> must first become a pure vessel (dharma- instrument),  </w:t>
      </w:r>
      <w:sdt>
        <w:sdtPr>
          <w:tag w:val="goog_rdk_135"/>
          <w:id w:val="270671215"/>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 xml:space="preserve">approaching  the  teachings </w:t>
      </w:r>
      <w:r>
        <w:rPr/>
        <w:commentReference w:id="127"/>
      </w:r>
      <w:r>
        <w:rPr>
          <w:rFonts w:eastAsia="Times New Roman" w:cs="Times New Roman" w:ascii="Times New Roman" w:hAnsi="Times New Roman"/>
          <w:sz w:val="21"/>
          <w:szCs w:val="21"/>
        </w:rPr>
        <w:t xml:space="preserve"> with  a  clean  mind  rather  than  through  ego  and preconceived notions. Only then can the continuity of mind be properly transformed.</w:t>
      </w:r>
    </w:p>
    <w:p>
      <w:pPr>
        <w:pStyle w:val="normal1"/>
        <w:keepNext w:val="false"/>
        <w:keepLines w:val="false"/>
        <w:pageBreakBefore w:val="false"/>
        <w:widowControl/>
        <w:pBdr/>
        <w:shd w:val="clear" w:fill="auto"/>
        <w:spacing w:lineRule="auto" w:line="312"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p>
    <w:p>
      <w:pPr>
        <w:pStyle w:val="normal1"/>
        <w:keepNext w:val="false"/>
        <w:keepLines w:val="false"/>
        <w:pageBreakBefore w:val="false"/>
        <w:widowControl/>
        <w:pBdr/>
        <w:shd w:val="clear" w:fill="auto"/>
        <w:spacing w:lineRule="auto" w:line="312"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bookmarkStart w:id="48" w:name="bookmark=id.b8yid42zqa2y"/>
      <w:bookmarkStart w:id="49" w:name="bookmark=id.b8yid42zqa2y"/>
      <w:bookmarkEnd w:id="49"/>
    </w:p>
    <w:p>
      <w:pPr>
        <w:pStyle w:val="normal1"/>
        <w:keepNext w:val="false"/>
        <w:keepLines w:val="false"/>
        <w:pageBreakBefore w:val="false"/>
        <w:widowControl/>
        <w:pBdr/>
        <w:shd w:val="clear" w:fill="auto"/>
        <w:spacing w:lineRule="auto" w:line="209" w:before="90" w:after="0"/>
        <w:ind w:hanging="0" w:start="441"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1"/>
          <w:szCs w:val="21"/>
          <w:u w:val="none"/>
          <w:shd w:fill="auto" w:val="clear"/>
          <w:vertAlign w:val="baseline"/>
        </w:rPr>
      </w:pPr>
      <w:bookmarkStart w:id="50" w:name="bookmark=id.b8yid42zqa2y"/>
      <w:bookmarkEnd w:id="50"/>
      <w:r>
        <w:rPr>
          <w:rFonts w:eastAsia="Arial" w:cs="Arial"/>
          <w:b/>
          <w:bCs/>
          <w:i w:val="false"/>
          <w:iCs w:val="false"/>
          <w:caps w:val="false"/>
          <w:smallCaps w:val="false"/>
          <w:strike w:val="false"/>
          <w:dstrike w:val="false"/>
          <w:color w:val="000000"/>
          <w:position w:val="0"/>
          <w:sz w:val="21"/>
          <w:szCs w:val="21"/>
          <w:u w:val="none"/>
          <w:shd w:fill="auto" w:val="clear"/>
          <w:vertAlign w:val="baseline"/>
        </w:rPr>
        <w:t xml:space="preserve">2. </w:t>
      </w:r>
      <w:r>
        <w:rPr>
          <w:rFonts w:ascii="Microsoft Yahei" w:hAnsi="Microsoft Yahei" w:cs="Microsoft Yahei" w:eastAsia="Microsoft Yahei"/>
          <w:b/>
          <w:bCs/>
          <w:i w:val="false"/>
          <w:iCs w:val="false"/>
          <w:caps w:val="false"/>
          <w:smallCaps w:val="false"/>
          <w:strike w:val="false"/>
          <w:dstrike w:val="false"/>
          <w:color w:val="000000"/>
          <w:position w:val="0"/>
          <w:sz w:val="21"/>
          <w:szCs w:val="21"/>
          <w:u w:val="none"/>
          <w:shd w:fill="auto" w:val="clear"/>
          <w:vertAlign w:val="baseline"/>
        </w:rPr>
        <w:t xml:space="preserve">顿和渐 </w:t>
      </w:r>
      <w:r>
        <w:rPr>
          <w:rFonts w:eastAsia="Times New Roman" w:cs="Times New Roman" w:ascii="Times New Roman" w:hAnsi="Times New Roman"/>
          <w:b/>
          <w:bCs/>
          <w:i w:val="false"/>
          <w:iCs w:val="false"/>
          <w:caps w:val="false"/>
          <w:smallCaps w:val="false"/>
          <w:strike w:val="false"/>
          <w:dstrike w:val="false"/>
          <w:color w:val="000000"/>
          <w:position w:val="0"/>
          <w:sz w:val="21"/>
          <w:szCs w:val="21"/>
          <w:u w:val="none"/>
          <w:shd w:fill="auto" w:val="clear"/>
          <w:vertAlign w:val="baseline"/>
        </w:rPr>
        <w:t>Sudden and Gradual</w:t>
      </w:r>
    </w:p>
    <w:p>
      <w:pPr>
        <w:pStyle w:val="normal1"/>
        <w:keepNext w:val="false"/>
        <w:keepLines w:val="false"/>
        <w:pageBreakBefore w:val="false"/>
        <w:widowControl/>
        <w:pBdr/>
        <w:shd w:val="clear" w:fill="auto"/>
        <w:spacing w:lineRule="auto" w:line="362"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p>
    <w:p>
      <w:pPr>
        <w:pStyle w:val="normal1"/>
        <w:keepNext w:val="false"/>
        <w:keepLines w:val="false"/>
        <w:pageBreakBefore w:val="false"/>
        <w:widowControl/>
        <w:pBdr/>
        <w:shd w:val="clear" w:fill="auto"/>
        <w:spacing w:lineRule="auto" w:line="288" w:before="91" w:after="0"/>
        <w:ind w:firstLine="440" w:start="22" w:end="14"/>
        <w:jc w:val="both"/>
        <w:rPr>
          <w:rFonts w:ascii="Microsoft Yahei" w:hAnsi="Microsoft Yahei" w:eastAsia="Microsoft Yahei" w:cs="Microsoft Yahei"/>
          <w:b w:val="false"/>
          <w:bCs w:val="false"/>
          <w:i w:val="false"/>
          <w:iCs w:val="false"/>
          <w:caps w:val="false"/>
          <w:smallCaps w:val="false"/>
          <w:strike w:val="false"/>
          <w:dstrike w:val="false"/>
          <w:color w:val="000000"/>
          <w:position w:val="0"/>
          <w:sz w:val="21"/>
          <w:szCs w:val="21"/>
          <w:u w:val="none"/>
          <w:shd w:fill="auto" w:val="clear"/>
          <w:vertAlign w:val="baseline"/>
        </w:rPr>
      </w:pP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因为众生根机不同，所以禅宗修行有顿渐之分。神秀的</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时时勤拂拭，勿使惹尘埃</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属于渐修，是由下至上的常规道路。即使我们当下的心垢很厚，但只要不断扫尘除垢，就会越扫越少。这一生没修好，可以为来生打下基础；来生没修好，还可以继续。只要持之以恒，根机也是会变化的。</w:t>
      </w:r>
    </w:p>
    <w:p>
      <w:pPr>
        <w:pStyle w:val="normal1"/>
        <w:spacing w:lineRule="auto" w:line="312"/>
        <w:ind w:firstLine="431" w:start="14" w:end="13"/>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 xml:space="preserve">Because  sentient  beings  differ  in  innate  faculties,  Chan  practice  distinguishes  between gradual and sudden approaches. The gradual path, exemplified by Shenxiu’s verse - “Constantly brush away the dust, never let it accumulate” - is a step-by-step, </w:t>
      </w:r>
      <w:sdt>
        <w:sdtPr>
          <w:tag w:val="goog_rdk_136"/>
          <w:id w:val="774449578"/>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bottom-up</w:t>
      </w:r>
      <w:r>
        <w:rPr/>
        <w:commentReference w:id="128"/>
      </w:r>
      <w:r>
        <w:rPr>
          <w:rFonts w:eastAsia="Times New Roman" w:cs="Times New Roman" w:ascii="Times New Roman" w:hAnsi="Times New Roman"/>
          <w:sz w:val="21"/>
          <w:szCs w:val="21"/>
        </w:rPr>
        <w:t xml:space="preserve"> practice. </w:t>
      </w:r>
      <w:sdt>
        <w:sdtPr>
          <w:tag w:val="goog_rdk_137"/>
          <w:id w:val="954831420"/>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Even if the mind is heavily clouded by afflictions, continuous effort gradually reduces these impurities. Progress may not be completed in this life, but it lays the foundation for the next; if unfinished in the next,  it  can  continue  thereafter.  With perseverance,  innate  faculties  may  change  and develop.</w:t>
      </w:r>
      <w:r>
        <w:rPr/>
        <w:commentReference w:id="129"/>
      </w:r>
    </w:p>
    <w:p>
      <w:pPr>
        <w:pStyle w:val="normal1"/>
        <w:keepNext w:val="false"/>
        <w:keepLines w:val="false"/>
        <w:pageBreakBefore w:val="false"/>
        <w:widowControl/>
        <w:pBdr/>
        <w:shd w:val="clear" w:fill="auto"/>
        <w:spacing w:lineRule="auto" w:line="386"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p>
    <w:p>
      <w:pPr>
        <w:pStyle w:val="normal1"/>
        <w:spacing w:lineRule="auto" w:line="290" w:before="90" w:after="0"/>
        <w:ind w:firstLine="444" w:start="23" w:end="14"/>
        <w:jc w:val="both"/>
        <w:rPr>
          <w:rFonts w:ascii="Microsoft Yahei" w:hAnsi="Microsoft Yahei" w:eastAsia="Microsoft Yahei" w:cs="Microsoft Yahei"/>
          <w:sz w:val="21"/>
          <w:szCs w:val="21"/>
        </w:rPr>
      </w:pPr>
      <w:r>
        <w:rPr>
          <w:rFonts w:ascii="Microsoft Yahei" w:hAnsi="Microsoft Yahei" w:cs="Microsoft Yahei" w:eastAsia="Microsoft Yahei"/>
          <w:sz w:val="21"/>
          <w:szCs w:val="21"/>
        </w:rPr>
        <w:t>当然方法也很重要，将直接决定修行效率。我常说，《普贤行愿品》是成佛的第一生产力。因为其中的每个修行，都是以尽虚空遍法界的无限所缘为对象，使心恢复到虚空般的状态，再修礼敬诸佛、供养如来乃至普皆回向，可以迅速积累资粮。其实，这种虚空般的心才是我们的本心，只是凡夫被执著所困，将自己封闭在狭隘的二元对立中。所以在扫尘除垢的同时，更要打开心量。当心真正打开，尘垢是无处藏身的。</w:t>
      </w:r>
    </w:p>
    <w:p>
      <w:pPr>
        <w:pStyle w:val="Normal"/>
        <w:keepNext w:val="false"/>
        <w:keepLines w:val="false"/>
        <w:pageBreakBefore w:val="false"/>
        <w:widowControl w:val="false"/>
        <w:pBdr/>
        <w:shd w:val="clear" w:fill="auto"/>
        <w:spacing w:lineRule="auto" w:line="240"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ascii="Times New Roman" w:hAnsi="Times New Roman"/>
          <w:sz w:val="21"/>
          <w:szCs w:val="21"/>
        </w:rPr>
        <w:t xml:space="preserve">Method also plays a crucial role in determining the efficiency of practice. As I often say, the </w:t>
      </w:r>
      <w:sdt>
        <w:sdtPr>
          <w:tag w:val="goog_rdk_138"/>
          <w:id w:val="1957739383"/>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Samantabhadra’s Practices and Vows</w:t>
      </w:r>
      <w:r>
        <w:rPr/>
        <w:commentReference w:id="130"/>
      </w:r>
      <w:r>
        <w:rPr>
          <w:rFonts w:eastAsia="Times New Roman" w:cs="Times New Roman" w:ascii="Times New Roman" w:hAnsi="Times New Roman"/>
          <w:sz w:val="21"/>
          <w:szCs w:val="21"/>
        </w:rPr>
        <w:t xml:space="preserve"> is the “primary production force” for </w:t>
      </w:r>
      <w:sdt>
        <w:sdtPr>
          <w:tag w:val="goog_rdk_139"/>
          <w:id w:val="1102029808"/>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Buddhahood</w:t>
      </w:r>
      <w:r>
        <w:rPr/>
        <w:commentReference w:id="131"/>
      </w:r>
      <w:r>
        <w:rPr>
          <w:rFonts w:eastAsia="Times New Roman" w:cs="Times New Roman" w:ascii="Times New Roman" w:hAnsi="Times New Roman"/>
          <w:sz w:val="21"/>
          <w:szCs w:val="21"/>
        </w:rPr>
        <w:t xml:space="preserve">. Each practice therein uses </w:t>
      </w:r>
      <w:r>
        <w:rPr>
          <w:rFonts w:eastAsia="Times New Roman" w:cs="Times New Roman" w:ascii="Times New Roman" w:hAnsi="Times New Roman"/>
        </w:rPr>
        <w:t>the infinite</w:t>
      </w:r>
      <w:sdt>
        <w:sdtPr>
          <w:tag w:val="goog_rdk_140"/>
          <w:id w:val="-1062648420"/>
        </w:sdtPr>
        <w:sdtContent>
          <w:r>
            <w:rPr>
              <w:rFonts w:eastAsia="Times New Roman" w:cs="Times New Roman" w:ascii="Times New Roman" w:hAnsi="Times New Roman"/>
            </w:rPr>
          </w:r>
          <w:r>
            <w:rPr>
              <w:rFonts w:eastAsia="Times New Roman" w:cs="Times New Roman" w:ascii="Times New Roman" w:hAnsi="Times New Roman"/>
            </w:rPr>
          </w:r>
        </w:sdtContent>
      </w:sdt>
      <w:r>
        <w:rPr>
          <w:rFonts w:eastAsia="Times New Roman" w:cs="Times New Roman" w:ascii="Times New Roman" w:hAnsi="Times New Roman"/>
        </w:rPr>
        <w:t xml:space="preserve"> field of all phenomena</w:t>
      </w:r>
      <w:r>
        <w:rPr/>
        <w:commentReference w:id="132"/>
      </w:r>
      <w:r>
        <w:rPr>
          <w:rFonts w:eastAsia="Times New Roman" w:cs="Times New Roman" w:ascii="Times New Roman" w:hAnsi="Times New Roman"/>
          <w:sz w:val="21"/>
          <w:szCs w:val="21"/>
        </w:rPr>
        <w:t xml:space="preserve">  as its object, allowing the mind to return to a space-like state. </w:t>
      </w:r>
      <w:sdt>
        <w:sdtPr>
          <w:tag w:val="goog_rdk_141"/>
          <w:id w:val="291614982"/>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Rituals such as paying homage to Buddhas, making offerings, and dedicating merit  accumulate  spiritual  resources  rapidly</w:t>
      </w:r>
      <w:r>
        <w:rPr/>
        <w:commentReference w:id="133"/>
      </w:r>
      <w:r>
        <w:rPr>
          <w:rFonts w:eastAsia="Times New Roman" w:cs="Times New Roman" w:ascii="Times New Roman" w:hAnsi="Times New Roman"/>
          <w:sz w:val="21"/>
          <w:szCs w:val="21"/>
        </w:rPr>
        <w:t>.  This  space-like  mind  is  in  fact  our original mind</w:t>
      </w:r>
      <w:sdt>
        <w:sdtPr>
          <w:tag w:val="goog_rdk_142"/>
          <w:id w:val="-2085138904"/>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 obscured by the dualistic attachments of ordinary beings</w:t>
      </w:r>
      <w:r>
        <w:rPr/>
        <w:commentReference w:id="134"/>
      </w:r>
      <w:r>
        <w:rPr>
          <w:rFonts w:eastAsia="Times New Roman" w:cs="Times New Roman" w:ascii="Times New Roman" w:hAnsi="Times New Roman"/>
          <w:sz w:val="21"/>
          <w:szCs w:val="21"/>
        </w:rPr>
        <w:t xml:space="preserve">. Therefore, in clearing </w:t>
      </w:r>
      <w:sdt>
        <w:sdtPr>
          <w:tag w:val="goog_rdk_143"/>
          <w:id w:val="811754183"/>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dust and  grime</w:t>
      </w:r>
      <w:r>
        <w:rPr/>
        <w:commentReference w:id="135"/>
      </w:r>
      <w:r>
        <w:rPr>
          <w:rFonts w:eastAsia="Times New Roman" w:cs="Times New Roman" w:ascii="Times New Roman" w:hAnsi="Times New Roman"/>
          <w:sz w:val="21"/>
          <w:szCs w:val="21"/>
        </w:rPr>
        <w:t xml:space="preserve">,  one  must  also  open  the  </w:t>
      </w:r>
      <w:sdt>
        <w:sdtPr>
          <w:tag w:val="goog_rdk_144"/>
          <w:id w:val="1158509081"/>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heart-mind;</w:t>
      </w:r>
      <w:r>
        <w:rPr/>
        <w:commentReference w:id="136"/>
      </w:r>
      <w:r>
        <w:rPr>
          <w:rFonts w:eastAsia="Times New Roman" w:cs="Times New Roman" w:ascii="Times New Roman" w:hAnsi="Times New Roman"/>
          <w:sz w:val="21"/>
          <w:szCs w:val="21"/>
        </w:rPr>
        <w:t xml:space="preserve">  </w:t>
      </w:r>
      <w:sdt>
        <w:sdtPr>
          <w:tag w:val="goog_rdk_145"/>
          <w:id w:val="-660949161"/>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once  truly  open,  the  impurities</w:t>
      </w:r>
      <w:r>
        <w:rPr/>
        <w:commentReference w:id="137"/>
      </w:r>
      <w:r>
        <w:rPr>
          <w:rFonts w:eastAsia="Times New Roman" w:cs="Times New Roman" w:ascii="Times New Roman" w:hAnsi="Times New Roman"/>
          <w:sz w:val="21"/>
          <w:szCs w:val="21"/>
        </w:rPr>
        <w:t xml:space="preserve">  have nowhere to hide.</w:t>
      </w:r>
    </w:p>
    <w:p>
      <w:pPr>
        <w:pStyle w:val="normal1"/>
        <w:keepNext w:val="false"/>
        <w:keepLines w:val="false"/>
        <w:pageBreakBefore w:val="false"/>
        <w:widowControl/>
        <w:pBdr/>
        <w:shd w:val="clear" w:fill="auto"/>
        <w:spacing w:lineRule="auto" w:line="348"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p>
    <w:p>
      <w:pPr>
        <w:pStyle w:val="normal1"/>
        <w:spacing w:lineRule="auto" w:line="288" w:before="90" w:after="0"/>
        <w:ind w:firstLine="428" w:start="22" w:end="14"/>
        <w:jc w:val="both"/>
        <w:rPr>
          <w:rFonts w:ascii="Microsoft Yahei" w:hAnsi="Microsoft Yahei" w:eastAsia="Microsoft Yahei" w:cs="Microsoft Yahei"/>
          <w:sz w:val="21"/>
          <w:szCs w:val="21"/>
        </w:rPr>
      </w:pPr>
      <w:r>
        <w:rPr>
          <w:rFonts w:ascii="Microsoft Yahei" w:hAnsi="Microsoft Yahei" w:cs="Microsoft Yahei" w:eastAsia="Microsoft Yahei"/>
          <w:sz w:val="21"/>
          <w:szCs w:val="21"/>
        </w:rPr>
        <w:t>顿悟的修行，就是让我们直接认识本心。教下修行是通过闻思法义建立正见，以此指导禅修，是循序渐进的过程。 而禅宗源于世尊在灵山会上的拈花微笑，由佛陀和迦叶尊者的印心而传法。为什么拈花也是说法？因为对佛陀来说，身口意三业都有无穷妙用，关键在于你懂还是不懂。</w:t>
      </w:r>
    </w:p>
    <w:p>
      <w:pPr>
        <w:pStyle w:val="normal1"/>
        <w:spacing w:lineRule="auto" w:line="319" w:before="5" w:after="0"/>
        <w:ind w:firstLine="439" w:start="16" w:end="9"/>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 xml:space="preserve">Sudden  awakening  aims  to  directly  realise  the  original  mind.  Conventional  instruction relies  on  studying  and  contemplating  Dharma  to  establish  correct  view,  which  then  guides meditation  -  a  gradual process.  </w:t>
      </w:r>
      <w:sdt>
        <w:sdtPr>
          <w:tag w:val="goog_rdk_146"/>
          <w:id w:val="-999155593"/>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Chan</w:t>
      </w:r>
      <w:r>
        <w:rPr/>
        <w:commentReference w:id="138"/>
      </w:r>
      <w:r>
        <w:rPr>
          <w:rFonts w:eastAsia="Times New Roman" w:cs="Times New Roman" w:ascii="Times New Roman" w:hAnsi="Times New Roman"/>
          <w:sz w:val="21"/>
          <w:szCs w:val="21"/>
        </w:rPr>
        <w:t xml:space="preserve">,  however,  originates  from the  Buddha’s  flower-giving episode at Vulture Peak, transmitted through the mind-seal between Buddha and Mahakasyapa. Why is the silent flower-giving considered a teaching? For the Buddha, all actions of body, speech, and mind have infinite Dharma </w:t>
      </w:r>
      <w:sdt>
        <w:sdtPr>
          <w:tag w:val="goog_rdk_147"/>
          <w:id w:val="156231190"/>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potency</w:t>
      </w:r>
      <w:r>
        <w:rPr/>
        <w:commentReference w:id="139"/>
      </w:r>
      <w:r>
        <w:rPr>
          <w:rFonts w:eastAsia="Times New Roman" w:cs="Times New Roman" w:ascii="Times New Roman" w:hAnsi="Times New Roman"/>
          <w:sz w:val="21"/>
          <w:szCs w:val="21"/>
        </w:rPr>
        <w:t xml:space="preserve"> - the decisive factor is whether </w:t>
      </w:r>
      <w:sdt>
        <w:sdtPr>
          <w:tag w:val="goog_rdk_148"/>
          <w:id w:val="-246762474"/>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one</w:t>
      </w:r>
      <w:r>
        <w:rPr/>
        <w:commentReference w:id="140"/>
      </w:r>
      <w:r>
        <w:rPr>
          <w:rFonts w:eastAsia="Times New Roman" w:cs="Times New Roman" w:ascii="Times New Roman" w:hAnsi="Times New Roman"/>
          <w:sz w:val="21"/>
          <w:szCs w:val="21"/>
        </w:rPr>
        <w:t xml:space="preserve"> understands or not.</w:t>
      </w:r>
    </w:p>
    <w:p>
      <w:pPr>
        <w:pStyle w:val="normal1"/>
        <w:keepNext w:val="false"/>
        <w:keepLines w:val="false"/>
        <w:pageBreakBefore w:val="false"/>
        <w:widowControl/>
        <w:pBdr/>
        <w:shd w:val="clear" w:fill="auto"/>
        <w:spacing w:lineRule="auto" w:line="374"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p>
    <w:p>
      <w:pPr>
        <w:pStyle w:val="normal1"/>
        <w:keepNext w:val="false"/>
        <w:keepLines w:val="false"/>
        <w:pageBreakBefore w:val="false"/>
        <w:widowControl/>
        <w:pBdr/>
        <w:shd w:val="clear" w:fill="auto"/>
        <w:spacing w:lineRule="auto" w:line="302" w:before="90" w:after="0"/>
        <w:ind w:firstLine="429" w:start="23" w:end="14"/>
        <w:jc w:val="both"/>
        <w:rPr>
          <w:rFonts w:ascii="Microsoft Yahei" w:hAnsi="Microsoft Yahei" w:eastAsia="Microsoft Yahei" w:cs="Microsoft Yahei"/>
          <w:sz w:val="21"/>
          <w:szCs w:val="21"/>
        </w:rPr>
      </w:pP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 xml:space="preserve">不仅佛陀如此，对于一个明眼宗师来说，所有举动同样是法性的呈现，指示你由此悟入，所谓 </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 xml:space="preserve">“ </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随拈一法， 无非法界； 心佛众生，三无差别</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 xml:space="preserve">” </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。而当你执著现象时，就会落入尘劳妄想，</w:t>
      </w:r>
      <w:sdt>
        <w:sdtPr>
          <w:tag w:val="goog_rdk_149"/>
          <w:id w:val="550443164"/>
        </w:sdtPr>
        <w:sdtContent>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r>
        </w:sdtContent>
      </w:sdt>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去道远矣</w:t>
      </w:r>
      <w:r>
        <w:rPr/>
        <w:commentReference w:id="141"/>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禅宗公案记载，赵州在天台遇到寒山，寒山指着牛脚印说：这是五百罗汉游山留下的。赵州说：既然是罗汉，为什么是牛脚印？寒山说：苍天！苍天！赵州哈哈大笑。寒山问他笑什么，赵州答：苍天！苍天！在二元对立的世界，罗汉脚印是罗汉脚印， 牛脚印是牛脚印，是全然不同的。但从禅宗见地来看，这种认识已经著相了。在空性</w:t>
      </w:r>
      <w:r>
        <w:rPr>
          <w:rFonts w:ascii="Microsoft Yahei" w:hAnsi="Microsoft Yahei" w:cs="Microsoft Yahei" w:eastAsia="Microsoft Yahei"/>
          <w:sz w:val="21"/>
          <w:szCs w:val="21"/>
        </w:rPr>
        <w:t>层面，罗汉脚印和牛脚印是无二无别的。</w:t>
      </w:r>
    </w:p>
    <w:p>
      <w:pPr>
        <w:pStyle w:val="normal1"/>
        <w:spacing w:lineRule="auto" w:line="307" w:before="66" w:after="0"/>
        <w:ind w:firstLine="430" w:start="16" w:end="9"/>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 xml:space="preserve">Likewise, a </w:t>
      </w:r>
      <w:sdt>
        <w:sdtPr>
          <w:tag w:val="goog_rdk_150"/>
          <w:id w:val="953104125"/>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discerning</w:t>
      </w:r>
      <w:r>
        <w:rPr/>
        <w:commentReference w:id="142"/>
      </w:r>
      <w:r>
        <w:rPr>
          <w:rFonts w:eastAsia="Times New Roman" w:cs="Times New Roman" w:ascii="Times New Roman" w:hAnsi="Times New Roman"/>
          <w:sz w:val="21"/>
          <w:szCs w:val="21"/>
        </w:rPr>
        <w:t xml:space="preserve"> Chan master manifests the Dharma in every action, pointing </w:t>
      </w:r>
      <w:sdt>
        <w:sdtPr>
          <w:tag w:val="goog_rdk_151"/>
          <w:id w:val="-1618198147"/>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the student</w:t>
      </w:r>
      <w:r>
        <w:rPr/>
        <w:commentReference w:id="143"/>
      </w:r>
      <w:r>
        <w:rPr>
          <w:rFonts w:eastAsia="Times New Roman" w:cs="Times New Roman" w:ascii="Times New Roman" w:hAnsi="Times New Roman"/>
          <w:sz w:val="21"/>
          <w:szCs w:val="21"/>
        </w:rPr>
        <w:t xml:space="preserve"> to awakening. As the saying goes: “</w:t>
      </w:r>
      <w:sdt>
        <w:sdtPr>
          <w:tag w:val="goog_rdk_152"/>
          <w:id w:val="-342975444"/>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Wherever a Dharma is grasped</w:t>
      </w:r>
      <w:r>
        <w:rPr/>
        <w:commentReference w:id="144"/>
      </w:r>
      <w:r>
        <w:rPr>
          <w:rFonts w:eastAsia="Times New Roman" w:cs="Times New Roman" w:ascii="Times New Roman" w:hAnsi="Times New Roman"/>
          <w:sz w:val="21"/>
          <w:szCs w:val="21"/>
        </w:rPr>
        <w:t xml:space="preserve">, there is the Dharma realm; mind, Buddha, and sentient beings are </w:t>
      </w:r>
      <w:sdt>
        <w:sdtPr>
          <w:tag w:val="goog_rdk_153"/>
          <w:id w:val="-27160184"/>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never apart</w:t>
      </w:r>
      <w:r>
        <w:rPr/>
        <w:commentReference w:id="145"/>
      </w:r>
      <w:r>
        <w:rPr>
          <w:rFonts w:eastAsia="Times New Roman" w:cs="Times New Roman" w:ascii="Times New Roman" w:hAnsi="Times New Roman"/>
          <w:sz w:val="21"/>
          <w:szCs w:val="21"/>
        </w:rPr>
        <w:t>.”</w:t>
      </w:r>
    </w:p>
    <w:p>
      <w:pPr>
        <w:pStyle w:val="normal1"/>
        <w:spacing w:lineRule="auto" w:line="324" w:before="46" w:after="0"/>
        <w:ind w:firstLine="428" w:start="16" w:end="10"/>
        <w:jc w:val="both"/>
        <w:rPr>
          <w:rFonts w:ascii="Times New Roman" w:hAnsi="Times New Roman" w:eastAsia="Times New Roman" w:cs="Times New Roman"/>
          <w:sz w:val="21"/>
          <w:szCs w:val="21"/>
        </w:rPr>
      </w:pPr>
      <w:sdt>
        <w:sdtPr>
          <w:tag w:val="goog_rdk_154"/>
          <w:id w:val="-644371426"/>
        </w:sdtPr>
        <w:sdtContent>
          <w:r>
            <w:rPr/>
          </w:r>
          <w:r>
            <w:rPr/>
          </w:r>
        </w:sdtContent>
      </w:sdt>
      <w:r>
        <w:rPr>
          <w:rFonts w:eastAsia="Times New Roman" w:cs="Times New Roman" w:ascii="Times New Roman" w:hAnsi="Times New Roman"/>
          <w:sz w:val="21"/>
          <w:szCs w:val="21"/>
        </w:rPr>
        <w:t>Attachment to appearances</w:t>
      </w:r>
      <w:r>
        <w:rPr/>
        <w:commentReference w:id="146"/>
      </w:r>
      <w:r>
        <w:rPr>
          <w:rFonts w:eastAsia="Times New Roman" w:cs="Times New Roman" w:ascii="Times New Roman" w:hAnsi="Times New Roman"/>
          <w:sz w:val="21"/>
          <w:szCs w:val="21"/>
        </w:rPr>
        <w:t xml:space="preserve">, however, leads only to delusion </w:t>
      </w:r>
      <w:sdt>
        <w:sdtPr>
          <w:tag w:val="goog_rdk_155"/>
          <w:id w:val="812733636"/>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and distraction</w:t>
      </w:r>
      <w:r>
        <w:rPr/>
        <w:commentReference w:id="147"/>
      </w:r>
      <w:r>
        <w:rPr>
          <w:rFonts w:eastAsia="Times New Roman" w:cs="Times New Roman" w:ascii="Times New Roman" w:hAnsi="Times New Roman"/>
          <w:sz w:val="21"/>
          <w:szCs w:val="21"/>
        </w:rPr>
        <w:t xml:space="preserve">. Chan stories illustrate  this  principle:  once,  </w:t>
      </w:r>
      <w:sdt>
        <w:sdtPr>
          <w:tag w:val="goog_rdk_156"/>
          <w:id w:val="1143430926"/>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Zhaozhou</w:t>
      </w:r>
      <w:r>
        <w:rPr/>
        <w:commentReference w:id="148"/>
      </w:r>
      <w:r>
        <w:rPr>
          <w:rFonts w:eastAsia="Times New Roman" w:cs="Times New Roman" w:ascii="Times New Roman" w:hAnsi="Times New Roman"/>
          <w:sz w:val="21"/>
          <w:szCs w:val="21"/>
        </w:rPr>
        <w:t xml:space="preserve">  met  Hanshan  on  Tiantai.  Hanshan  pointed  at  ox footprints, claiming they were left by five hundred arhats wandering the mountains. Zhaozhou asked,  “If  they  are  arhats,  why  are  the  footprints  ox  prints?”  Hanshan  replied,  “Heaven! Heaven!” Zhaozhou  laughed heartily. When  asked why he  laughed, he  answered, “Heaven! Heaven!” In the dualistic world, arhat footprints and ox footprints appear distinct, but from the Chan perspective, such distinctions are merely appearances; at the level of emptiness, there is no difference.</w:t>
      </w:r>
      <w:sdt>
        <w:sdtPr>
          <w:tag w:val="goog_rdk_157"/>
          <w:id w:val="-922471436"/>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p>
    <w:p>
      <w:pPr>
        <w:pStyle w:val="normal1"/>
        <w:keepNext w:val="false"/>
        <w:keepLines w:val="false"/>
        <w:pageBreakBefore w:val="false"/>
        <w:widowControl/>
        <w:pBdr/>
        <w:shd w:val="clear" w:fill="auto"/>
        <w:spacing w:lineRule="auto" w:line="341"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commentReference w:id="149"/>
      </w:r>
    </w:p>
    <w:p>
      <w:pPr>
        <w:pStyle w:val="normal1"/>
        <w:keepNext w:val="false"/>
        <w:keepLines w:val="false"/>
        <w:pageBreakBefore w:val="false"/>
        <w:widowControl/>
        <w:pBdr/>
        <w:shd w:val="clear" w:fill="auto"/>
        <w:spacing w:lineRule="auto" w:line="295" w:before="90" w:after="0"/>
        <w:ind w:firstLine="421" w:start="22" w:end="13"/>
        <w:jc w:val="both"/>
        <w:rPr>
          <w:rFonts w:ascii="Microsoft Yahei" w:hAnsi="Microsoft Yahei" w:eastAsia="Microsoft Yahei" w:cs="Microsoft Yahei"/>
          <w:b w:val="false"/>
          <w:bCs w:val="false"/>
          <w:i w:val="false"/>
          <w:iCs w:val="false"/>
          <w:caps w:val="false"/>
          <w:smallCaps w:val="false"/>
          <w:strike w:val="false"/>
          <w:dstrike w:val="false"/>
          <w:color w:val="000000"/>
          <w:position w:val="0"/>
          <w:sz w:val="21"/>
          <w:szCs w:val="21"/>
          <w:u w:val="none"/>
          <w:shd w:fill="auto" w:val="clear"/>
          <w:vertAlign w:val="baseline"/>
        </w:rPr>
      </w:pP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这些禅师们的对答，处处以本分事相见，</w:t>
      </w:r>
      <w:sdt>
        <w:sdtPr>
          <w:tag w:val="goog_rdk_158"/>
          <w:id w:val="99647902"/>
        </w:sdtPr>
        <w:sdtContent>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r>
        </w:sdtContent>
      </w:sdt>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只看你会不会拖泥带水，会不会落入对待。所以禅宗的教化方式不落窠臼</w:t>
      </w:r>
      <w:r>
        <w:rPr/>
        <w:commentReference w:id="150"/>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，著名的德山棒、临济喝、云门饼、赵州茶，都是围绕见性的随机应变。师父和弟子的往来问答，</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曾到也教吃茶去，不曾到也教吃茶去</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，于一碗茶普接三根。又或者，</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道得也三十棒，道不得也三十棒</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，以棒打为接引之法。这并不是祖师故弄玄虚，而是要藉此打掉你的妄想，打掉你的名言概念，打掉你对形式的执著。</w:t>
      </w:r>
      <w:sdt>
        <w:sdtPr>
          <w:tag w:val="goog_rdk_159"/>
          <w:id w:val="1524245187"/>
        </w:sdtPr>
        <w:sdtContent>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r>
        </w:sdtContent>
      </w:sdt>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对禅宗祖师来说，重要的不是方式，正是打掉执著烦恼的着力点</w:t>
      </w:r>
      <w:r>
        <w:rPr/>
        <w:commentReference w:id="151"/>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，将人从二元对立的世界解放出来，当下认清自己的本心。通过对心的认知，清洗无始以来的烦恼串习，常行正法，是名真学。</w:t>
      </w:r>
    </w:p>
    <w:p>
      <w:pPr>
        <w:pStyle w:val="normal1"/>
        <w:spacing w:lineRule="auto" w:line="317"/>
        <w:ind w:firstLine="434" w:start="14" w:end="10"/>
        <w:jc w:val="both"/>
        <w:rPr>
          <w:rFonts w:ascii="Times New Roman" w:hAnsi="Times New Roman" w:eastAsia="Times New Roman" w:cs="Times New Roman"/>
          <w:sz w:val="21"/>
          <w:szCs w:val="21"/>
        </w:rPr>
      </w:pPr>
      <w:sdt>
        <w:sdtPr>
          <w:tag w:val="goog_rdk_160"/>
          <w:id w:val="1579581251"/>
        </w:sdtPr>
        <w:sdtContent>
          <w:r>
            <w:rPr/>
          </w:r>
          <w:r>
            <w:rPr/>
          </w:r>
        </w:sdtContent>
      </w:sdt>
      <w:r>
        <w:rPr>
          <w:rFonts w:eastAsia="Times New Roman" w:cs="Times New Roman" w:ascii="Times New Roman" w:hAnsi="Times New Roman"/>
          <w:sz w:val="21"/>
          <w:szCs w:val="21"/>
        </w:rPr>
        <w:t>The masters’ interactions always point to the essence in ordinary affairs</w:t>
      </w:r>
      <w:r>
        <w:rPr/>
        <w:commentReference w:id="152"/>
      </w:r>
      <w:r>
        <w:rPr>
          <w:rFonts w:eastAsia="Times New Roman" w:cs="Times New Roman" w:ascii="Times New Roman" w:hAnsi="Times New Roman"/>
          <w:sz w:val="21"/>
          <w:szCs w:val="21"/>
        </w:rPr>
        <w:t xml:space="preserve">. Famous methods— </w:t>
      </w:r>
      <w:sdt>
        <w:sdtPr>
          <w:tag w:val="goog_rdk_161"/>
          <w:id w:val="-1861975398"/>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Deshan’s staff,  Linji’s  shout,  Yunmen’s  biscuit,  Zhaozhou’s  tea</w:t>
      </w:r>
      <w:r>
        <w:rPr/>
        <w:commentReference w:id="153"/>
      </w:r>
      <w:r>
        <w:rPr>
          <w:rFonts w:eastAsia="Times New Roman" w:cs="Times New Roman" w:ascii="Times New Roman" w:hAnsi="Times New Roman"/>
          <w:sz w:val="21"/>
          <w:szCs w:val="21"/>
        </w:rPr>
        <w:t>—</w:t>
      </w:r>
      <w:sdt>
        <w:sdtPr>
          <w:tag w:val="goog_rdk_162"/>
          <w:id w:val="1219459106"/>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demonstrate  spontaneous, situation-specific guidance</w:t>
      </w:r>
      <w:r>
        <w:rPr/>
        <w:commentReference w:id="154"/>
      </w:r>
      <w:r>
        <w:rPr>
          <w:rFonts w:eastAsia="Times New Roman" w:cs="Times New Roman" w:ascii="Times New Roman" w:hAnsi="Times New Roman"/>
          <w:sz w:val="21"/>
          <w:szCs w:val="21"/>
        </w:rPr>
        <w:t xml:space="preserve">. </w:t>
      </w:r>
      <w:sdt>
        <w:sdtPr>
          <w:tag w:val="goog_rdk_163"/>
          <w:id w:val="-1916521842"/>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Dialogue and actions,</w:t>
      </w:r>
      <w:r>
        <w:rPr/>
        <w:commentReference w:id="155"/>
      </w:r>
      <w:r>
        <w:rPr>
          <w:rFonts w:eastAsia="Times New Roman" w:cs="Times New Roman" w:ascii="Times New Roman" w:hAnsi="Times New Roman"/>
          <w:sz w:val="21"/>
          <w:szCs w:val="21"/>
        </w:rPr>
        <w:t xml:space="preserve"> whether instructing “If you have attained, drink tea; if you have not attained, drink tea” or “Thirty blows if you grasp the Way, thirty blows if you do not,” are not tricks. They serve to cut through delusion, </w:t>
      </w:r>
      <w:sdt>
        <w:sdtPr>
          <w:tag w:val="goog_rdk_164"/>
          <w:id w:val="1300235183"/>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 xml:space="preserve">conceptual attachment, </w:t>
      </w:r>
      <w:r>
        <w:rPr/>
        <w:commentReference w:id="156"/>
      </w:r>
      <w:r>
        <w:rPr>
          <w:rFonts w:eastAsia="Times New Roman" w:cs="Times New Roman" w:ascii="Times New Roman" w:hAnsi="Times New Roman"/>
          <w:sz w:val="21"/>
          <w:szCs w:val="21"/>
        </w:rPr>
        <w:t xml:space="preserve">and attachment to form, liberating the student from dualistic perception and allowing direct recognition of the original mind. Through  </w:t>
      </w:r>
      <w:sdt>
        <w:sdtPr>
          <w:tag w:val="goog_rdk_165"/>
          <w:id w:val="575577806"/>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awareness  of  the  mind,</w:t>
      </w:r>
      <w:r>
        <w:rPr/>
        <w:commentReference w:id="157"/>
      </w:r>
      <w:r>
        <w:rPr>
          <w:rFonts w:eastAsia="Times New Roman" w:cs="Times New Roman" w:ascii="Times New Roman" w:hAnsi="Times New Roman"/>
          <w:sz w:val="21"/>
          <w:szCs w:val="21"/>
        </w:rPr>
        <w:t xml:space="preserve">  one  purifies  the  afflictive  </w:t>
      </w:r>
      <w:sdt>
        <w:sdtPr>
          <w:tag w:val="goog_rdk_166"/>
          <w:id w:val="1684359003"/>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 xml:space="preserve">seeds </w:t>
      </w:r>
      <w:r>
        <w:rPr/>
        <w:commentReference w:id="158"/>
      </w:r>
      <w:r>
        <w:rPr>
          <w:rFonts w:eastAsia="Times New Roman" w:cs="Times New Roman" w:ascii="Times New Roman" w:hAnsi="Times New Roman"/>
          <w:sz w:val="21"/>
          <w:szCs w:val="21"/>
        </w:rPr>
        <w:t xml:space="preserve"> accumulated  since beginningless time. </w:t>
      </w:r>
      <w:sdt>
        <w:sdtPr>
          <w:tag w:val="goog_rdk_167"/>
          <w:id w:val="-1895234043"/>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Consistent practice in this way</w:t>
      </w:r>
      <w:r>
        <w:rPr/>
        <w:commentReference w:id="159"/>
      </w:r>
      <w:r>
        <w:rPr>
          <w:rFonts w:eastAsia="Times New Roman" w:cs="Times New Roman" w:ascii="Times New Roman" w:hAnsi="Times New Roman"/>
          <w:sz w:val="21"/>
          <w:szCs w:val="21"/>
        </w:rPr>
        <w:t xml:space="preserve"> is true study.</w:t>
      </w:r>
    </w:p>
    <w:p>
      <w:pPr>
        <w:pStyle w:val="normal1"/>
        <w:keepNext w:val="false"/>
        <w:keepLines w:val="false"/>
        <w:pageBreakBefore w:val="false"/>
        <w:widowControl/>
        <w:pBdr/>
        <w:shd w:val="clear" w:fill="auto"/>
        <w:spacing w:lineRule="auto" w:line="386"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p>
    <w:p>
      <w:pPr>
        <w:pStyle w:val="normal1"/>
        <w:spacing w:lineRule="auto" w:line="209" w:before="90" w:after="0"/>
        <w:ind w:hanging="0" w:start="455"/>
        <w:rPr>
          <w:rFonts w:ascii="Microsoft Yahei" w:hAnsi="Microsoft Yahei" w:eastAsia="Microsoft Yahei" w:cs="Microsoft Yahei"/>
          <w:sz w:val="21"/>
          <w:szCs w:val="21"/>
        </w:rPr>
      </w:pPr>
      <w:r>
        <w:rPr>
          <w:rFonts w:ascii="Microsoft Yahei" w:hAnsi="Microsoft Yahei" w:cs="Microsoft Yahei" w:eastAsia="Microsoft Yahei"/>
          <w:sz w:val="21"/>
          <w:szCs w:val="21"/>
        </w:rPr>
        <w:t>这是禅宗的见地和修行理路，也是生命创作的独特方式。</w:t>
      </w:r>
    </w:p>
    <w:p>
      <w:pPr>
        <w:pStyle w:val="normal1"/>
        <w:spacing w:lineRule="auto" w:line="302" w:before="63" w:after="0"/>
        <w:ind w:firstLine="428" w:start="21" w:end="14"/>
        <w:rPr>
          <w:rFonts w:ascii="Times New Roman" w:hAnsi="Times New Roman" w:eastAsia="Times New Roman" w:cs="Times New Roman"/>
          <w:sz w:val="21"/>
          <w:szCs w:val="21"/>
        </w:rPr>
      </w:pPr>
      <w:r>
        <w:rPr>
          <w:rFonts w:eastAsia="Times New Roman" w:cs="Times New Roman" w:ascii="Times New Roman" w:hAnsi="Times New Roman"/>
          <w:sz w:val="21"/>
          <w:szCs w:val="21"/>
        </w:rPr>
        <w:t xml:space="preserve">This  is  the  Chan  view,  method  of practice,  and  a  unique  approach  to  </w:t>
      </w:r>
      <w:sdt>
        <w:sdtPr>
          <w:tag w:val="goog_rdk_168"/>
          <w:id w:val="128467371"/>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the  art  of  life</w:t>
      </w:r>
      <w:r>
        <w:rPr/>
        <w:commentReference w:id="160"/>
      </w:r>
      <w:r>
        <w:rPr>
          <w:rFonts w:eastAsia="Times New Roman" w:cs="Times New Roman" w:ascii="Times New Roman" w:hAnsi="Times New Roman"/>
          <w:sz w:val="21"/>
          <w:szCs w:val="21"/>
        </w:rPr>
        <w:t xml:space="preserve">, </w:t>
      </w:r>
      <w:sdt>
        <w:sdtPr>
          <w:tag w:val="goog_rdk_169"/>
          <w:id w:val="1324975152"/>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 xml:space="preserve">integrating awakening into the very process of living. </w:t>
      </w:r>
      <w:r>
        <w:rPr/>
        <w:commentReference w:id="161"/>
      </w:r>
    </w:p>
    <w:p>
      <w:pPr>
        <w:pStyle w:val="normal1"/>
        <w:spacing w:lineRule="auto" w:line="302" w:before="63" w:after="0"/>
        <w:ind w:firstLine="428" w:start="21" w:end="14"/>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02" w:before="63" w:after="0"/>
        <w:ind w:firstLine="428" w:start="21" w:end="14"/>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302" w:before="63" w:after="0"/>
        <w:ind w:firstLine="428" w:start="21" w:end="14"/>
        <w:rPr>
          <w:rFonts w:ascii="Times New Roman" w:hAnsi="Times New Roman" w:eastAsia="Times New Roman" w:cs="Times New Roman"/>
        </w:rPr>
      </w:pPr>
      <w:r>
        <w:rPr>
          <w:rFonts w:eastAsia="Times New Roman" w:cs="Times New Roman" w:ascii="Times New Roman" w:hAnsi="Times New Roman"/>
        </w:rPr>
      </w:r>
      <w:bookmarkStart w:id="51" w:name="bookmark=id.vnbg6ymbfin8"/>
      <w:bookmarkStart w:id="52" w:name="bookmark=id.vnbg6ymbfin8"/>
      <w:bookmarkEnd w:id="52"/>
    </w:p>
    <w:p>
      <w:pPr>
        <w:pStyle w:val="normal1"/>
        <w:spacing w:lineRule="auto" w:line="218" w:before="73" w:after="0"/>
        <w:ind w:hanging="0" w:start="1038"/>
        <w:rPr>
          <w:rFonts w:ascii="Times New Roman" w:hAnsi="Times New Roman" w:eastAsia="Times New Roman" w:cs="Times New Roman"/>
          <w:sz w:val="28"/>
          <w:szCs w:val="28"/>
        </w:rPr>
      </w:pPr>
      <w:bookmarkStart w:id="53" w:name="bookmark=id.vnbg6ymbfin8"/>
      <w:bookmarkEnd w:id="53"/>
      <w:r>
        <w:rPr>
          <w:rFonts w:ascii="Microsoft Yahei" w:hAnsi="Microsoft Yahei" w:cs="Microsoft Yahei" w:eastAsia="Microsoft Yahei"/>
          <w:sz w:val="28"/>
          <w:szCs w:val="28"/>
        </w:rPr>
        <w:t xml:space="preserve">六、觉醒生命的美妙 </w:t>
      </w:r>
      <w:r>
        <w:rPr>
          <w:rFonts w:eastAsia="Times New Roman" w:cs="Times New Roman" w:ascii="Times New Roman" w:hAnsi="Times New Roman"/>
          <w:sz w:val="28"/>
          <w:szCs w:val="28"/>
        </w:rPr>
        <w:t>The Beauty of an Awakened Life</w:t>
      </w:r>
    </w:p>
    <w:p>
      <w:pPr>
        <w:pStyle w:val="normal1"/>
        <w:keepNext w:val="false"/>
        <w:keepLines w:val="false"/>
        <w:pageBreakBefore w:val="false"/>
        <w:widowControl/>
        <w:pBdr/>
        <w:shd w:val="clear" w:fill="auto"/>
        <w:spacing w:lineRule="auto" w:line="442"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p>
    <w:p>
      <w:pPr>
        <w:pStyle w:val="normal1"/>
        <w:spacing w:lineRule="auto" w:line="283" w:before="90" w:after="0"/>
        <w:ind w:firstLine="435" w:start="22" w:end="22"/>
        <w:jc w:val="both"/>
        <w:rPr>
          <w:rFonts w:ascii="Microsoft Yahei" w:hAnsi="Microsoft Yahei" w:eastAsia="Microsoft Yahei" w:cs="Microsoft Yahei"/>
          <w:sz w:val="21"/>
          <w:szCs w:val="21"/>
        </w:rPr>
      </w:pPr>
      <w:r>
        <w:rPr>
          <w:rFonts w:ascii="Microsoft Yahei" w:hAnsi="Microsoft Yahei" w:cs="Microsoft Yahei" w:eastAsia="Microsoft Yahei"/>
          <w:sz w:val="21"/>
          <w:szCs w:val="21"/>
        </w:rPr>
        <w:t>学艺术的人会大量</w:t>
      </w:r>
      <w:sdt>
        <w:sdtPr>
          <w:tag w:val="goog_rdk_170"/>
          <w:id w:val="289370179"/>
        </w:sdtPr>
        <w:sdtContent>
          <w:r>
            <w:rPr>
              <w:rFonts w:ascii="Microsoft Yahei" w:hAnsi="Microsoft Yahei" w:cs="Microsoft Yahei" w:eastAsia="Microsoft Yahei"/>
              <w:sz w:val="21"/>
              <w:szCs w:val="21"/>
            </w:rPr>
          </w:r>
          <w:r>
            <w:rPr>
              <w:rFonts w:ascii="Microsoft Yahei" w:hAnsi="Microsoft Yahei" w:cs="Microsoft Yahei" w:eastAsia="Microsoft Yahei"/>
              <w:sz w:val="21"/>
              <w:szCs w:val="21"/>
            </w:rPr>
          </w:r>
        </w:sdtContent>
      </w:sdt>
      <w:r>
        <w:rPr>
          <w:rFonts w:ascii="Microsoft Yahei" w:hAnsi="Microsoft Yahei" w:cs="Microsoft Yahei" w:eastAsia="Microsoft Yahei"/>
          <w:sz w:val="21"/>
          <w:szCs w:val="21"/>
        </w:rPr>
        <w:t>观摩</w:t>
      </w:r>
      <w:r>
        <w:rPr/>
        <w:commentReference w:id="162"/>
      </w:r>
      <w:r>
        <w:rPr>
          <w:rFonts w:ascii="Microsoft Yahei" w:hAnsi="Microsoft Yahei" w:cs="Microsoft Yahei" w:eastAsia="Microsoft Yahei"/>
          <w:sz w:val="21"/>
          <w:szCs w:val="21"/>
        </w:rPr>
        <w:t>名作，以此提高审美，开阔眼界。学佛同样要了解佛菩萨品质，以此为学习榜样，常随佛学。那么，佛菩萨到底是什么样的？他们的精神特质是什么？</w:t>
      </w:r>
    </w:p>
    <w:p>
      <w:pPr>
        <w:pStyle w:val="normal1"/>
        <w:spacing w:lineRule="auto" w:line="312" w:before="1" w:after="0"/>
        <w:ind w:firstLine="427" w:start="21" w:end="19"/>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Those who study art spend much time contemplating masterpieces, refining their aesthetic sensibility  and  broadening  their  vision.  In  the  same  way,  Buddhist  practitioners  study  the qualities  of Buddhas  and  bodhisattvas,  taking  them  as  models  and  learning  to  follow  their example.</w:t>
      </w:r>
      <w:r>
        <w:rPr>
          <w:rFonts w:eastAsia="Times New Roman" w:cs="Times New Roman" w:ascii="Times New Roman" w:hAnsi="Times New Roman"/>
        </w:rPr>
        <w:t xml:space="preserve"> </w:t>
      </w:r>
      <w:r>
        <w:rPr>
          <w:rFonts w:eastAsia="Times New Roman" w:cs="Times New Roman" w:ascii="Times New Roman" w:hAnsi="Times New Roman"/>
          <w:position w:val="0"/>
          <w:sz w:val="21"/>
          <w:szCs w:val="21"/>
          <w:vertAlign w:val="baseline"/>
        </w:rPr>
        <w:t>What, then, are Buddhas and bodhisattvas truly like? What are their essential qualities?</w:t>
      </w:r>
      <w:sdt>
        <w:sdtPr>
          <w:tag w:val="goog_rdk_171"/>
          <w:id w:val="1596038545"/>
        </w:sdtPr>
        <w:sdtContent>
          <w:r>
            <w:rPr>
              <w:rFonts w:eastAsia="Times New Roman" w:cs="Times New Roman" w:ascii="Times New Roman" w:hAnsi="Times New Roman"/>
              <w:position w:val="0"/>
              <w:sz w:val="21"/>
              <w:szCs w:val="21"/>
              <w:vertAlign w:val="baseline"/>
            </w:rPr>
          </w:r>
          <w:r>
            <w:rPr>
              <w:rFonts w:eastAsia="Times New Roman" w:cs="Times New Roman" w:ascii="Times New Roman" w:hAnsi="Times New Roman"/>
              <w:position w:val="0"/>
              <w:sz w:val="21"/>
              <w:szCs w:val="21"/>
              <w:vertAlign w:val="baseline"/>
            </w:rPr>
          </w:r>
        </w:sdtContent>
      </w:sdt>
    </w:p>
    <w:p>
      <w:pPr>
        <w:pStyle w:val="normal1"/>
        <w:keepNext w:val="false"/>
        <w:keepLines w:val="false"/>
        <w:pageBreakBefore w:val="false"/>
        <w:widowControl/>
        <w:pBdr/>
        <w:shd w:val="clear" w:fill="auto"/>
        <w:spacing w:lineRule="auto" w:line="271"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commentReference w:id="163"/>
      </w:r>
      <w:bookmarkStart w:id="54" w:name="bookmark=id.u6yghrlfynzm"/>
    </w:p>
    <w:p>
      <w:pPr>
        <w:pStyle w:val="normal1"/>
        <w:keepNext w:val="false"/>
        <w:keepLines w:val="false"/>
        <w:pageBreakBefore w:val="false"/>
        <w:widowControl/>
        <w:pBdr/>
        <w:shd w:val="clear" w:fill="auto"/>
        <w:spacing w:lineRule="auto" w:line="197" w:before="90" w:after="0"/>
        <w:ind w:hanging="0" w:start="449"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1"/>
          <w:szCs w:val="21"/>
          <w:u w:val="none"/>
          <w:shd w:fill="auto" w:val="clear"/>
          <w:vertAlign w:val="baseline"/>
        </w:rPr>
      </w:pPr>
      <w:bookmarkEnd w:id="54"/>
      <w:r>
        <w:rPr>
          <w:rFonts w:eastAsia="Arial" w:cs="Arial"/>
          <w:b/>
          <w:bCs/>
          <w:i w:val="false"/>
          <w:iCs w:val="false"/>
          <w:caps w:val="false"/>
          <w:smallCaps w:val="false"/>
          <w:strike w:val="false"/>
          <w:dstrike w:val="false"/>
          <w:color w:val="000000"/>
          <w:position w:val="0"/>
          <w:sz w:val="21"/>
          <w:szCs w:val="21"/>
          <w:u w:val="none"/>
          <w:shd w:fill="auto" w:val="clear"/>
          <w:vertAlign w:val="baseline"/>
        </w:rPr>
        <w:t xml:space="preserve">1. </w:t>
      </w:r>
      <w:r>
        <w:rPr>
          <w:rFonts w:ascii="Microsoft Yahei" w:hAnsi="Microsoft Yahei" w:cs="Microsoft Yahei" w:eastAsia="Microsoft Yahei"/>
          <w:b/>
          <w:bCs/>
          <w:i w:val="false"/>
          <w:iCs w:val="false"/>
          <w:caps w:val="false"/>
          <w:smallCaps w:val="false"/>
          <w:strike w:val="false"/>
          <w:dstrike w:val="false"/>
          <w:color w:val="000000"/>
          <w:position w:val="0"/>
          <w:sz w:val="21"/>
          <w:szCs w:val="21"/>
          <w:u w:val="none"/>
          <w:shd w:fill="auto" w:val="clear"/>
          <w:vertAlign w:val="baseline"/>
        </w:rPr>
        <w:t xml:space="preserve">佛菩萨之美 </w:t>
      </w:r>
      <w:r>
        <w:rPr>
          <w:rFonts w:eastAsia="Times New Roman" w:cs="Times New Roman" w:ascii="Times New Roman" w:hAnsi="Times New Roman"/>
          <w:b/>
          <w:bCs/>
          <w:i w:val="false"/>
          <w:iCs w:val="false"/>
          <w:caps w:val="false"/>
          <w:smallCaps w:val="false"/>
          <w:strike w:val="false"/>
          <w:dstrike w:val="false"/>
          <w:color w:val="000000"/>
          <w:position w:val="0"/>
          <w:sz w:val="21"/>
          <w:szCs w:val="21"/>
          <w:u w:val="none"/>
          <w:shd w:fill="auto" w:val="clear"/>
          <w:vertAlign w:val="baseline"/>
        </w:rPr>
        <w:t>The Beauty of Buddhas and Bodhisattvas</w:t>
      </w:r>
    </w:p>
    <w:p>
      <w:pPr>
        <w:pStyle w:val="normal1"/>
        <w:keepNext w:val="false"/>
        <w:keepLines w:val="false"/>
        <w:pageBreakBefore w:val="false"/>
        <w:widowControl/>
        <w:pBdr/>
        <w:shd w:val="clear" w:fill="auto"/>
        <w:spacing w:lineRule="auto" w:line="374"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p>
    <w:p>
      <w:pPr>
        <w:pStyle w:val="normal1"/>
        <w:spacing w:lineRule="auto" w:line="290" w:before="90" w:after="0"/>
        <w:ind w:firstLine="429" w:start="22" w:end="22"/>
        <w:jc w:val="both"/>
        <w:rPr>
          <w:rFonts w:ascii="Microsoft Yahei" w:hAnsi="Microsoft Yahei" w:eastAsia="Microsoft Yahei" w:cs="Microsoft Yahei"/>
          <w:sz w:val="21"/>
          <w:szCs w:val="21"/>
        </w:rPr>
      </w:pPr>
      <w:r>
        <w:rPr>
          <w:rFonts w:ascii="Microsoft Yahei" w:hAnsi="Microsoft Yahei" w:cs="Microsoft Yahei" w:eastAsia="Microsoft Yahei"/>
          <w:sz w:val="21"/>
          <w:szCs w:val="21"/>
        </w:rPr>
        <w:t>现在制作佛像的人很多，主要有两类。普通工匠将之当作商品，造型往往流于俗气。即使其中的上乘之作，也不过是材质和做工精良而已，并不能体现佛菩萨的出世、寂静和慈悲。有些甚至俗不可耐，</w:t>
      </w:r>
      <w:sdt>
        <w:sdtPr>
          <w:tag w:val="goog_rdk_172"/>
          <w:id w:val="569521376"/>
        </w:sdtPr>
        <w:sdtContent>
          <w:r>
            <w:rPr>
              <w:rFonts w:ascii="Microsoft Yahei" w:hAnsi="Microsoft Yahei" w:cs="Microsoft Yahei" w:eastAsia="Microsoft Yahei"/>
              <w:sz w:val="21"/>
              <w:szCs w:val="21"/>
            </w:rPr>
          </w:r>
          <w:r>
            <w:rPr>
              <w:rFonts w:ascii="Microsoft Yahei" w:hAnsi="Microsoft Yahei" w:cs="Microsoft Yahei" w:eastAsia="Microsoft Yahei"/>
              <w:sz w:val="21"/>
              <w:szCs w:val="21"/>
            </w:rPr>
          </w:r>
        </w:sdtContent>
      </w:sdt>
      <w:r>
        <w:rPr>
          <w:rFonts w:ascii="Microsoft Yahei" w:hAnsi="Microsoft Yahei" w:cs="Microsoft Yahei" w:eastAsia="Microsoft Yahei"/>
          <w:sz w:val="21"/>
          <w:szCs w:val="21"/>
        </w:rPr>
        <w:t>面相连常人都不如，</w:t>
      </w:r>
      <w:r>
        <w:rPr/>
        <w:commentReference w:id="164"/>
      </w:r>
      <w:r>
        <w:rPr>
          <w:rFonts w:ascii="Microsoft Yahei" w:hAnsi="Microsoft Yahei" w:cs="Microsoft Yahei" w:eastAsia="Microsoft Yahei"/>
          <w:sz w:val="21"/>
          <w:szCs w:val="21"/>
        </w:rPr>
        <w:t>根本起不到化世导俗的作用 。而艺术家往往将之视为创作，所造佛像虽有一定艺术性，但只是体现作者的想法和个性，属于借像抒情，也和佛菩萨品质相距甚远。</w:t>
      </w:r>
    </w:p>
    <w:p>
      <w:pPr>
        <w:pStyle w:val="normal1"/>
        <w:spacing w:lineRule="auto" w:line="276"/>
        <w:ind w:hanging="0" w:start="449"/>
        <w:rPr>
          <w:rFonts w:ascii="Times New Roman" w:hAnsi="Times New Roman" w:eastAsia="Times New Roman" w:cs="Times New Roman"/>
          <w:sz w:val="21"/>
          <w:szCs w:val="21"/>
        </w:rPr>
      </w:pPr>
      <w:r>
        <w:rPr>
          <w:rFonts w:eastAsia="Times New Roman" w:cs="Times New Roman" w:ascii="Times New Roman" w:hAnsi="Times New Roman"/>
          <w:position w:val="0"/>
          <w:sz w:val="21"/>
          <w:szCs w:val="21"/>
          <w:vertAlign w:val="baseline"/>
        </w:rPr>
        <w:t>Today, many people create Buddha images, which generally fall into two categories.</w:t>
      </w:r>
    </w:p>
    <w:p>
      <w:pPr>
        <w:pStyle w:val="normal1"/>
        <w:spacing w:lineRule="auto" w:line="312" w:before="51" w:after="0"/>
        <w:ind w:firstLine="428" w:start="22" w:end="17"/>
        <w:rPr>
          <w:rFonts w:ascii="Times New Roman" w:hAnsi="Times New Roman" w:eastAsia="Times New Roman" w:cs="Times New Roman"/>
          <w:sz w:val="21"/>
          <w:szCs w:val="21"/>
        </w:rPr>
      </w:pPr>
      <w:r>
        <w:rPr>
          <w:rFonts w:eastAsia="Times New Roman" w:cs="Times New Roman" w:ascii="Times New Roman" w:hAnsi="Times New Roman"/>
          <w:sz w:val="21"/>
          <w:szCs w:val="21"/>
        </w:rPr>
        <w:t>Ordinary craftsmen treat them as commodities, often resulting in forms that appear crude or vulgar. Even the finest among them may display excellent materials and workmanship, yet fail to embody the transcendence, stillness, and compassion of Buddhas and bodhisattvas. Some are even aesthetically unrefined, lacking the dignity that could inspire and guide others.</w:t>
      </w:r>
    </w:p>
    <w:p>
      <w:pPr>
        <w:pStyle w:val="normal1"/>
        <w:spacing w:lineRule="auto" w:line="324" w:before="45" w:after="0"/>
        <w:ind w:firstLine="430" w:start="14"/>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 xml:space="preserve">Artists, on the other hand, may treat Buddha images as creative works. While these may possess  artistic value, they often reflect the  artist’s personal  </w:t>
      </w:r>
      <w:sdt>
        <w:sdtPr>
          <w:tag w:val="goog_rdk_173"/>
          <w:id w:val="-479308465"/>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 xml:space="preserve">style  and  emotion </w:t>
      </w:r>
      <w:r>
        <w:rPr/>
        <w:commentReference w:id="165"/>
      </w:r>
      <w:r>
        <w:rPr>
          <w:rFonts w:eastAsia="Times New Roman" w:cs="Times New Roman" w:ascii="Times New Roman" w:hAnsi="Times New Roman"/>
          <w:sz w:val="21"/>
          <w:szCs w:val="21"/>
        </w:rPr>
        <w:t xml:space="preserve"> -  a  form  of expression through the image - yet still remain distant from the true qualities of Buddhas and bodhisattvas.</w:t>
      </w:r>
    </w:p>
    <w:p>
      <w:pPr>
        <w:pStyle w:val="normal1"/>
        <w:keepNext w:val="false"/>
        <w:keepLines w:val="false"/>
        <w:pageBreakBefore w:val="false"/>
        <w:widowControl/>
        <w:pBdr/>
        <w:shd w:val="clear" w:fill="auto"/>
        <w:spacing w:lineRule="auto" w:line="343"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p>
    <w:p>
      <w:pPr>
        <w:pStyle w:val="normal1"/>
        <w:keepNext w:val="false"/>
        <w:keepLines w:val="false"/>
        <w:pageBreakBefore w:val="false"/>
        <w:widowControl/>
        <w:pBdr/>
        <w:shd w:val="clear" w:fill="auto"/>
        <w:spacing w:lineRule="auto" w:line="290" w:before="90" w:after="0"/>
        <w:ind w:firstLine="442" w:start="22" w:end="22"/>
        <w:jc w:val="both"/>
        <w:rPr>
          <w:rFonts w:ascii="Microsoft Yahei" w:hAnsi="Microsoft Yahei" w:eastAsia="Microsoft Yahei" w:cs="Microsoft Yahei"/>
          <w:b w:val="false"/>
          <w:bCs w:val="false"/>
          <w:i w:val="false"/>
          <w:iCs w:val="false"/>
          <w:caps w:val="false"/>
          <w:smallCaps w:val="false"/>
          <w:strike w:val="false"/>
          <w:dstrike w:val="false"/>
          <w:color w:val="000000"/>
          <w:position w:val="0"/>
          <w:sz w:val="21"/>
          <w:szCs w:val="21"/>
          <w:u w:val="none"/>
          <w:shd w:fill="auto" w:val="clear"/>
          <w:vertAlign w:val="baseline"/>
        </w:rPr>
      </w:pP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我曾在《生命的美容》一文中说到佛菩萨的美：</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 xml:space="preserve">“ </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 xml:space="preserve">他是无限的安静，他是无限的空旷，他是无限的喜悦。 </w:t>
      </w:r>
      <w:r>
        <w:rPr>
          <w:rFonts w:ascii="Arial" w:hAnsi="Arial" w:cs="Arial"/>
          <w:b w:val="false"/>
          <w:bCs w:val="false"/>
          <w:i w:val="false"/>
          <w:iCs w:val="false"/>
          <w:caps w:val="false"/>
          <w:smallCaps w:val="false"/>
          <w:strike w:val="false"/>
          <w:dstrike w:val="false"/>
          <w:color w:val="000000"/>
          <w:position w:val="0"/>
          <w:sz w:val="21"/>
          <w:szCs w:val="21"/>
          <w:u w:val="none"/>
          <w:shd w:fill="auto" w:val="clear"/>
          <w:vertAlign w:val="baseline"/>
        </w:rPr>
        <w:t>”</w:t>
      </w:r>
      <w:r>
        <w:rPr>
          <w:rFonts w:ascii="Microsoft Yahei" w:hAnsi="Microsoft Yahei" w:cs="Microsoft Yahei" w:eastAsia="Microsoft Yahei"/>
          <w:b w:val="false"/>
          <w:bCs w:val="false"/>
          <w:i w:val="false"/>
          <w:iCs w:val="false"/>
          <w:caps w:val="false"/>
          <w:smallCaps w:val="false"/>
          <w:strike w:val="false"/>
          <w:dstrike w:val="false"/>
          <w:color w:val="000000"/>
          <w:position w:val="0"/>
          <w:sz w:val="21"/>
          <w:szCs w:val="21"/>
          <w:u w:val="none"/>
          <w:shd w:fill="auto" w:val="clear"/>
          <w:vertAlign w:val="baseline"/>
        </w:rPr>
        <w:t>这种安静不是没有声音， 而是觉性传达的力量。我们想要安静时，会寻找没有声音的地方。结果常常是，外面的声音没了，内心依然热闹非凡，使我们没能力去享受环境的安静。而佛菩萨已平息生命内在的所有躁动，这种安静是由内而外、无所不在的。</w:t>
      </w:r>
    </w:p>
    <w:p>
      <w:pPr>
        <w:pStyle w:val="normal1"/>
        <w:spacing w:lineRule="auto" w:line="300" w:before="1" w:after="0"/>
        <w:ind w:firstLine="433" w:start="14" w:end="21"/>
        <w:rPr>
          <w:rFonts w:ascii="Times New Roman" w:hAnsi="Times New Roman" w:eastAsia="Times New Roman" w:cs="Times New Roman"/>
          <w:sz w:val="21"/>
          <w:szCs w:val="21"/>
        </w:rPr>
      </w:pPr>
      <w:r>
        <w:rPr>
          <w:rFonts w:eastAsia="Times New Roman" w:cs="Times New Roman" w:ascii="Times New Roman" w:hAnsi="Times New Roman"/>
          <w:sz w:val="21"/>
          <w:szCs w:val="21"/>
        </w:rPr>
        <w:t xml:space="preserve">In an  earlier essay, </w:t>
      </w:r>
      <w:r>
        <w:rPr>
          <w:rFonts w:eastAsia="Times New Roman" w:cs="Times New Roman" w:ascii="Times New Roman" w:hAnsi="Times New Roman"/>
          <w:i/>
          <w:iCs/>
          <w:sz w:val="21"/>
          <w:szCs w:val="21"/>
        </w:rPr>
        <w:t>The Beautification of Life</w:t>
      </w:r>
      <w:r>
        <w:rPr>
          <w:rFonts w:eastAsia="Times New Roman" w:cs="Times New Roman" w:ascii="Times New Roman" w:hAnsi="Times New Roman"/>
          <w:sz w:val="21"/>
          <w:szCs w:val="21"/>
        </w:rPr>
        <w:t>, I described the beauty of Buddhas and bodhisattvas in this way: “It is infinite stillness; it is infinite openness; it is infinite joy.”</w:t>
      </w:r>
    </w:p>
    <w:p>
      <w:pPr>
        <w:pStyle w:val="normal1"/>
        <w:spacing w:lineRule="auto" w:line="302" w:before="46" w:after="0"/>
        <w:ind w:firstLine="431" w:start="17" w:end="22"/>
        <w:rPr>
          <w:rFonts w:ascii="Times New Roman" w:hAnsi="Times New Roman" w:eastAsia="Times New Roman" w:cs="Times New Roman"/>
          <w:sz w:val="21"/>
          <w:szCs w:val="21"/>
        </w:rPr>
      </w:pPr>
      <w:r>
        <w:rPr>
          <w:rFonts w:eastAsia="Times New Roman" w:cs="Times New Roman" w:ascii="Times New Roman" w:hAnsi="Times New Roman"/>
          <w:sz w:val="21"/>
          <w:szCs w:val="21"/>
        </w:rPr>
        <w:t xml:space="preserve">This stillness is not the absence of sound, but a power arising from </w:t>
      </w:r>
      <w:sdt>
        <w:sdtPr>
          <w:tag w:val="goog_rdk_174"/>
          <w:id w:val="1512282987"/>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awakened awareness</w:t>
      </w:r>
      <w:r>
        <w:rPr/>
        <w:commentReference w:id="166"/>
      </w:r>
      <w:r>
        <w:rPr>
          <w:rFonts w:eastAsia="Times New Roman" w:cs="Times New Roman" w:ascii="Times New Roman" w:hAnsi="Times New Roman"/>
          <w:sz w:val="21"/>
          <w:szCs w:val="21"/>
        </w:rPr>
        <w:t>. When we seek quiet, we often look for a silent environment. Yet even when external noise</w:t>
      </w:r>
      <w:r>
        <w:rPr>
          <w:rFonts w:eastAsia="Times New Roman" w:cs="Times New Roman" w:ascii="Times New Roman" w:hAnsi="Times New Roman"/>
        </w:rPr>
        <w:t xml:space="preserve"> </w:t>
      </w:r>
      <w:r>
        <w:rPr>
          <w:rFonts w:eastAsia="Times New Roman" w:cs="Times New Roman" w:ascii="Times New Roman" w:hAnsi="Times New Roman"/>
          <w:sz w:val="21"/>
          <w:szCs w:val="21"/>
        </w:rPr>
        <w:t xml:space="preserve">disappears, the mind remains restless, preventing us from truly experiencing stillness. Buddhas and bodhisattvas, however, have completely calmed all inner </w:t>
      </w:r>
      <w:sdt>
        <w:sdtPr>
          <w:tag w:val="goog_rdk_175"/>
          <w:id w:val="-1423569558"/>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agitation</w:t>
      </w:r>
      <w:r>
        <w:rPr/>
        <w:commentReference w:id="167"/>
      </w:r>
      <w:r>
        <w:rPr>
          <w:rFonts w:eastAsia="Times New Roman" w:cs="Times New Roman" w:ascii="Times New Roman" w:hAnsi="Times New Roman"/>
          <w:sz w:val="21"/>
          <w:szCs w:val="21"/>
        </w:rPr>
        <w:t>. Their stillness radiates from within and is present everywhere.</w:t>
      </w:r>
      <w:sdt>
        <w:sdtPr>
          <w:tag w:val="goog_rdk_176"/>
          <w:id w:val="1060136871"/>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p>
    <w:p>
      <w:pPr>
        <w:pStyle w:val="normal1"/>
        <w:keepNext w:val="false"/>
        <w:keepLines w:val="false"/>
        <w:pageBreakBefore w:val="false"/>
        <w:widowControl/>
        <w:pBdr/>
        <w:shd w:val="clear" w:fill="auto"/>
        <w:spacing w:lineRule="auto" w:line="386"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commentReference w:id="168"/>
      </w:r>
    </w:p>
    <w:p>
      <w:pPr>
        <w:pStyle w:val="normal1"/>
        <w:spacing w:lineRule="auto" w:line="276" w:before="90" w:after="0"/>
        <w:ind w:firstLine="423" w:start="23" w:end="65"/>
        <w:rPr>
          <w:rFonts w:ascii="Microsoft Yahei" w:hAnsi="Microsoft Yahei" w:eastAsia="Microsoft Yahei" w:cs="Microsoft Yahei"/>
          <w:sz w:val="21"/>
          <w:szCs w:val="21"/>
        </w:rPr>
      </w:pPr>
      <w:r>
        <w:rPr>
          <w:rFonts w:ascii="Microsoft Yahei" w:hAnsi="Microsoft Yahei" w:cs="Microsoft Yahei" w:eastAsia="Microsoft Yahei"/>
          <w:sz w:val="21"/>
          <w:szCs w:val="21"/>
        </w:rPr>
        <w:t>这种空旷不是空间上的， 而是心无所住带来的开阔。凡夫心是有住的，就会有指向，有粘著。而佛菩萨的心就像虚空一样，虽含藏万物，却不着一尘。</w:t>
      </w:r>
    </w:p>
    <w:p>
      <w:pPr>
        <w:pStyle w:val="normal1"/>
        <w:spacing w:lineRule="auto" w:line="307" w:before="1" w:after="0"/>
        <w:ind w:firstLine="433" w:start="16" w:end="13"/>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 xml:space="preserve">This openness is not spatial, but arises from a mind that does not abide anywhere. The </w:t>
      </w:r>
      <w:sdt>
        <w:sdtPr>
          <w:tag w:val="goog_rdk_177"/>
          <w:id w:val="377272383"/>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ordinary mind</w:t>
      </w:r>
      <w:r>
        <w:rPr/>
        <w:commentReference w:id="169"/>
      </w:r>
      <w:r>
        <w:rPr>
          <w:rFonts w:eastAsia="Times New Roman" w:cs="Times New Roman" w:ascii="Times New Roman" w:hAnsi="Times New Roman"/>
          <w:sz w:val="21"/>
          <w:szCs w:val="21"/>
        </w:rPr>
        <w:t xml:space="preserve"> is always attached - </w:t>
      </w:r>
      <w:sdt>
        <w:sdtPr>
          <w:tag w:val="goog_rdk_178"/>
          <w:id w:val="279350075"/>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it clings, it fixates</w:t>
      </w:r>
      <w:r>
        <w:rPr/>
        <w:commentReference w:id="170"/>
      </w:r>
      <w:r>
        <w:rPr>
          <w:rFonts w:eastAsia="Times New Roman" w:cs="Times New Roman" w:ascii="Times New Roman" w:hAnsi="Times New Roman"/>
          <w:sz w:val="21"/>
          <w:szCs w:val="21"/>
        </w:rPr>
        <w:t xml:space="preserve">. The mind of Buddhas and bodhisattvas, however, is like space itself: </w:t>
      </w:r>
      <w:sdt>
        <w:sdtPr>
          <w:tag w:val="goog_rdk_179"/>
          <w:id w:val="846929989"/>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containing all things, yet unstained by any.</w:t>
      </w:r>
      <w:r>
        <w:rPr/>
        <w:commentReference w:id="171"/>
      </w:r>
    </w:p>
    <w:p>
      <w:pPr>
        <w:pStyle w:val="normal1"/>
        <w:keepNext w:val="false"/>
        <w:keepLines w:val="false"/>
        <w:pageBreakBefore w:val="false"/>
        <w:widowControl/>
        <w:pBdr/>
        <w:shd w:val="clear" w:fill="auto"/>
        <w:spacing w:lineRule="auto" w:line="389"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p>
    <w:p>
      <w:pPr>
        <w:pStyle w:val="normal1"/>
        <w:spacing w:lineRule="auto" w:line="288" w:before="90" w:after="0"/>
        <w:ind w:firstLine="433" w:start="22" w:end="14"/>
        <w:jc w:val="both"/>
        <w:rPr>
          <w:rFonts w:ascii="Microsoft Yahei" w:hAnsi="Microsoft Yahei" w:eastAsia="Microsoft Yahei" w:cs="Microsoft Yahei"/>
          <w:sz w:val="21"/>
          <w:szCs w:val="21"/>
        </w:rPr>
      </w:pPr>
      <w:r>
        <w:rPr>
          <w:rFonts w:ascii="Microsoft Yahei" w:hAnsi="Microsoft Yahei" w:cs="Microsoft Yahei" w:eastAsia="Microsoft Yahei"/>
          <w:sz w:val="21"/>
          <w:szCs w:val="21"/>
        </w:rPr>
        <w:t>这种喜悦不是情绪流露，而是本然如此的呈现。凡夫的笑</w:t>
      </w:r>
      <w:sdt>
        <w:sdtPr>
          <w:tag w:val="goog_rdk_180"/>
          <w:id w:val="1012558720"/>
        </w:sdtPr>
        <w:sdtContent>
          <w:r>
            <w:rPr>
              <w:rFonts w:ascii="Microsoft Yahei" w:hAnsi="Microsoft Yahei" w:cs="Microsoft Yahei" w:eastAsia="Microsoft Yahei"/>
              <w:sz w:val="21"/>
              <w:szCs w:val="21"/>
            </w:rPr>
          </w:r>
          <w:r>
            <w:rPr>
              <w:rFonts w:ascii="Microsoft Yahei" w:hAnsi="Microsoft Yahei" w:cs="Microsoft Yahei" w:eastAsia="Microsoft Yahei"/>
              <w:sz w:val="21"/>
              <w:szCs w:val="21"/>
            </w:rPr>
          </w:r>
        </w:sdtContent>
      </w:sdt>
      <w:r>
        <w:rPr>
          <w:rFonts w:ascii="Microsoft Yahei" w:hAnsi="Microsoft Yahei" w:cs="Microsoft Yahei" w:eastAsia="Microsoft Yahei"/>
          <w:sz w:val="21"/>
          <w:szCs w:val="21"/>
        </w:rPr>
        <w:t>只是一种表情</w:t>
      </w:r>
      <w:r>
        <w:rPr/>
        <w:commentReference w:id="172"/>
      </w:r>
      <w:r>
        <w:rPr>
          <w:rFonts w:ascii="Microsoft Yahei" w:hAnsi="Microsoft Yahei" w:cs="Microsoft Yahei" w:eastAsia="Microsoft Yahei"/>
          <w:sz w:val="21"/>
          <w:szCs w:val="21"/>
        </w:rPr>
        <w:t>，是来自某件事，某个人，是某种情绪的外化。</w:t>
      </w:r>
      <w:sdt>
        <w:sdtPr>
          <w:tag w:val="goog_rdk_181"/>
          <w:id w:val="2146321280"/>
        </w:sdtPr>
        <w:sdtContent>
          <w:r>
            <w:rPr>
              <w:rFonts w:ascii="Microsoft Yahei" w:hAnsi="Microsoft Yahei" w:cs="Microsoft Yahei" w:eastAsia="Microsoft Yahei"/>
              <w:sz w:val="21"/>
              <w:szCs w:val="21"/>
            </w:rPr>
          </w:r>
          <w:r>
            <w:rPr>
              <w:rFonts w:ascii="Microsoft Yahei" w:hAnsi="Microsoft Yahei" w:cs="Microsoft Yahei" w:eastAsia="Microsoft Yahei"/>
              <w:sz w:val="21"/>
              <w:szCs w:val="21"/>
            </w:rPr>
          </w:r>
        </w:sdtContent>
      </w:sdt>
      <w:r>
        <w:rPr>
          <w:rFonts w:ascii="Microsoft Yahei" w:hAnsi="Microsoft Yahei" w:cs="Microsoft Yahei" w:eastAsia="Microsoft Yahei"/>
          <w:sz w:val="21"/>
          <w:szCs w:val="21"/>
        </w:rPr>
        <w:t>有时还会流于躁动，如欣喜若狂、喜不自禁、欢天喜地，甚至因为过于躁动而乐极生悲</w:t>
      </w:r>
      <w:r>
        <w:rPr/>
        <w:commentReference w:id="173"/>
      </w:r>
      <w:r>
        <w:rPr>
          <w:rFonts w:ascii="Microsoft Yahei" w:hAnsi="Microsoft Yahei" w:cs="Microsoft Yahei" w:eastAsia="Microsoft Yahei"/>
          <w:sz w:val="21"/>
          <w:szCs w:val="21"/>
        </w:rPr>
        <w:t>。但佛菩萨的笑是举身微笑，是深层的喜悦，每个毛孔都散发着祥和的欢喜，使生命得到滋养。</w:t>
      </w:r>
    </w:p>
    <w:p>
      <w:pPr>
        <w:pStyle w:val="normal1"/>
        <w:spacing w:lineRule="auto" w:line="314" w:before="2" w:after="0"/>
        <w:ind w:firstLine="434" w:start="14" w:end="13"/>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 xml:space="preserve">This joy is not an emotional expression, but a natural state of being. Ordinary happiness is often reactive - arising from events or people, expressed as outward emotion. At times, it even becomes excessive or unstable. </w:t>
      </w:r>
      <w:sdt>
        <w:sdtPr>
          <w:tag w:val="goog_rdk_182"/>
          <w:id w:val="1640012519"/>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The joy of Buddhas and bodhisattvas is different: it is a deep, pervasive well-being. It is said to be a “whole-body smile,” a quiet radiance in which every aspect of being expresses harmony and nourishment.</w:t>
      </w:r>
      <w:r>
        <w:rPr/>
        <w:commentReference w:id="174"/>
      </w:r>
    </w:p>
    <w:p>
      <w:pPr>
        <w:pStyle w:val="normal1"/>
        <w:keepNext w:val="false"/>
        <w:keepLines w:val="false"/>
        <w:pageBreakBefore w:val="false"/>
        <w:widowControl/>
        <w:pBdr/>
        <w:shd w:val="clear" w:fill="auto"/>
        <w:spacing w:lineRule="auto" w:line="389"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p>
    <w:p>
      <w:pPr>
        <w:pStyle w:val="normal1"/>
        <w:spacing w:lineRule="auto" w:line="283" w:before="91" w:after="0"/>
        <w:ind w:firstLine="424" w:start="26" w:end="14"/>
        <w:jc w:val="both"/>
        <w:rPr>
          <w:rFonts w:ascii="Microsoft Yahei" w:hAnsi="Microsoft Yahei" w:eastAsia="Microsoft Yahei" w:cs="Microsoft Yahei"/>
          <w:sz w:val="21"/>
          <w:szCs w:val="21"/>
        </w:rPr>
      </w:pPr>
      <w:r>
        <w:rPr>
          <w:rFonts w:ascii="Microsoft Yahei" w:hAnsi="Microsoft Yahei" w:cs="Microsoft Yahei" w:eastAsia="Microsoft Yahei"/>
          <w:sz w:val="21"/>
          <w:szCs w:val="21"/>
        </w:rPr>
        <w:t>佛菩萨的美，来自无限的智慧和慈悲。这种慈悲以法界一切众生为所缘， 无所不包。平常人能对亲朋好友慈悲就不错了，但佛菩萨是</w:t>
      </w:r>
      <w:sdt>
        <w:sdtPr>
          <w:tag w:val="goog_rdk_183"/>
          <w:id w:val="31461147"/>
        </w:sdtPr>
        <w:sdtContent>
          <w:r>
            <w:rPr>
              <w:rFonts w:ascii="Microsoft Yahei" w:hAnsi="Microsoft Yahei" w:cs="Microsoft Yahei" w:eastAsia="Microsoft Yahei"/>
              <w:sz w:val="21"/>
              <w:szCs w:val="21"/>
            </w:rPr>
          </w:r>
          <w:r>
            <w:rPr>
              <w:rFonts w:ascii="Microsoft Yahei" w:hAnsi="Microsoft Yahei" w:cs="Microsoft Yahei" w:eastAsia="Microsoft Yahei"/>
              <w:sz w:val="21"/>
              <w:szCs w:val="21"/>
            </w:rPr>
          </w:r>
        </w:sdtContent>
      </w:sdt>
      <w:r>
        <w:rPr>
          <w:rFonts w:ascii="Microsoft Yahei" w:hAnsi="Microsoft Yahei" w:cs="Microsoft Yahei" w:eastAsia="Microsoft Yahei"/>
          <w:sz w:val="21"/>
          <w:szCs w:val="21"/>
        </w:rPr>
        <w:t>无缘大慈，同体大悲</w:t>
      </w:r>
      <w:r>
        <w:rPr/>
        <w:commentReference w:id="175"/>
      </w:r>
      <w:r>
        <w:rPr>
          <w:rFonts w:ascii="Microsoft Yahei" w:hAnsi="Microsoft Yahei" w:cs="Microsoft Yahei" w:eastAsia="Microsoft Yahei"/>
          <w:sz w:val="21"/>
          <w:szCs w:val="21"/>
        </w:rPr>
        <w:t>。这种慈悲是无限平等、通天彻地的，没有一个众生是他不能接纳的，也没有一个众生是他不能慈悲的。</w:t>
      </w:r>
    </w:p>
    <w:p>
      <w:pPr>
        <w:pStyle w:val="normal1"/>
        <w:spacing w:lineRule="auto" w:line="314" w:before="2" w:after="0"/>
        <w:ind w:firstLine="432" w:start="16" w:end="14"/>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 xml:space="preserve">The beauty of Buddhas and bodhisattvas arises from boundless wisdom and compassion. Their compassion embraces all sentient beings without exception. Ordinary people may show kindness  to  family  and  friends,  but  Buddhas  and  bodhisattvas  embody  unconditioned  great compassion  and non-dual  empathy  -  a  compassion  that  is  vast,  impartial,  and  all-inclusive. There is no being they cannot accept, and no being beyond their </w:t>
      </w:r>
      <w:sdt>
        <w:sdtPr>
          <w:tag w:val="goog_rdk_184"/>
          <w:id w:val="-1573330112"/>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compassion</w:t>
      </w:r>
      <w:r>
        <w:rPr/>
        <w:commentReference w:id="176"/>
      </w:r>
      <w:r>
        <w:rPr>
          <w:rFonts w:eastAsia="Times New Roman" w:cs="Times New Roman" w:ascii="Times New Roman" w:hAnsi="Times New Roman"/>
          <w:sz w:val="21"/>
          <w:szCs w:val="21"/>
        </w:rPr>
        <w:t>.</w:t>
      </w:r>
    </w:p>
    <w:p>
      <w:pPr>
        <w:pStyle w:val="normal1"/>
        <w:keepNext w:val="false"/>
        <w:keepLines w:val="false"/>
        <w:pageBreakBefore w:val="false"/>
        <w:widowControl/>
        <w:pBdr/>
        <w:shd w:val="clear" w:fill="auto"/>
        <w:spacing w:lineRule="auto" w:line="389"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p>
    <w:p>
      <w:pPr>
        <w:pStyle w:val="normal1"/>
        <w:spacing w:lineRule="auto" w:line="283" w:before="91" w:after="0"/>
        <w:ind w:firstLine="429" w:start="26" w:end="14"/>
        <w:jc w:val="both"/>
        <w:rPr>
          <w:rFonts w:ascii="Microsoft Yahei" w:hAnsi="Microsoft Yahei" w:eastAsia="Microsoft Yahei" w:cs="Microsoft Yahei"/>
          <w:sz w:val="21"/>
          <w:szCs w:val="21"/>
        </w:rPr>
      </w:pPr>
      <w:r>
        <w:rPr>
          <w:rFonts w:ascii="Microsoft Yahei" w:hAnsi="Microsoft Yahei" w:cs="Microsoft Yahei" w:eastAsia="Microsoft Yahei"/>
          <w:sz w:val="21"/>
          <w:szCs w:val="21"/>
        </w:rPr>
        <w:t>这就是觉醒生命展现的人格特质，已经摆脱所有的迷惑、烦恼和束缚，是觉性的全然呈现，是无限的自由自在。当然，仅仅通过文字是无法表达这种特质的，需要我们在修行中去认识，去体会。</w:t>
      </w:r>
    </w:p>
    <w:p>
      <w:pPr>
        <w:pStyle w:val="normal1"/>
        <w:spacing w:lineRule="auto" w:line="300" w:before="1" w:after="0"/>
        <w:ind w:firstLine="428" w:start="21" w:end="14"/>
        <w:rPr>
          <w:rFonts w:ascii="Times New Roman" w:hAnsi="Times New Roman" w:eastAsia="Times New Roman" w:cs="Times New Roman"/>
          <w:sz w:val="21"/>
          <w:szCs w:val="21"/>
        </w:rPr>
      </w:pPr>
      <w:r>
        <w:rPr>
          <w:rFonts w:eastAsia="Times New Roman" w:cs="Times New Roman" w:ascii="Times New Roman" w:hAnsi="Times New Roman"/>
          <w:sz w:val="21"/>
          <w:szCs w:val="21"/>
        </w:rPr>
        <w:t xml:space="preserve">This  is the  character revealed by  an  awakened  life:  free  from  delusion,  affliction,  and </w:t>
      </w:r>
      <w:sdt>
        <w:sdtPr>
          <w:tag w:val="goog_rdk_185"/>
          <w:id w:val="-1603602002"/>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limitation</w:t>
      </w:r>
      <w:r>
        <w:rPr/>
        <w:commentReference w:id="177"/>
      </w:r>
      <w:r>
        <w:rPr>
          <w:rFonts w:eastAsia="Times New Roman" w:cs="Times New Roman" w:ascii="Times New Roman" w:hAnsi="Times New Roman"/>
          <w:sz w:val="21"/>
          <w:szCs w:val="21"/>
        </w:rPr>
        <w:t xml:space="preserve">—a complete expression of </w:t>
      </w:r>
      <w:sdt>
        <w:sdtPr>
          <w:tag w:val="goog_rdk_186"/>
          <w:id w:val="794939597"/>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awakened awareness</w:t>
      </w:r>
      <w:r>
        <w:rPr/>
        <w:commentReference w:id="178"/>
      </w:r>
      <w:r>
        <w:rPr>
          <w:rFonts w:eastAsia="Times New Roman" w:cs="Times New Roman" w:ascii="Times New Roman" w:hAnsi="Times New Roman"/>
          <w:sz w:val="21"/>
          <w:szCs w:val="21"/>
        </w:rPr>
        <w:t>, a state of boundless freedom.</w:t>
      </w:r>
    </w:p>
    <w:p>
      <w:pPr>
        <w:pStyle w:val="normal1"/>
        <w:spacing w:lineRule="auto" w:line="302" w:before="45" w:after="0"/>
        <w:ind w:firstLine="422" w:start="22" w:end="12"/>
        <w:rPr>
          <w:rFonts w:ascii="Times New Roman" w:hAnsi="Times New Roman" w:eastAsia="Times New Roman" w:cs="Times New Roman"/>
          <w:sz w:val="21"/>
          <w:szCs w:val="21"/>
        </w:rPr>
      </w:pPr>
      <w:r>
        <w:rPr>
          <w:rFonts w:eastAsia="Times New Roman" w:cs="Times New Roman" w:ascii="Times New Roman" w:hAnsi="Times New Roman"/>
          <w:sz w:val="21"/>
          <w:szCs w:val="21"/>
        </w:rPr>
        <w:t>Yet such qualities cannot be fully conveyed through words alone. They must be recognised and realised through practice.</w:t>
      </w:r>
      <w:bookmarkStart w:id="55" w:name="bookmark=id.771ikcanlg5n"/>
    </w:p>
    <w:p>
      <w:pPr>
        <w:pStyle w:val="normal1"/>
        <w:keepNext w:val="false"/>
        <w:keepLines w:val="false"/>
        <w:pageBreakBefore w:val="false"/>
        <w:widowControl/>
        <w:pBdr/>
        <w:shd w:val="clear" w:fill="auto"/>
        <w:spacing w:lineRule="auto" w:line="209" w:before="49" w:after="0"/>
        <w:ind w:hanging="0" w:start="441"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1"/>
          <w:szCs w:val="21"/>
          <w:u w:val="none"/>
          <w:shd w:fill="auto" w:val="clear"/>
          <w:vertAlign w:val="baseline"/>
        </w:rPr>
      </w:pPr>
      <w:bookmarkEnd w:id="55"/>
      <w:r>
        <w:rPr>
          <w:rFonts w:eastAsia="Arial" w:cs="Arial"/>
          <w:b/>
          <w:bCs/>
          <w:i w:val="false"/>
          <w:iCs w:val="false"/>
          <w:caps w:val="false"/>
          <w:smallCaps w:val="false"/>
          <w:strike w:val="false"/>
          <w:dstrike w:val="false"/>
          <w:color w:val="000000"/>
          <w:position w:val="0"/>
          <w:sz w:val="21"/>
          <w:szCs w:val="21"/>
          <w:u w:val="none"/>
          <w:shd w:fill="auto" w:val="clear"/>
          <w:vertAlign w:val="baseline"/>
        </w:rPr>
        <w:t xml:space="preserve">2. </w:t>
      </w:r>
      <w:r>
        <w:rPr>
          <w:rFonts w:ascii="Microsoft Yahei" w:hAnsi="Microsoft Yahei" w:cs="Microsoft Yahei" w:eastAsia="Microsoft Yahei"/>
          <w:b/>
          <w:bCs/>
          <w:i w:val="false"/>
          <w:iCs w:val="false"/>
          <w:caps w:val="false"/>
          <w:smallCaps w:val="false"/>
          <w:strike w:val="false"/>
          <w:dstrike w:val="false"/>
          <w:color w:val="000000"/>
          <w:position w:val="0"/>
          <w:sz w:val="21"/>
          <w:szCs w:val="21"/>
          <w:u w:val="none"/>
          <w:shd w:fill="auto" w:val="clear"/>
          <w:vertAlign w:val="baseline"/>
        </w:rPr>
        <w:t xml:space="preserve">生命的创作 </w:t>
      </w:r>
      <w:r>
        <w:rPr>
          <w:rFonts w:eastAsia="Times New Roman" w:cs="Times New Roman" w:ascii="Times New Roman" w:hAnsi="Times New Roman"/>
          <w:b/>
          <w:bCs/>
          <w:i w:val="false"/>
          <w:iCs w:val="false"/>
          <w:caps w:val="false"/>
          <w:smallCaps w:val="false"/>
          <w:strike w:val="false"/>
          <w:dstrike w:val="false"/>
          <w:color w:val="000000"/>
          <w:position w:val="0"/>
          <w:sz w:val="21"/>
          <w:szCs w:val="21"/>
          <w:u w:val="none"/>
          <w:shd w:fill="auto" w:val="clear"/>
          <w:vertAlign w:val="baseline"/>
        </w:rPr>
        <w:t>The Creation of Life</w:t>
      </w:r>
    </w:p>
    <w:p>
      <w:pPr>
        <w:pStyle w:val="normal1"/>
        <w:keepNext w:val="false"/>
        <w:keepLines w:val="false"/>
        <w:pageBreakBefore w:val="false"/>
        <w:widowControl/>
        <w:pBdr/>
        <w:shd w:val="clear" w:fill="auto"/>
        <w:spacing w:lineRule="auto" w:line="362"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p>
    <w:p>
      <w:pPr>
        <w:pStyle w:val="normal1"/>
        <w:spacing w:lineRule="auto" w:line="288" w:before="90" w:after="0"/>
        <w:ind w:firstLine="426" w:start="23" w:end="14"/>
        <w:jc w:val="both"/>
        <w:rPr>
          <w:rFonts w:ascii="Microsoft Yahei" w:hAnsi="Microsoft Yahei" w:eastAsia="Microsoft Yahei" w:cs="Microsoft Yahei"/>
          <w:sz w:val="21"/>
          <w:szCs w:val="21"/>
        </w:rPr>
      </w:pPr>
      <w:r>
        <w:rPr>
          <w:rFonts w:ascii="Microsoft Yahei" w:hAnsi="Microsoft Yahei" w:cs="Microsoft Yahei" w:eastAsia="Microsoft Yahei"/>
          <w:sz w:val="21"/>
          <w:szCs w:val="21"/>
        </w:rPr>
        <w:t>佛陀意为觉者，是觉醒的典范，也是生命创作的榜样。说到成佛，好像离我们很遥远。其实佛陀成道时发现，一切众生都有觉醒潜质，只需通过修行去开发。可能有人会说，觉醒和我有什么关系呢？其实，这取决于每个人的精神追求。就像对有些人来说，会觉得艺术是可有可无的，不能理解艺术家的不懈追求，以及从中得到的内心满足。</w:t>
      </w:r>
    </w:p>
    <w:p>
      <w:pPr>
        <w:pStyle w:val="normal1"/>
        <w:spacing w:lineRule="auto" w:line="317"/>
        <w:ind w:firstLine="426" w:start="14" w:end="13"/>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 xml:space="preserve">The Buddha, meaning “the awakened one,” is the exemplar of awakening and a model for the </w:t>
      </w:r>
      <w:sdt>
        <w:sdtPr>
          <w:tag w:val="goog_rdk_187"/>
          <w:id w:val="701383188"/>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art of life</w:t>
      </w:r>
      <w:r>
        <w:rPr/>
        <w:commentReference w:id="179"/>
      </w:r>
      <w:r>
        <w:rPr>
          <w:rFonts w:eastAsia="Times New Roman" w:cs="Times New Roman" w:ascii="Times New Roman" w:hAnsi="Times New Roman"/>
          <w:sz w:val="21"/>
          <w:szCs w:val="21"/>
        </w:rPr>
        <w:t>. Becoming a Buddha may seem distant and unattainable, but upon enlightenment, the Buddha realised that all beings possess the potential for awakening, requiring only practice to develop. Some may ask, “What does awakening have to do with me?” The answer depends on one’s spiritual aspiration. Just as some may regard art as optional, failing to grasp an artist’s persistent  pursuit  and  the  inner  fulfilment  it  brings</w:t>
      </w:r>
      <w:sdt>
        <w:sdtPr>
          <w:tag w:val="goog_rdk_188"/>
          <w:id w:val="-530966484"/>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  so  the  same  one  fail  to  perceive  the necessity of awakening.</w:t>
      </w:r>
      <w:r>
        <w:rPr/>
        <w:commentReference w:id="180"/>
      </w:r>
    </w:p>
    <w:p>
      <w:pPr>
        <w:pStyle w:val="normal1"/>
        <w:keepNext w:val="false"/>
        <w:keepLines w:val="false"/>
        <w:pageBreakBefore w:val="false"/>
        <w:widowControl/>
        <w:pBdr/>
        <w:shd w:val="clear" w:fill="auto"/>
        <w:spacing w:lineRule="auto" w:line="386"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p>
    <w:p>
      <w:pPr>
        <w:pStyle w:val="normal1"/>
        <w:spacing w:lineRule="auto" w:line="290" w:before="90" w:after="0"/>
        <w:ind w:firstLine="435" w:start="22" w:end="14"/>
        <w:jc w:val="both"/>
        <w:rPr>
          <w:rFonts w:ascii="Microsoft Yahei" w:hAnsi="Microsoft Yahei" w:eastAsia="Microsoft Yahei" w:cs="Microsoft Yahei"/>
          <w:sz w:val="21"/>
          <w:szCs w:val="21"/>
        </w:rPr>
      </w:pPr>
      <w:r>
        <w:rPr>
          <w:rFonts w:ascii="Microsoft Yahei" w:hAnsi="Microsoft Yahei" w:cs="Microsoft Yahei" w:eastAsia="Microsoft Yahei"/>
          <w:sz w:val="21"/>
          <w:szCs w:val="21"/>
        </w:rPr>
        <w:t>丰子恺曾把人生比作三层楼， 一是物质生活， 二 是精神生活，三是灵魂生活。普通人物质丰裕就能满足，再有一点爱好，已属锦上添花。艺术家站在第二 层，以精神生活为重，通过创作表达自己对世界的感受，也以此滋养自己的心灵。但对另一部分人来说，仅仅这样还不够，必须解决人生的终极问题，知道我是谁？活着究竟为什么？否则就不能安心。这就必须导向更高的目标。</w:t>
      </w:r>
    </w:p>
    <w:p>
      <w:pPr>
        <w:pStyle w:val="normal1"/>
        <w:spacing w:lineRule="auto" w:line="276"/>
        <w:ind w:hanging="0" w:start="438"/>
        <w:rPr>
          <w:rFonts w:ascii="Times New Roman" w:hAnsi="Times New Roman" w:eastAsia="Times New Roman" w:cs="Times New Roman"/>
          <w:sz w:val="21"/>
          <w:szCs w:val="21"/>
        </w:rPr>
      </w:pPr>
      <w:r>
        <w:rPr>
          <w:rFonts w:eastAsia="Times New Roman" w:cs="Times New Roman" w:ascii="Times New Roman" w:hAnsi="Times New Roman"/>
          <w:position w:val="0"/>
          <w:sz w:val="21"/>
          <w:szCs w:val="21"/>
          <w:vertAlign w:val="baseline"/>
        </w:rPr>
        <w:t xml:space="preserve">Feng Zikai once compared life to a three-story building: </w:t>
      </w:r>
      <w:sdt>
        <w:sdtPr>
          <w:tag w:val="goog_rdk_189"/>
          <w:id w:val="-843000229"/>
        </w:sdtPr>
        <w:sdtContent>
          <w:r>
            <w:rPr>
              <w:rFonts w:eastAsia="Times New Roman" w:cs="Times New Roman" w:ascii="Times New Roman" w:hAnsi="Times New Roman"/>
              <w:position w:val="0"/>
              <w:sz w:val="21"/>
              <w:szCs w:val="21"/>
              <w:vertAlign w:val="baseline"/>
            </w:rPr>
          </w:r>
          <w:r>
            <w:rPr>
              <w:rFonts w:eastAsia="Times New Roman" w:cs="Times New Roman" w:ascii="Times New Roman" w:hAnsi="Times New Roman"/>
              <w:position w:val="0"/>
              <w:sz w:val="21"/>
              <w:szCs w:val="21"/>
              <w:vertAlign w:val="baseline"/>
            </w:rPr>
          </w:r>
        </w:sdtContent>
      </w:sdt>
      <w:r>
        <w:rPr>
          <w:rFonts w:eastAsia="Times New Roman" w:cs="Times New Roman" w:ascii="Times New Roman" w:hAnsi="Times New Roman"/>
          <w:position w:val="0"/>
          <w:sz w:val="21"/>
          <w:szCs w:val="21"/>
          <w:vertAlign w:val="baseline"/>
        </w:rPr>
        <w:t xml:space="preserve">1.    </w:t>
      </w:r>
      <w:r>
        <w:rPr/>
        <w:commentReference w:id="181"/>
      </w:r>
      <w:r>
        <w:rPr>
          <w:rFonts w:eastAsia="Times New Roman" w:cs="Times New Roman" w:ascii="Times New Roman" w:hAnsi="Times New Roman"/>
          <w:position w:val="0"/>
          <w:sz w:val="21"/>
          <w:szCs w:val="21"/>
          <w:vertAlign w:val="baseline"/>
        </w:rPr>
        <w:t xml:space="preserve"> Material life; 2.     Spiritual life;</w:t>
      </w:r>
    </w:p>
    <w:p>
      <w:pPr>
        <w:pStyle w:val="normal1"/>
        <w:spacing w:lineRule="auto" w:line="276" w:before="50" w:after="0"/>
        <w:ind w:hanging="0" w:start="0"/>
        <w:rPr>
          <w:rFonts w:ascii="Times New Roman" w:hAnsi="Times New Roman" w:eastAsia="Times New Roman" w:cs="Times New Roman"/>
          <w:sz w:val="21"/>
          <w:szCs w:val="21"/>
        </w:rPr>
      </w:pPr>
      <w:r>
        <w:rPr>
          <w:rFonts w:eastAsia="Times New Roman" w:cs="Times New Roman" w:ascii="Times New Roman" w:hAnsi="Times New Roman"/>
          <w:position w:val="0"/>
          <w:sz w:val="21"/>
          <w:szCs w:val="21"/>
          <w:vertAlign w:val="baseline"/>
        </w:rPr>
        <w:t xml:space="preserve">3.     Life of the soul. </w:t>
      </w:r>
      <w:r>
        <w:rPr>
          <w:rFonts w:eastAsia="Times New Roman" w:cs="Times New Roman" w:ascii="Times New Roman" w:hAnsi="Times New Roman"/>
          <w:sz w:val="21"/>
          <w:szCs w:val="21"/>
        </w:rPr>
        <w:t>For ordinary people, material comfort may suffice; a few hobbies are a mere enhancement. Artists, however,  occupy  the  second  floor,  prioritising  spiritual  life.  Through  creation,  they express  their  perception  of  the  world  and  nourish  the  mind.  Yet  for  some,  even  this  is insufficient. The ultimate questions remain: Who am I? Why am I alive? Without answers, one cannot rest in peace. Such inquiry points toward a higher goal.</w:t>
      </w:r>
      <w:commentRangeStart w:id="182"/>
      <w:sdt>
        <w:sdtPr>
          <w:tag w:val="goog_rdk_190"/>
          <w:id w:val="1967619433"/>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p>
    <w:p>
      <w:pPr>
        <w:pStyle w:val="Normal"/>
        <w:keepNext w:val="false"/>
        <w:keepLines w:val="false"/>
        <w:pageBreakBefore w:val="false"/>
        <w:widowControl w:val="false"/>
        <w:pBdr/>
        <w:shd w:val="clear" w:fill="auto"/>
        <w:spacing w:lineRule="auto" w:line="240"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commentRangeEnd w:id="182"/>
      <w:r>
        <w:commentReference w:id="182"/>
      </w:r>
      <w:r>
        <w:rPr/>
      </w:r>
    </w:p>
    <w:p>
      <w:pPr>
        <w:pStyle w:val="normal1"/>
        <w:spacing w:lineRule="auto" w:line="290" w:before="91" w:after="0"/>
        <w:ind w:firstLine="429" w:start="23" w:end="14"/>
        <w:jc w:val="both"/>
        <w:rPr>
          <w:rFonts w:ascii="Microsoft Yahei" w:hAnsi="Microsoft Yahei" w:eastAsia="Microsoft Yahei" w:cs="Microsoft Yahei"/>
          <w:sz w:val="21"/>
          <w:szCs w:val="21"/>
        </w:rPr>
      </w:pPr>
      <w:r>
        <w:rPr>
          <w:rFonts w:ascii="Microsoft Yahei" w:hAnsi="Microsoft Yahei" w:cs="Microsoft Yahei" w:eastAsia="Microsoft Yahei"/>
          <w:sz w:val="21"/>
          <w:szCs w:val="21"/>
        </w:rPr>
        <w:t>各位从事艺术工作， 比大众有更多的精神追求。但如果只是停留于术的层面，不论有多大成就，只是术业有专攻而已，既不能解决内在迷惑，也不能让生命品质得以提升。近年来，禅意设计深受欢迎。从建筑、空间到生活用品， 人们借助设计表达自己理解的禅意，以及内心的向往，给喧嚣世间带来一阵清风。但没有安心之道的话，这种禅意往往是表面的，还是在相上做文章，</w:t>
      </w:r>
      <w:sdt>
        <w:sdtPr>
          <w:tag w:val="goog_rdk_191"/>
          <w:id w:val="-1570953418"/>
        </w:sdtPr>
        <w:sdtContent>
          <w:r>
            <w:rPr>
              <w:rFonts w:ascii="Microsoft Yahei" w:hAnsi="Microsoft Yahei" w:cs="Microsoft Yahei" w:eastAsia="Microsoft Yahei"/>
              <w:sz w:val="21"/>
              <w:szCs w:val="21"/>
            </w:rPr>
          </w:r>
          <w:r>
            <w:rPr>
              <w:rFonts w:ascii="Microsoft Yahei" w:hAnsi="Microsoft Yahei" w:cs="Microsoft Yahei" w:eastAsia="Microsoft Yahei"/>
              <w:sz w:val="21"/>
              <w:szCs w:val="21"/>
            </w:rPr>
          </w:r>
        </w:sdtContent>
      </w:sdt>
      <w:r>
        <w:rPr>
          <w:rFonts w:ascii="Microsoft Yahei" w:hAnsi="Microsoft Yahei" w:cs="Microsoft Yahei" w:eastAsia="Microsoft Yahei"/>
          <w:sz w:val="21"/>
          <w:szCs w:val="21"/>
        </w:rPr>
        <w:t>是远远不够的</w:t>
      </w:r>
      <w:r>
        <w:rPr/>
        <w:commentReference w:id="183"/>
      </w:r>
      <w:r>
        <w:rPr>
          <w:rFonts w:ascii="Microsoft Yahei" w:hAnsi="Microsoft Yahei" w:cs="Microsoft Yahei" w:eastAsia="Microsoft Yahei"/>
          <w:sz w:val="21"/>
          <w:szCs w:val="21"/>
        </w:rPr>
        <w:t>。空间简约了，设计空灵了， 心依然会躁动。</w:t>
      </w:r>
    </w:p>
    <w:p>
      <w:pPr>
        <w:pStyle w:val="normal1"/>
        <w:spacing w:lineRule="auto" w:line="307" w:before="1" w:after="0"/>
        <w:ind w:firstLine="420" w:start="16" w:end="10"/>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 xml:space="preserve">Artists generally have more developed spiritual pursuits than the average person. Yet if one remains at the level of technique, no matter the achievements, the inner confusion is unresolved and  life  quality  does  not  truly  improve.  In  recent  years,  </w:t>
      </w:r>
      <w:sdt>
        <w:sdtPr>
          <w:tag w:val="goog_rdk_192"/>
          <w:id w:val="1540433238"/>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Zen</w:t>
      </w:r>
      <w:r>
        <w:rPr/>
        <w:commentReference w:id="184"/>
      </w:r>
      <w:r>
        <w:rPr>
          <w:rFonts w:eastAsia="Times New Roman" w:cs="Times New Roman" w:ascii="Times New Roman" w:hAnsi="Times New Roman"/>
          <w:sz w:val="21"/>
          <w:szCs w:val="21"/>
        </w:rPr>
        <w:t>-inspired  design  has  become</w:t>
      </w:r>
    </w:p>
    <w:p>
      <w:pPr>
        <w:pStyle w:val="normal1"/>
        <w:spacing w:lineRule="auto" w:line="312" w:before="55" w:after="0"/>
        <w:ind w:hanging="0" w:start="14" w:end="17"/>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 xml:space="preserve">popular.  From  architecture  to  spaces  and  daily  objects,  people  use  design  to  express  their understanding of Zen and their inner aspirations, offering </w:t>
      </w:r>
      <w:sdt>
        <w:sdtPr>
          <w:tag w:val="goog_rdk_193"/>
          <w:id w:val="-421500273"/>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a breath of calm</w:t>
      </w:r>
      <w:r>
        <w:rPr/>
        <w:commentReference w:id="185"/>
      </w:r>
      <w:r>
        <w:rPr>
          <w:rFonts w:eastAsia="Times New Roman" w:cs="Times New Roman" w:ascii="Times New Roman" w:hAnsi="Times New Roman"/>
          <w:sz w:val="21"/>
          <w:szCs w:val="21"/>
        </w:rPr>
        <w:t xml:space="preserve"> to a bustling world. However, without the path to inner peace, such Zen aesthetics remain superficial, focused only on form. Even if a space is minimal and the design ethereal, the mind may still be restless.</w:t>
      </w:r>
    </w:p>
    <w:p>
      <w:pPr>
        <w:pStyle w:val="normal1"/>
        <w:keepNext w:val="false"/>
        <w:keepLines w:val="false"/>
        <w:pageBreakBefore w:val="false"/>
        <w:widowControl/>
        <w:pBdr/>
        <w:shd w:val="clear" w:fill="auto"/>
        <w:spacing w:lineRule="auto" w:line="386"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p>
    <w:p>
      <w:pPr>
        <w:pStyle w:val="normal1"/>
        <w:spacing w:lineRule="auto" w:line="290" w:before="90" w:after="0"/>
        <w:ind w:firstLine="429" w:start="23" w:end="21"/>
        <w:jc w:val="both"/>
        <w:rPr>
          <w:rFonts w:ascii="Microsoft Yahei" w:hAnsi="Microsoft Yahei" w:eastAsia="Microsoft Yahei" w:cs="Microsoft Yahei"/>
          <w:sz w:val="21"/>
          <w:szCs w:val="21"/>
        </w:rPr>
      </w:pPr>
      <w:r>
        <w:rPr>
          <w:rFonts w:ascii="Microsoft Yahei" w:hAnsi="Microsoft Yahei" w:cs="Microsoft Yahei" w:eastAsia="Microsoft Yahei"/>
          <w:sz w:val="21"/>
          <w:szCs w:val="21"/>
        </w:rPr>
        <w:t>希望大家在艺术创作之外，进一步关注生命的创作。 立足于这样的追求，才能真正实现人生价值，活得明白，活得有意义。当我们通过觉醒的艺术找到人生出路，再将这种体证融入创作，就不只是形似的禅意， 而能真正令心安住。那么，艺术不仅是世间的事业，还可以像古人推崇的文以载道那样， 用来传承智慧，启发心智，成为自己和大众的修行助缘。</w:t>
      </w:r>
    </w:p>
    <w:p>
      <w:pPr>
        <w:pStyle w:val="normal1"/>
        <w:spacing w:lineRule="auto" w:line="317"/>
        <w:ind w:firstLine="423" w:start="16"/>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 xml:space="preserve">It is therefore vital to pay attention not only to artistic creation, but also to the creation of life itself. Pursuing life in this way enables one to realise true value, </w:t>
      </w:r>
      <w:sdt>
        <w:sdtPr>
          <w:tag w:val="goog_rdk_194"/>
          <w:id w:val="-1447728025"/>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live with clarity, and live</w:t>
      </w:r>
      <w:r>
        <w:rPr/>
        <w:commentReference w:id="186"/>
      </w:r>
      <w:r>
        <w:rPr>
          <w:rFonts w:eastAsia="Times New Roman" w:cs="Times New Roman" w:ascii="Times New Roman" w:hAnsi="Times New Roman"/>
          <w:sz w:val="21"/>
          <w:szCs w:val="21"/>
        </w:rPr>
        <w:t xml:space="preserve"> meaningfully. </w:t>
      </w:r>
      <w:sdt>
        <w:sdtPr>
          <w:tag w:val="goog_rdk_195"/>
          <w:id w:val="1662784956"/>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When awakening is integrated into life and expressed through creative practice, art becomes more than aesthetic Zen—it provides inner stability and peace.</w:t>
      </w:r>
      <w:r>
        <w:rPr/>
        <w:commentReference w:id="187"/>
      </w:r>
      <w:r>
        <w:rPr>
          <w:rFonts w:eastAsia="Times New Roman" w:cs="Times New Roman" w:ascii="Times New Roman" w:hAnsi="Times New Roman"/>
          <w:sz w:val="21"/>
          <w:szCs w:val="21"/>
        </w:rPr>
        <w:t xml:space="preserve"> </w:t>
      </w:r>
      <w:sdt>
        <w:sdtPr>
          <w:tag w:val="goog_rdk_196"/>
          <w:id w:val="1786884004"/>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Art then transforms from  a  worldly  endeavour  into  a  means  of  transmitting  wisdom,  inspiring  insight,  and supporting practice  for  oneself and  others,  much  like  the  ancients  esteemed  literature  as  a vehicle for moral and spiritual cultivation</w:t>
      </w:r>
      <w:r>
        <w:rPr/>
        <w:commentReference w:id="188"/>
      </w:r>
      <w:r>
        <w:rPr>
          <w:rFonts w:eastAsia="Times New Roman" w:cs="Times New Roman" w:ascii="Times New Roman" w:hAnsi="Times New Roman"/>
          <w:sz w:val="21"/>
          <w:szCs w:val="21"/>
        </w:rPr>
        <w:t>.</w:t>
      </w:r>
    </w:p>
    <w:p>
      <w:pPr>
        <w:pStyle w:val="normal1"/>
        <w:keepNext w:val="false"/>
        <w:keepLines w:val="false"/>
        <w:pageBreakBefore w:val="false"/>
        <w:widowControl/>
        <w:pBdr/>
        <w:shd w:val="clear" w:fill="auto"/>
        <w:spacing w:lineRule="auto" w:line="389"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21"/>
          <w:szCs w:val="21"/>
          <w:u w:val="none"/>
          <w:shd w:fill="auto" w:val="clear"/>
          <w:vertAlign w:val="baseline"/>
        </w:rPr>
      </w:r>
    </w:p>
    <w:p>
      <w:pPr>
        <w:pStyle w:val="normal1"/>
        <w:spacing w:lineRule="auto" w:line="283" w:before="90" w:after="0"/>
        <w:ind w:firstLine="438" w:start="26" w:end="20"/>
        <w:jc w:val="both"/>
        <w:rPr>
          <w:rFonts w:ascii="Microsoft Yahei" w:hAnsi="Microsoft Yahei" w:eastAsia="Microsoft Yahei" w:cs="Microsoft Yahei"/>
          <w:sz w:val="21"/>
          <w:szCs w:val="21"/>
        </w:rPr>
      </w:pPr>
      <w:r>
        <w:rPr>
          <w:rFonts w:ascii="Microsoft Yahei" w:hAnsi="Microsoft Yahei" w:cs="Microsoft Yahei" w:eastAsia="Microsoft Yahei"/>
          <w:sz w:val="21"/>
          <w:szCs w:val="21"/>
        </w:rPr>
        <w:t>以生命的觉醒为目标，把生命作为创作载体，成就圆满的智慧和慈悲。这样的创作远比任何艺术创作更有价值，而且是尽未来际的价值。不仅对自己有意义，也对众生有意义，对世界有意义。</w:t>
      </w:r>
    </w:p>
    <w:p>
      <w:pPr>
        <w:pStyle w:val="normal1"/>
        <w:spacing w:lineRule="auto" w:line="312" w:before="1" w:after="0"/>
        <w:ind w:firstLine="423" w:start="14" w:end="20"/>
        <w:jc w:val="both"/>
        <w:rPr>
          <w:rFonts w:ascii="Times New Roman" w:hAnsi="Times New Roman" w:eastAsia="Times New Roman" w:cs="Times New Roman"/>
          <w:sz w:val="21"/>
          <w:szCs w:val="21"/>
        </w:rPr>
      </w:pPr>
      <w:r>
        <w:rPr>
          <w:rFonts w:eastAsia="Times New Roman" w:cs="Times New Roman" w:ascii="Times New Roman" w:hAnsi="Times New Roman"/>
          <w:sz w:val="21"/>
          <w:szCs w:val="21"/>
        </w:rPr>
        <w:t xml:space="preserve">By aiming at life’s awakening and using life itself as the medium of creation, one cultivates perfect wisdom and compassion. Such creation surpasses any conventional artistic achievement in value, extending </w:t>
      </w:r>
      <w:sdt>
        <w:sdtPr>
          <w:tag w:val="goog_rdk_197"/>
          <w:id w:val="-1960801768"/>
        </w:sdtPr>
        <w:sdtContent>
          <w:r>
            <w:rPr>
              <w:rFonts w:eastAsia="Times New Roman" w:cs="Times New Roman" w:ascii="Times New Roman" w:hAnsi="Times New Roman"/>
              <w:sz w:val="21"/>
              <w:szCs w:val="21"/>
            </w:rPr>
          </w:r>
          <w:r>
            <w:rPr>
              <w:rFonts w:eastAsia="Times New Roman" w:cs="Times New Roman" w:ascii="Times New Roman" w:hAnsi="Times New Roman"/>
              <w:sz w:val="21"/>
              <w:szCs w:val="21"/>
            </w:rPr>
          </w:r>
        </w:sdtContent>
      </w:sdt>
      <w:r>
        <w:rPr>
          <w:rFonts w:eastAsia="Times New Roman" w:cs="Times New Roman" w:ascii="Times New Roman" w:hAnsi="Times New Roman"/>
          <w:sz w:val="21"/>
          <w:szCs w:val="21"/>
        </w:rPr>
        <w:t>its impact</w:t>
      </w:r>
      <w:r>
        <w:rPr/>
        <w:commentReference w:id="189"/>
      </w:r>
      <w:r>
        <w:rPr>
          <w:rFonts w:eastAsia="Times New Roman" w:cs="Times New Roman" w:ascii="Times New Roman" w:hAnsi="Times New Roman"/>
          <w:sz w:val="21"/>
          <w:szCs w:val="21"/>
        </w:rPr>
        <w:t xml:space="preserve"> across future generations. It is not only meaningful for oneself, but also beneficial to others, and to the world at large.</w:t>
      </w:r>
    </w:p>
    <w:sectPr>
      <w:footerReference w:type="even" r:id="rId3"/>
      <w:footerReference w:type="default" r:id="rId4"/>
      <w:footerReference w:type="first" r:id="rId5"/>
      <w:type w:val="nextPage"/>
      <w:pgSz w:w="11906" w:h="16838"/>
      <w:pgMar w:left="1785" w:right="1680" w:gutter="0" w:header="0" w:top="1360" w:footer="1215" w:bottom="1378"/>
      <w:pgNumType w:start="1" w:fmt="decimal"/>
      <w:formProt w:val="false"/>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2"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3"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4"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5"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6"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7"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8"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9"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0"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1"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2"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3"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4"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5"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6"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7"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8"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9"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20"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21"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22"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23"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24"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25"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26"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27"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28"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29"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30"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31"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32"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33"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34"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35"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36"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37"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38"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39"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40"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41"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42"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43"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44"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45"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46"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47"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48"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49"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50"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51"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52"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53"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54"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55"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56"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57"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58"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59"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60"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61"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62"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63"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64"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65"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66"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67"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68"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69"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70"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71"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72"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73"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74"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75"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76"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77"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78"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79"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80"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81"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82"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83"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84"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85"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86"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87"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88"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89"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90"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91"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92"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93"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94"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95"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96"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97"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98"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99"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00"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01"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02"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03"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04"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05"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06"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07"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08"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09"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10"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11"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12"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13"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14"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15"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16"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17"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18"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19"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20"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21"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22"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23"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24"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25"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26"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27"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28"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29"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30"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31"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32"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33"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34" w:author="" w:initials="">
    <w:p>
      <w:pPr>
        <w:overflowPunct w:val="false"/>
        <w:rPr/>
      </w:pPr>
      <w:r>
        <w:annotationRef/>
      </w:r>
      <w:r>
        <w:rPr>
          <w:rFonts w:ascii="Arial Unicode MS" w:hAnsi="Arial Unicode MS" w:eastAsia="Arial Unicode MS" w:cs="Arial Unicode MS"/>
          <w:b w:val="false"/>
          <w:bCs w:val="false"/>
          <w:i w:val="false"/>
          <w:iCs w:val="false"/>
          <w:caps w:val="false"/>
          <w:smallCaps w:val="false"/>
          <w:strike w:val="false"/>
          <w:dstrike w:val="false"/>
          <w:color w:val="000000"/>
          <w:position w:val="0"/>
          <w:sz w:val="22"/>
          <w:szCs w:val="22"/>
          <w:u w:val="none"/>
          <w:shd w:fill="auto" w:val="clear"/>
          <w:vertAlign w:val="baseline"/>
          <w:lang w:bidi="en-US" w:eastAsia="en-US" w:val="en-US"/>
        </w:rPr>
        <w:t>这个语意上 应该分另一句</w:t>
      </w:r>
    </w:p>
  </w:comment>
  <w:comment w:id="135"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36"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37"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38"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39"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40"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41"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42"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43"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44"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45"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46"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47"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48"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49"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50"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51"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52"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53"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54"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55"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56"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57"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58"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59"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60"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61"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62"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63"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64"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65"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66"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67"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68"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69"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70"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71"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72"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73"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74"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75"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76"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77"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78"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79"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80"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81"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82" w:author="Wade" w:date="2026-05-24T10:23:38Z" w:initials="">
    <w:p>
      <w:pPr>
        <w:overflowPunct w:val="false"/>
        <w:rPr/>
      </w:pPr>
      <w:r>
        <w:annotationRef/>
      </w:r>
      <w:r>
        <w:rPr>
          <w:rFonts w:ascii="Arial Unicode MS" w:hAnsi="Arial Unicode MS" w:eastAsia="Arial Unicode MS" w:cs="Arial Unicode MS"/>
          <w:b w:val="false"/>
          <w:bCs w:val="false"/>
          <w:i w:val="false"/>
          <w:iCs w:val="false"/>
          <w:caps w:val="false"/>
          <w:smallCaps w:val="false"/>
          <w:strike w:val="false"/>
          <w:dstrike w:val="false"/>
          <w:color w:val="000000"/>
          <w:position w:val="0"/>
          <w:sz w:val="22"/>
          <w:szCs w:val="22"/>
          <w:u w:val="none"/>
          <w:shd w:fill="auto" w:val="clear"/>
          <w:vertAlign w:val="baseline"/>
          <w:lang w:bidi="en-US" w:eastAsia="en-US" w:val="en-US"/>
        </w:rPr>
        <w:t>一些词语调整</w:t>
      </w:r>
    </w:p>
    <w:p>
      <w:pPr>
        <w:overflowPunct w:val="false"/>
        <w:rPr/>
      </w:pPr>
      <w:r>
        <w:rPr>
          <w:rFonts w:cs="Noto Sans Arabic" w:ascii="Liberation Serif" w:hAnsi="Liberation Serif" w:eastAsia="Adwaita Sans"/>
          <w:sz w:val="24"/>
          <w:szCs w:val="24"/>
          <w:lang w:bidi="en-US" w:val="en-US" w:eastAsia="en-US"/>
        </w:rPr>
      </w:r>
    </w:p>
    <w:p>
      <w:pPr>
        <w:overflowPunct w:val="false"/>
        <w:rPr/>
      </w:pP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lang w:bidi="en-US" w:val="en-US" w:eastAsia="en-US"/>
        </w:rPr>
        <w:t>1.  “suffice” is grammatically fine, but a bit formal or stiff in tone.</w:t>
      </w:r>
    </w:p>
    <w:p>
      <w:pPr>
        <w:overflowPunct w:val="false"/>
        <w:rPr/>
      </w:pP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lang w:bidi="en-US" w:val="en-US" w:eastAsia="en-US"/>
        </w:rPr>
        <w:t>Better alternatives:</w:t>
      </w:r>
    </w:p>
    <w:p>
      <w:pPr>
        <w:overflowPunct w:val="false"/>
        <w:rPr/>
      </w:pP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lang w:bidi="en-US" w:val="en-US" w:eastAsia="en-US"/>
        </w:rPr>
        <w:t>“may be enough”</w:t>
      </w:r>
    </w:p>
    <w:p>
      <w:pPr>
        <w:overflowPunct w:val="false"/>
        <w:rPr/>
      </w:pP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lang w:bidi="en-US" w:val="en-US" w:eastAsia="en-US"/>
        </w:rPr>
        <w:t>“may satisfy them”</w:t>
      </w:r>
    </w:p>
    <w:p>
      <w:pPr>
        <w:overflowPunct w:val="false"/>
        <w:rPr/>
      </w:pP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lang w:bidi="en-US" w:val="en-US" w:eastAsia="en-US"/>
        </w:rPr>
        <w:t>“may be sufficient” (still formal, but smoother)</w:t>
      </w:r>
    </w:p>
    <w:p>
      <w:pPr>
        <w:overflowPunct w:val="false"/>
        <w:rPr/>
      </w:pPr>
      <w:r>
        <w:rPr>
          <w:rFonts w:cs="Noto Sans Arabic" w:ascii="Liberation Serif" w:hAnsi="Liberation Serif" w:eastAsia="Adwaita Sans"/>
          <w:sz w:val="24"/>
          <w:szCs w:val="24"/>
          <w:lang w:bidi="en-US" w:val="en-US" w:eastAsia="en-US"/>
        </w:rPr>
      </w:r>
    </w:p>
    <w:p>
      <w:pPr>
        <w:overflowPunct w:val="false"/>
        <w:rPr/>
      </w:pP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lang w:bidi="en-US" w:val="en-US" w:eastAsia="en-US"/>
        </w:rPr>
        <w:t>2 “enhancement” is an abstract noun and sounds impersonal here.</w:t>
      </w:r>
    </w:p>
    <w:p>
      <w:pPr>
        <w:overflowPunct w:val="false"/>
        <w:rPr/>
      </w:pPr>
      <w:r>
        <w:rPr>
          <w:rFonts w:cs="Noto Sans Arabic" w:ascii="Liberation Serif" w:hAnsi="Liberation Serif" w:eastAsia="Adwaita Sans"/>
          <w:sz w:val="24"/>
          <w:szCs w:val="24"/>
          <w:lang w:bidi="en-US" w:val="en-US" w:eastAsia="en-US"/>
        </w:rPr>
      </w:r>
    </w:p>
    <w:p>
      <w:pPr>
        <w:overflowPunct w:val="false"/>
        <w:rPr/>
      </w:pP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lang w:bidi="en-US" w:val="en-US" w:eastAsia="en-US"/>
        </w:rPr>
        <w:t>3.  “occupy”</w:t>
      </w:r>
    </w:p>
    <w:p>
      <w:pPr>
        <w:overflowPunct w:val="false"/>
        <w:rPr/>
      </w:pP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lang w:bidi="en-US" w:val="en-US" w:eastAsia="en-US"/>
        </w:rPr>
        <w:t>Technically correct (artists occupy the second floor), but in English it sounds a bit physical or literal.</w:t>
      </w:r>
    </w:p>
    <w:p>
      <w:pPr>
        <w:overflowPunct w:val="false"/>
        <w:rPr/>
      </w:pP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lang w:bidi="en-US" w:val="en-US" w:eastAsia="en-US"/>
        </w:rPr>
        <w:t>You want something more figurative, like “stand on,” “live on,” “dwell on,” or “belong to.”</w:t>
      </w:r>
    </w:p>
    <w:p>
      <w:pPr>
        <w:overflowPunct w:val="false"/>
        <w:rPr/>
      </w:pPr>
      <w:r>
        <w:rPr>
          <w:rFonts w:cs="Noto Sans Arabic" w:ascii="Liberation Serif" w:hAnsi="Liberation Serif" w:eastAsia="Adwaita Sans"/>
          <w:sz w:val="24"/>
          <w:szCs w:val="24"/>
          <w:lang w:bidi="en-US" w:val="en-US" w:eastAsia="en-US"/>
        </w:rPr>
      </w:r>
    </w:p>
    <w:p>
      <w:pPr>
        <w:overflowPunct w:val="false"/>
        <w:rPr/>
      </w:pP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lang w:bidi="en-US" w:val="en-US" w:eastAsia="en-US"/>
        </w:rPr>
        <w:t>4.  “prioritising” is grammatically correct (British spelling), but stylistically a bit modern or managerial for a reflective passage.</w:t>
      </w:r>
    </w:p>
    <w:p>
      <w:pPr>
        <w:overflowPunct w:val="false"/>
        <w:rPr/>
      </w:pP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lang w:bidi="en-US" w:val="en-US" w:eastAsia="en-US"/>
        </w:rPr>
        <w:t>Better: “focusing on,” “valuing,” or “placing importance on.”</w:t>
      </w:r>
    </w:p>
    <w:p>
      <w:pPr>
        <w:overflowPunct w:val="false"/>
        <w:rPr/>
      </w:pPr>
      <w:r>
        <w:rPr>
          <w:rFonts w:cs="Noto Sans Arabic" w:ascii="Liberation Serif" w:hAnsi="Liberation Serif" w:eastAsia="Adwaita Sans"/>
          <w:sz w:val="24"/>
          <w:szCs w:val="24"/>
          <w:lang w:bidi="en-US" w:val="en-US" w:eastAsia="en-US"/>
        </w:rPr>
      </w:r>
    </w:p>
    <w:p>
      <w:pPr>
        <w:overflowPunct w:val="false"/>
        <w:rPr/>
      </w:pPr>
      <w:r>
        <w:rPr>
          <w:rFonts w:ascii="Arial Unicode MS" w:hAnsi="Arial Unicode MS" w:eastAsia="Arial Unicode MS" w:cs="Arial Unicode MS"/>
          <w:b w:val="false"/>
          <w:bCs w:val="false"/>
          <w:i w:val="false"/>
          <w:iCs w:val="false"/>
          <w:caps w:val="false"/>
          <w:smallCaps w:val="false"/>
          <w:strike w:val="false"/>
          <w:dstrike w:val="false"/>
          <w:color w:val="000000"/>
          <w:position w:val="0"/>
          <w:sz w:val="22"/>
          <w:szCs w:val="22"/>
          <w:u w:val="none"/>
          <w:shd w:fill="auto" w:val="clear"/>
          <w:vertAlign w:val="baseline"/>
          <w:lang w:bidi="en-US" w:val="en-US" w:eastAsia="en-US"/>
        </w:rPr>
        <w:t>5.  “Why am I alive?” 这个意思和 活着究竟为什么 是有出入的。</w:t>
      </w:r>
    </w:p>
    <w:p>
      <w:pPr>
        <w:overflowPunct w:val="false"/>
        <w:rPr/>
      </w:pPr>
      <w:r>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lang w:bidi="en-US" w:val="en-US" w:eastAsia="en-US"/>
        </w:rPr>
        <w:t>idiomatic English usually says “Why do I live?” or “What am I living for?”</w:t>
      </w:r>
    </w:p>
  </w:comment>
  <w:comment w:id="183"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84"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85"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86"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87"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88" w:author="" w:initials="">
    <w:p>
      <w:pPr>
        <w:overflowPunct w:val="false"/>
        <w:rPr/>
      </w:pPr>
      <w:r>
        <w:annotationRef/>
      </w:r>
      <w:r>
        <w:rPr>
          <w:rFonts w:cs="Noto Sans Arabic" w:ascii="Liberation Serif" w:hAnsi="Liberation Serif" w:eastAsia="Adwaita Sans"/>
          <w:sz w:val="24"/>
          <w:szCs w:val="24"/>
          <w:lang w:bidi="en-US" w:eastAsia="en-US" w:val="en-US"/>
        </w:rPr>
      </w:r>
    </w:p>
  </w:comment>
  <w:comment w:id="189" w:author="" w:initials="">
    <w:p>
      <w:pPr>
        <w:overflowPunct w:val="false"/>
        <w:rPr/>
      </w:pPr>
      <w:r>
        <w:annotationRef/>
      </w:r>
      <w:r>
        <w:rPr>
          <w:rFonts w:cs="Noto Sans Arabic" w:ascii="Liberation Serif" w:hAnsi="Liberation Serif" w:eastAsia="Adwaita Sans"/>
          <w:sz w:val="24"/>
          <w:szCs w:val="24"/>
          <w:lang w:bidi="en-US" w:eastAsia="en-US" w:val="en-US"/>
        </w:rPr>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characterSet="utf-8"/>
    <w:family w:val="roman"/>
    <w:pitch w:val="variable"/>
  </w:font>
  <w:font w:name="Liberation Sans">
    <w:altName w:val="Arial"/>
    <w:charset w:val="01" w:characterSet="utf-8"/>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Georgia">
    <w:charset w:val="01" w:characterSet="utf-8"/>
    <w:family w:val="roman"/>
    <w:pitch w:val="variable"/>
  </w:font>
  <w:font w:name="Microsoft Yahei">
    <w:charset w:val="01" w:characterSet="utf-8"/>
    <w:family w:val="roman"/>
    <w:pitch w:val="variable"/>
  </w:font>
  <w:font w:name="Times New Roman">
    <w:charset w:val="01" w:characterSet="utf-8"/>
    <w:family w:val="roman"/>
    <w:pitch w:val="variable"/>
  </w:font>
  <w:font w:name="Courier New">
    <w:charset w:val="01" w:characterSet="utf-8"/>
    <w:family w:val="roman"/>
    <w:pitch w:val="variable"/>
  </w:font>
  <w:font w:name="Roboto">
    <w:charset w:val="01" w:characterSet="utf-8"/>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Arial Unicode MS">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spacing w:lineRule="auto" w:line="178" w:before="0" w:after="0"/>
      <w:ind w:hanging="0" w:start="8232" w:end="0"/>
      <w:jc w:val="start"/>
      <w:rPr>
        <w:rFonts w:ascii="Arial" w:hAnsi="Arial" w:eastAsia="Arial" w:cs="Arial"/>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18"/>
        <w:szCs w:val="18"/>
        <w:u w:val="none"/>
        <w:shd w:fill="auto" w:val="clear"/>
        <w:vertAlign w:val="baseline"/>
      </w:rPr>
      <w:t>1</w:t>
    </w:r>
  </w:p>
  <w:p>
    <w:pPr>
      <w:pStyle w:val="normal1"/>
      <w:keepNext w:val="false"/>
      <w:keepLines w:val="false"/>
      <w:pageBreakBefore w:val="false"/>
      <w:widowControl/>
      <w:pBdr/>
      <w:shd w:val="clear" w:fill="auto"/>
      <w:spacing w:lineRule="auto" w:line="178" w:before="0" w:after="0"/>
      <w:ind w:hanging="0" w:start="8232" w:end="0"/>
      <w:jc w:val="end"/>
      <w:rPr>
        <w:sz w:val="18"/>
        <w:szCs w:val="18"/>
      </w:rPr>
    </w:pPr>
    <w:r>
      <w:rPr/>
      <w:fldChar w:fldCharType="begin"/>
    </w:r>
    <w:r>
      <w:rPr/>
      <w:instrText xml:space="preserve"> PAGE </w:instrText>
    </w:r>
    <w:r>
      <w:rPr/>
      <w:fldChar w:fldCharType="separate"/>
    </w:r>
    <w:r>
      <w:rPr/>
      <w:t>27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shd w:val="clear" w:fill="auto"/>
      <w:spacing w:lineRule="auto" w:line="178" w:before="0" w:after="0"/>
      <w:ind w:hanging="0" w:start="8232" w:end="0"/>
      <w:jc w:val="start"/>
      <w:rPr>
        <w:rFonts w:ascii="Arial" w:hAnsi="Arial" w:eastAsia="Arial" w:cs="Arial"/>
        <w:b w:val="false"/>
        <w:bCs w:val="false"/>
        <w:i w:val="false"/>
        <w:iCs w:val="false"/>
        <w:caps w:val="false"/>
        <w:smallCaps w:val="false"/>
        <w:strike w:val="false"/>
        <w:dstrike w:val="false"/>
        <w:color w:val="000000"/>
        <w:position w:val="0"/>
        <w:sz w:val="18"/>
        <w:szCs w:val="18"/>
        <w:u w:val="none"/>
        <w:shd w:fill="auto" w:val="clear"/>
        <w:vertAlign w:val="baseline"/>
      </w:rPr>
    </w:pPr>
    <w:r>
      <w:rPr>
        <w:rFonts w:eastAsia="Arial" w:cs="Arial"/>
        <w:b w:val="false"/>
        <w:bCs w:val="false"/>
        <w:i w:val="false"/>
        <w:iCs w:val="false"/>
        <w:caps w:val="false"/>
        <w:smallCaps w:val="false"/>
        <w:strike w:val="false"/>
        <w:dstrike w:val="false"/>
        <w:color w:val="000000"/>
        <w:position w:val="0"/>
        <w:sz w:val="18"/>
        <w:szCs w:val="18"/>
        <w:u w:val="none"/>
        <w:shd w:fill="auto" w:val="clear"/>
        <w:vertAlign w:val="baseline"/>
      </w:rPr>
      <w:t>1</w:t>
    </w:r>
  </w:p>
  <w:p>
    <w:pPr>
      <w:pStyle w:val="normal1"/>
      <w:keepNext w:val="false"/>
      <w:keepLines w:val="false"/>
      <w:pageBreakBefore w:val="false"/>
      <w:widowControl/>
      <w:pBdr/>
      <w:shd w:val="clear" w:fill="auto"/>
      <w:spacing w:lineRule="auto" w:line="178" w:before="0" w:after="0"/>
      <w:ind w:hanging="0" w:start="8232" w:end="0"/>
      <w:jc w:val="end"/>
      <w:rPr>
        <w:sz w:val="18"/>
        <w:szCs w:val="18"/>
      </w:rPr>
    </w:pPr>
    <w:r>
      <w:rPr/>
      <w:fldChar w:fldCharType="begin"/>
    </w:r>
    <w:r>
      <w:rPr/>
      <w:instrText xml:space="preserve"> PAGE </w:instrText>
    </w:r>
    <w:r>
      <w:rPr/>
      <w:fldChar w:fldCharType="separate"/>
    </w:r>
    <w:r>
      <w:rPr/>
      <w:t>27</w:t>
    </w:r>
    <w:r>
      <w:rPr/>
      <w:fldChar w:fldCharType="end"/>
    </w:r>
  </w:p>
</w:ftr>
</file>

<file path=word/settings.xml><?xml version="1.0" encoding="utf-8"?>
<w:settings xmlns:w="http://schemas.openxmlformats.org/wordprocessingml/2006/main">
  <w:zoom w:percent="9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Hyperlink">
    <w:name w:val="Hyperlink"/>
    <w:rPr>
      <w:color w:val="000080"/>
      <w:u w:val="single"/>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HeaderandFooter">
    <w:name w:val="Header and Footer"/>
    <w:basedOn w:val="Normal"/>
    <w:qFormat/>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hfBFyySfXAfSnQOU2NxN6/0d8dTg==">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LibreOffice/25.8.7.3$Linux_X86_64 LibreOffice_project/580$Build-3</Application>
  <AppVersion>15.0000</AppVersion>
  <Pages>5</Pages>
  <Words>19384</Words>
  <Characters>53610</Characters>
  <CharactersWithSpaces>62574</CharactersWithSpaces>
  <Paragraphs>332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lpwstr>2026-04-07T22:30:37Z</vt:lpwstr>
  </property>
  <property fmtid="{D5CDD505-2E9C-101B-9397-08002B2CF9AE}" pid="4" name="ICV">
    <vt:lpwstr>04A8D9759B2B41A88354C549DD72913A_12</vt:lpwstr>
  </property>
  <property fmtid="{D5CDD505-2E9C-101B-9397-08002B2CF9AE}" pid="5" name="KSOProductBuildVer">
    <vt:lpwstr>2052-12.1.0.25225</vt:lpwstr>
  </property>
  <property fmtid="{D5CDD505-2E9C-101B-9397-08002B2CF9AE}" pid="6" name="KSOTemplateDocerSaveRecord">
    <vt:lpwstr>eyJoZGlkIjoiMTI5ZjRlZGEwMTdkYTI5NDdmNDNhMTVmMGVhNjA2ODMiLCJ1c2VySWQiOiI2MzIyMDU0OTkifQ==</vt:lpwstr>
  </property>
</Properties>
</file>